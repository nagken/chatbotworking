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k="http://schemas.microsoft.com/office/drawing/2018/sketchyshapes" mc:Ignorable="w14 w15 w16se w16cid w16 w16cex w16sdtdh w16sdtfl w16du wp14">
  <w:body>
    <w:p w:rsidRPr="0043235D" w:rsidR="00603ACC" w:rsidP="00603ACC" w:rsidRDefault="00603ACC" w14:paraId="08237FAB" w14:textId="77777777">
      <w:pPr>
        <w:pStyle w:val="Heading1"/>
        <w:spacing w:before="120" w:after="120"/>
        <w:rPr>
          <w:rFonts w:ascii="Verdana" w:hAnsi="Verdana"/>
          <w:color w:val="000000"/>
          <w:sz w:val="36"/>
          <w:szCs w:val="36"/>
        </w:rPr>
      </w:pPr>
      <w:bookmarkStart w:name="_top" w:id="0"/>
      <w:bookmarkStart w:name="_Toc443040191" w:id="1"/>
      <w:bookmarkStart w:name="_Toc443462844" w:id="2"/>
      <w:bookmarkStart w:name="_Toc446325701" w:id="3"/>
      <w:bookmarkStart w:name="_Toc447795997" w:id="4"/>
      <w:bookmarkStart w:name="_Toc447814918" w:id="5"/>
      <w:bookmarkStart w:name="_Toc456679348" w:id="6"/>
      <w:bookmarkStart w:name="_Toc490573286" w:id="7"/>
      <w:bookmarkStart w:name="_Toc494254858" w:id="8"/>
      <w:bookmarkStart w:name="_Toc533054719" w:id="9"/>
      <w:bookmarkStart w:name="_Toc12615039" w:id="10"/>
      <w:bookmarkStart w:name="_Toc13486413" w:id="11"/>
      <w:bookmarkStart w:name="_Toc15883767" w:id="12"/>
      <w:bookmarkStart w:name="_Toc73604519" w:id="13"/>
      <w:bookmarkStart w:name="OLE_LINK25" w:id="14"/>
      <w:bookmarkEnd w:id="0"/>
      <w:r w:rsidRPr="0043235D">
        <w:rPr>
          <w:rFonts w:ascii="Verdana" w:hAnsi="Verdana"/>
          <w:color w:val="000000"/>
          <w:sz w:val="36"/>
          <w:szCs w:val="36"/>
        </w:rPr>
        <w:t xml:space="preserve">Aetna Compass MED D SilverScript - Premium Billing E-Check/EFT </w:t>
      </w:r>
      <w:bookmarkEnd w:id="1"/>
      <w:r w:rsidRPr="0043235D">
        <w:rPr>
          <w:rFonts w:ascii="Verdana" w:hAnsi="Verdana"/>
          <w:color w:val="000000"/>
          <w:sz w:val="36"/>
          <w:szCs w:val="36"/>
        </w:rPr>
        <w:t>Single-Sign-On (SSO) Processes</w:t>
      </w:r>
      <w:bookmarkEnd w:id="2"/>
      <w:bookmarkEnd w:id="3"/>
      <w:bookmarkEnd w:id="4"/>
      <w:bookmarkEnd w:id="5"/>
      <w:bookmarkEnd w:id="6"/>
      <w:bookmarkEnd w:id="7"/>
      <w:bookmarkEnd w:id="8"/>
      <w:bookmarkEnd w:id="9"/>
      <w:bookmarkEnd w:id="10"/>
      <w:bookmarkEnd w:id="11"/>
      <w:bookmarkEnd w:id="12"/>
      <w:bookmarkEnd w:id="13"/>
    </w:p>
    <w:bookmarkEnd w:id="14"/>
    <w:p w:rsidRPr="0043235D" w:rsidR="00603ACC" w:rsidP="00603ACC" w:rsidRDefault="00603ACC" w14:paraId="54E56BBB" w14:textId="77777777">
      <w:pPr>
        <w:pStyle w:val="TOC1"/>
        <w:spacing w:before="120" w:after="120"/>
        <w:rPr>
          <w:rFonts w:ascii="Verdana" w:hAnsi="Verdana"/>
        </w:rPr>
      </w:pPr>
    </w:p>
    <w:p w:rsidRPr="0043235D" w:rsidR="00603ACC" w:rsidP="00603ACC" w:rsidRDefault="00603ACC" w14:paraId="0062D003" w14:textId="77777777">
      <w:pPr>
        <w:spacing w:before="120" w:after="120"/>
        <w:rPr>
          <w:rFonts w:ascii="Verdana" w:hAnsi="Verdana"/>
        </w:rPr>
      </w:pPr>
    </w:p>
    <w:p w:rsidRPr="0043235D" w:rsidR="00603ACC" w:rsidP="00603ACC" w:rsidRDefault="00603ACC" w14:paraId="69D2A5DB" w14:textId="77777777">
      <w:pPr>
        <w:pStyle w:val="TOC1"/>
        <w:spacing w:after="0"/>
        <w:rPr>
          <w:rFonts w:ascii="Verdana" w:hAnsi="Verdana" w:eastAsiaTheme="minorEastAsia" w:cstheme="minorBidi"/>
          <w:noProof/>
          <w:kern w:val="2"/>
          <w14:ligatures w14:val="standardContextual"/>
        </w:rPr>
      </w:pPr>
      <w:r w:rsidRPr="0043235D">
        <w:rPr>
          <w:rFonts w:ascii="Verdana" w:hAnsi="Verdana"/>
          <w:bCs/>
          <w:noProof/>
        </w:rPr>
        <w:fldChar w:fldCharType="begin"/>
      </w:r>
      <w:r w:rsidRPr="0043235D">
        <w:rPr>
          <w:rFonts w:ascii="Verdana" w:hAnsi="Verdana"/>
          <w:bCs/>
          <w:noProof/>
        </w:rPr>
        <w:instrText xml:space="preserve"> TOC \h \z \u \t "Heading 2,1" </w:instrText>
      </w:r>
      <w:r w:rsidRPr="0043235D">
        <w:rPr>
          <w:rFonts w:ascii="Verdana" w:hAnsi="Verdana"/>
          <w:bCs/>
          <w:noProof/>
        </w:rPr>
        <w:fldChar w:fldCharType="separate"/>
      </w:r>
      <w:hyperlink w:history="1" w:anchor="_Toc199918245">
        <w:r w:rsidRPr="0043235D">
          <w:rPr>
            <w:rStyle w:val="Hyperlink"/>
            <w:rFonts w:ascii="Verdana" w:hAnsi="Verdana"/>
            <w:noProof/>
          </w:rPr>
          <w:t>Important Notes</w:t>
        </w:r>
        <w:r w:rsidRPr="0043235D">
          <w:rPr>
            <w:rFonts w:ascii="Verdana" w:hAnsi="Verdana"/>
            <w:noProof/>
            <w:webHidden/>
          </w:rPr>
          <w:tab/>
        </w:r>
        <w:r w:rsidRPr="0043235D">
          <w:rPr>
            <w:rFonts w:ascii="Verdana" w:hAnsi="Verdana"/>
            <w:noProof/>
            <w:webHidden/>
          </w:rPr>
          <w:fldChar w:fldCharType="begin"/>
        </w:r>
        <w:r w:rsidRPr="0043235D">
          <w:rPr>
            <w:rFonts w:ascii="Verdana" w:hAnsi="Verdana"/>
            <w:noProof/>
            <w:webHidden/>
          </w:rPr>
          <w:instrText xml:space="preserve"> PAGEREF _Toc199918245 \h </w:instrText>
        </w:r>
        <w:r w:rsidRPr="0043235D">
          <w:rPr>
            <w:rFonts w:ascii="Verdana" w:hAnsi="Verdana"/>
            <w:noProof/>
            <w:webHidden/>
          </w:rPr>
        </w:r>
        <w:r w:rsidRPr="0043235D">
          <w:rPr>
            <w:rFonts w:ascii="Verdana" w:hAnsi="Verdana"/>
            <w:noProof/>
            <w:webHidden/>
          </w:rPr>
          <w:fldChar w:fldCharType="separate"/>
        </w:r>
        <w:r w:rsidRPr="0043235D">
          <w:rPr>
            <w:rFonts w:ascii="Verdana" w:hAnsi="Verdana"/>
            <w:noProof/>
            <w:webHidden/>
          </w:rPr>
          <w:t>1</w:t>
        </w:r>
        <w:r w:rsidRPr="0043235D">
          <w:rPr>
            <w:rFonts w:ascii="Verdana" w:hAnsi="Verdana"/>
            <w:noProof/>
            <w:webHidden/>
          </w:rPr>
          <w:fldChar w:fldCharType="end"/>
        </w:r>
      </w:hyperlink>
    </w:p>
    <w:p w:rsidRPr="0043235D" w:rsidR="00603ACC" w:rsidP="00603ACC" w:rsidRDefault="00603ACC" w14:paraId="5131A730" w14:textId="77777777">
      <w:pPr>
        <w:pStyle w:val="TOC1"/>
        <w:spacing w:after="0"/>
        <w:rPr>
          <w:rFonts w:ascii="Verdana" w:hAnsi="Verdana" w:eastAsiaTheme="minorEastAsia" w:cstheme="minorBidi"/>
          <w:noProof/>
          <w:kern w:val="2"/>
          <w14:ligatures w14:val="standardContextual"/>
        </w:rPr>
      </w:pPr>
      <w:hyperlink w:history="1" w:anchor="_Toc199918246">
        <w:r w:rsidRPr="0043235D">
          <w:rPr>
            <w:rStyle w:val="Hyperlink"/>
            <w:rFonts w:ascii="Verdana" w:hAnsi="Verdana"/>
            <w:noProof/>
          </w:rPr>
          <w:t>Accessing the Premium Payments Single-Sign-On (SSO) System from Compass</w:t>
        </w:r>
        <w:r w:rsidRPr="0043235D">
          <w:rPr>
            <w:rFonts w:ascii="Verdana" w:hAnsi="Verdana"/>
            <w:noProof/>
            <w:webHidden/>
          </w:rPr>
          <w:tab/>
        </w:r>
        <w:r w:rsidRPr="0043235D">
          <w:rPr>
            <w:rFonts w:ascii="Verdana" w:hAnsi="Verdana"/>
            <w:noProof/>
            <w:webHidden/>
          </w:rPr>
          <w:fldChar w:fldCharType="begin"/>
        </w:r>
        <w:r w:rsidRPr="0043235D">
          <w:rPr>
            <w:rFonts w:ascii="Verdana" w:hAnsi="Verdana"/>
            <w:noProof/>
            <w:webHidden/>
          </w:rPr>
          <w:instrText xml:space="preserve"> PAGEREF _Toc199918246 \h </w:instrText>
        </w:r>
        <w:r w:rsidRPr="0043235D">
          <w:rPr>
            <w:rFonts w:ascii="Verdana" w:hAnsi="Verdana"/>
            <w:noProof/>
            <w:webHidden/>
          </w:rPr>
        </w:r>
        <w:r w:rsidRPr="0043235D">
          <w:rPr>
            <w:rFonts w:ascii="Verdana" w:hAnsi="Verdana"/>
            <w:noProof/>
            <w:webHidden/>
          </w:rPr>
          <w:fldChar w:fldCharType="separate"/>
        </w:r>
        <w:r w:rsidRPr="0043235D">
          <w:rPr>
            <w:rFonts w:ascii="Verdana" w:hAnsi="Verdana"/>
            <w:noProof/>
            <w:webHidden/>
          </w:rPr>
          <w:t>1</w:t>
        </w:r>
        <w:r w:rsidRPr="0043235D">
          <w:rPr>
            <w:rFonts w:ascii="Verdana" w:hAnsi="Verdana"/>
            <w:noProof/>
            <w:webHidden/>
          </w:rPr>
          <w:fldChar w:fldCharType="end"/>
        </w:r>
      </w:hyperlink>
    </w:p>
    <w:p w:rsidRPr="0043235D" w:rsidR="00603ACC" w:rsidP="00603ACC" w:rsidRDefault="00603ACC" w14:paraId="78E7C27D" w14:textId="77777777">
      <w:pPr>
        <w:pStyle w:val="TOC1"/>
        <w:spacing w:after="0"/>
        <w:rPr>
          <w:rFonts w:ascii="Verdana" w:hAnsi="Verdana" w:eastAsiaTheme="minorEastAsia" w:cstheme="minorBidi"/>
          <w:noProof/>
          <w:kern w:val="2"/>
          <w14:ligatures w14:val="standardContextual"/>
        </w:rPr>
      </w:pPr>
      <w:hyperlink w:history="1" w:anchor="_Toc199918247">
        <w:r w:rsidRPr="0043235D">
          <w:rPr>
            <w:rStyle w:val="Hyperlink"/>
            <w:rFonts w:ascii="Verdana" w:hAnsi="Verdana"/>
            <w:noProof/>
          </w:rPr>
          <w:t>Processing a One-Time E-Check Premium Payment</w:t>
        </w:r>
        <w:r w:rsidRPr="0043235D">
          <w:rPr>
            <w:rFonts w:ascii="Verdana" w:hAnsi="Verdana"/>
            <w:noProof/>
            <w:webHidden/>
          </w:rPr>
          <w:tab/>
        </w:r>
        <w:r w:rsidRPr="0043235D">
          <w:rPr>
            <w:rFonts w:ascii="Verdana" w:hAnsi="Verdana"/>
            <w:noProof/>
            <w:webHidden/>
          </w:rPr>
          <w:fldChar w:fldCharType="begin"/>
        </w:r>
        <w:r w:rsidRPr="0043235D">
          <w:rPr>
            <w:rFonts w:ascii="Verdana" w:hAnsi="Verdana"/>
            <w:noProof/>
            <w:webHidden/>
          </w:rPr>
          <w:instrText xml:space="preserve"> PAGEREF _Toc199918247 \h </w:instrText>
        </w:r>
        <w:r w:rsidRPr="0043235D">
          <w:rPr>
            <w:rFonts w:ascii="Verdana" w:hAnsi="Verdana"/>
            <w:noProof/>
            <w:webHidden/>
          </w:rPr>
        </w:r>
        <w:r w:rsidRPr="0043235D">
          <w:rPr>
            <w:rFonts w:ascii="Verdana" w:hAnsi="Verdana"/>
            <w:noProof/>
            <w:webHidden/>
          </w:rPr>
          <w:fldChar w:fldCharType="separate"/>
        </w:r>
        <w:r w:rsidRPr="0043235D">
          <w:rPr>
            <w:rFonts w:ascii="Verdana" w:hAnsi="Verdana"/>
            <w:noProof/>
            <w:webHidden/>
          </w:rPr>
          <w:t>1</w:t>
        </w:r>
        <w:r w:rsidRPr="0043235D">
          <w:rPr>
            <w:rFonts w:ascii="Verdana" w:hAnsi="Verdana"/>
            <w:noProof/>
            <w:webHidden/>
          </w:rPr>
          <w:fldChar w:fldCharType="end"/>
        </w:r>
      </w:hyperlink>
    </w:p>
    <w:p w:rsidRPr="0043235D" w:rsidR="00603ACC" w:rsidP="00603ACC" w:rsidRDefault="00603ACC" w14:paraId="6E1D1E62" w14:textId="77777777">
      <w:pPr>
        <w:pStyle w:val="TOC1"/>
        <w:spacing w:after="0"/>
        <w:rPr>
          <w:rFonts w:ascii="Verdana" w:hAnsi="Verdana" w:eastAsiaTheme="minorEastAsia" w:cstheme="minorBidi"/>
          <w:noProof/>
          <w:kern w:val="2"/>
          <w14:ligatures w14:val="standardContextual"/>
        </w:rPr>
      </w:pPr>
      <w:hyperlink w:history="1" w:anchor="_Toc199918248">
        <w:r w:rsidRPr="0043235D">
          <w:rPr>
            <w:rStyle w:val="Hyperlink"/>
            <w:rFonts w:ascii="Verdana" w:hAnsi="Verdana"/>
            <w:noProof/>
          </w:rPr>
          <w:t>Void One-Time E-Check Premium Payment</w:t>
        </w:r>
        <w:r w:rsidRPr="0043235D">
          <w:rPr>
            <w:rFonts w:ascii="Verdana" w:hAnsi="Verdana"/>
            <w:noProof/>
            <w:webHidden/>
          </w:rPr>
          <w:tab/>
        </w:r>
        <w:r w:rsidRPr="0043235D">
          <w:rPr>
            <w:rFonts w:ascii="Verdana" w:hAnsi="Verdana"/>
            <w:noProof/>
            <w:webHidden/>
          </w:rPr>
          <w:fldChar w:fldCharType="begin"/>
        </w:r>
        <w:r w:rsidRPr="0043235D">
          <w:rPr>
            <w:rFonts w:ascii="Verdana" w:hAnsi="Verdana"/>
            <w:noProof/>
            <w:webHidden/>
          </w:rPr>
          <w:instrText xml:space="preserve"> PAGEREF _Toc199918248 \h </w:instrText>
        </w:r>
        <w:r w:rsidRPr="0043235D">
          <w:rPr>
            <w:rFonts w:ascii="Verdana" w:hAnsi="Verdana"/>
            <w:noProof/>
            <w:webHidden/>
          </w:rPr>
        </w:r>
        <w:r w:rsidRPr="0043235D">
          <w:rPr>
            <w:rFonts w:ascii="Verdana" w:hAnsi="Verdana"/>
            <w:noProof/>
            <w:webHidden/>
          </w:rPr>
          <w:fldChar w:fldCharType="separate"/>
        </w:r>
        <w:r w:rsidRPr="0043235D">
          <w:rPr>
            <w:rFonts w:ascii="Verdana" w:hAnsi="Verdana"/>
            <w:noProof/>
            <w:webHidden/>
          </w:rPr>
          <w:t>1</w:t>
        </w:r>
        <w:r w:rsidRPr="0043235D">
          <w:rPr>
            <w:rFonts w:ascii="Verdana" w:hAnsi="Verdana"/>
            <w:noProof/>
            <w:webHidden/>
          </w:rPr>
          <w:fldChar w:fldCharType="end"/>
        </w:r>
      </w:hyperlink>
    </w:p>
    <w:p w:rsidRPr="0043235D" w:rsidR="00603ACC" w:rsidP="00603ACC" w:rsidRDefault="00603ACC" w14:paraId="6E2381DF" w14:textId="77777777">
      <w:pPr>
        <w:pStyle w:val="TOC1"/>
        <w:spacing w:after="0"/>
        <w:rPr>
          <w:rFonts w:ascii="Verdana" w:hAnsi="Verdana" w:eastAsiaTheme="minorEastAsia" w:cstheme="minorBidi"/>
          <w:noProof/>
          <w:kern w:val="2"/>
          <w14:ligatures w14:val="standardContextual"/>
        </w:rPr>
      </w:pPr>
      <w:hyperlink w:history="1" w:anchor="_Toc199918249">
        <w:r w:rsidRPr="0043235D">
          <w:rPr>
            <w:rStyle w:val="Hyperlink"/>
            <w:rFonts w:ascii="Verdana" w:hAnsi="Verdana"/>
            <w:noProof/>
          </w:rPr>
          <w:t>Processing an Automatic EFT Premium Payment</w:t>
        </w:r>
        <w:r w:rsidRPr="0043235D">
          <w:rPr>
            <w:rFonts w:ascii="Verdana" w:hAnsi="Verdana"/>
            <w:noProof/>
            <w:webHidden/>
          </w:rPr>
          <w:tab/>
        </w:r>
        <w:r w:rsidRPr="0043235D">
          <w:rPr>
            <w:rFonts w:ascii="Verdana" w:hAnsi="Verdana"/>
            <w:noProof/>
            <w:webHidden/>
          </w:rPr>
          <w:fldChar w:fldCharType="begin"/>
        </w:r>
        <w:r w:rsidRPr="0043235D">
          <w:rPr>
            <w:rFonts w:ascii="Verdana" w:hAnsi="Verdana"/>
            <w:noProof/>
            <w:webHidden/>
          </w:rPr>
          <w:instrText xml:space="preserve"> PAGEREF _Toc199918249 \h </w:instrText>
        </w:r>
        <w:r w:rsidRPr="0043235D">
          <w:rPr>
            <w:rFonts w:ascii="Verdana" w:hAnsi="Verdana"/>
            <w:noProof/>
            <w:webHidden/>
          </w:rPr>
        </w:r>
        <w:r w:rsidRPr="0043235D">
          <w:rPr>
            <w:rFonts w:ascii="Verdana" w:hAnsi="Verdana"/>
            <w:noProof/>
            <w:webHidden/>
          </w:rPr>
          <w:fldChar w:fldCharType="separate"/>
        </w:r>
        <w:r w:rsidRPr="0043235D">
          <w:rPr>
            <w:rFonts w:ascii="Verdana" w:hAnsi="Verdana"/>
            <w:noProof/>
            <w:webHidden/>
          </w:rPr>
          <w:t>1</w:t>
        </w:r>
        <w:r w:rsidRPr="0043235D">
          <w:rPr>
            <w:rFonts w:ascii="Verdana" w:hAnsi="Verdana"/>
            <w:noProof/>
            <w:webHidden/>
          </w:rPr>
          <w:fldChar w:fldCharType="end"/>
        </w:r>
      </w:hyperlink>
    </w:p>
    <w:p w:rsidRPr="0043235D" w:rsidR="00603ACC" w:rsidP="00603ACC" w:rsidRDefault="00603ACC" w14:paraId="633A33FB" w14:textId="77777777">
      <w:pPr>
        <w:pStyle w:val="TOC1"/>
        <w:spacing w:after="0"/>
        <w:rPr>
          <w:rFonts w:ascii="Verdana" w:hAnsi="Verdana" w:eastAsiaTheme="minorEastAsia" w:cstheme="minorBidi"/>
          <w:noProof/>
          <w:kern w:val="2"/>
          <w14:ligatures w14:val="standardContextual"/>
        </w:rPr>
      </w:pPr>
      <w:hyperlink w:history="1" w:anchor="_Toc199918250">
        <w:r w:rsidRPr="0043235D">
          <w:rPr>
            <w:rStyle w:val="Hyperlink"/>
            <w:rFonts w:ascii="Verdana" w:hAnsi="Verdana"/>
            <w:noProof/>
          </w:rPr>
          <w:t>Updating Automatic EFT Premium Payment Information</w:t>
        </w:r>
        <w:r w:rsidRPr="0043235D">
          <w:rPr>
            <w:rFonts w:ascii="Verdana" w:hAnsi="Verdana"/>
            <w:noProof/>
            <w:webHidden/>
          </w:rPr>
          <w:tab/>
        </w:r>
        <w:r w:rsidRPr="0043235D">
          <w:rPr>
            <w:rFonts w:ascii="Verdana" w:hAnsi="Verdana"/>
            <w:noProof/>
            <w:webHidden/>
          </w:rPr>
          <w:fldChar w:fldCharType="begin"/>
        </w:r>
        <w:r w:rsidRPr="0043235D">
          <w:rPr>
            <w:rFonts w:ascii="Verdana" w:hAnsi="Verdana"/>
            <w:noProof/>
            <w:webHidden/>
          </w:rPr>
          <w:instrText xml:space="preserve"> PAGEREF _Toc199918250 \h </w:instrText>
        </w:r>
        <w:r w:rsidRPr="0043235D">
          <w:rPr>
            <w:rFonts w:ascii="Verdana" w:hAnsi="Verdana"/>
            <w:noProof/>
            <w:webHidden/>
          </w:rPr>
        </w:r>
        <w:r w:rsidRPr="0043235D">
          <w:rPr>
            <w:rFonts w:ascii="Verdana" w:hAnsi="Verdana"/>
            <w:noProof/>
            <w:webHidden/>
          </w:rPr>
          <w:fldChar w:fldCharType="separate"/>
        </w:r>
        <w:r w:rsidRPr="0043235D">
          <w:rPr>
            <w:rFonts w:ascii="Verdana" w:hAnsi="Verdana"/>
            <w:noProof/>
            <w:webHidden/>
          </w:rPr>
          <w:t>1</w:t>
        </w:r>
        <w:r w:rsidRPr="0043235D">
          <w:rPr>
            <w:rFonts w:ascii="Verdana" w:hAnsi="Verdana"/>
            <w:noProof/>
            <w:webHidden/>
          </w:rPr>
          <w:fldChar w:fldCharType="end"/>
        </w:r>
      </w:hyperlink>
    </w:p>
    <w:p w:rsidRPr="0043235D" w:rsidR="00603ACC" w:rsidP="00603ACC" w:rsidRDefault="00603ACC" w14:paraId="4AE91AA5" w14:textId="77777777">
      <w:pPr>
        <w:pStyle w:val="TOC1"/>
        <w:spacing w:after="0"/>
        <w:rPr>
          <w:rFonts w:ascii="Verdana" w:hAnsi="Verdana" w:eastAsiaTheme="minorEastAsia" w:cstheme="minorBidi"/>
          <w:noProof/>
          <w:kern w:val="2"/>
          <w14:ligatures w14:val="standardContextual"/>
        </w:rPr>
      </w:pPr>
      <w:hyperlink w:history="1" w:anchor="_Toc199918251">
        <w:r w:rsidRPr="0043235D">
          <w:rPr>
            <w:rStyle w:val="Hyperlink"/>
            <w:rFonts w:ascii="Verdana" w:hAnsi="Verdana"/>
            <w:noProof/>
          </w:rPr>
          <w:t>Cancelling Automatic EFT Premium Payments</w:t>
        </w:r>
        <w:r w:rsidRPr="0043235D">
          <w:rPr>
            <w:rFonts w:ascii="Verdana" w:hAnsi="Verdana"/>
            <w:noProof/>
            <w:webHidden/>
          </w:rPr>
          <w:tab/>
        </w:r>
        <w:r w:rsidRPr="0043235D">
          <w:rPr>
            <w:rFonts w:ascii="Verdana" w:hAnsi="Verdana"/>
            <w:noProof/>
            <w:webHidden/>
          </w:rPr>
          <w:fldChar w:fldCharType="begin"/>
        </w:r>
        <w:r w:rsidRPr="0043235D">
          <w:rPr>
            <w:rFonts w:ascii="Verdana" w:hAnsi="Verdana"/>
            <w:noProof/>
            <w:webHidden/>
          </w:rPr>
          <w:instrText xml:space="preserve"> PAGEREF _Toc199918251 \h </w:instrText>
        </w:r>
        <w:r w:rsidRPr="0043235D">
          <w:rPr>
            <w:rFonts w:ascii="Verdana" w:hAnsi="Verdana"/>
            <w:noProof/>
            <w:webHidden/>
          </w:rPr>
        </w:r>
        <w:r w:rsidRPr="0043235D">
          <w:rPr>
            <w:rFonts w:ascii="Verdana" w:hAnsi="Verdana"/>
            <w:noProof/>
            <w:webHidden/>
          </w:rPr>
          <w:fldChar w:fldCharType="separate"/>
        </w:r>
        <w:r w:rsidRPr="0043235D">
          <w:rPr>
            <w:rFonts w:ascii="Verdana" w:hAnsi="Verdana"/>
            <w:noProof/>
            <w:webHidden/>
          </w:rPr>
          <w:t>1</w:t>
        </w:r>
        <w:r w:rsidRPr="0043235D">
          <w:rPr>
            <w:rFonts w:ascii="Verdana" w:hAnsi="Verdana"/>
            <w:noProof/>
            <w:webHidden/>
          </w:rPr>
          <w:fldChar w:fldCharType="end"/>
        </w:r>
      </w:hyperlink>
    </w:p>
    <w:p w:rsidRPr="0043235D" w:rsidR="00603ACC" w:rsidP="00603ACC" w:rsidRDefault="00603ACC" w14:paraId="6BB00C72" w14:textId="77777777">
      <w:pPr>
        <w:pStyle w:val="TOC1"/>
        <w:spacing w:after="0"/>
        <w:rPr>
          <w:rFonts w:ascii="Verdana" w:hAnsi="Verdana" w:eastAsiaTheme="minorEastAsia" w:cstheme="minorBidi"/>
          <w:noProof/>
          <w:kern w:val="2"/>
          <w14:ligatures w14:val="standardContextual"/>
        </w:rPr>
      </w:pPr>
      <w:hyperlink w:history="1" w:anchor="_Toc199918252">
        <w:r w:rsidRPr="0043235D">
          <w:rPr>
            <w:rStyle w:val="Hyperlink"/>
            <w:rFonts w:ascii="Verdana" w:hAnsi="Verdana"/>
            <w:noProof/>
          </w:rPr>
          <w:t>Reactivating Automatic EFT Premium Payments</w:t>
        </w:r>
        <w:r w:rsidRPr="0043235D">
          <w:rPr>
            <w:rFonts w:ascii="Verdana" w:hAnsi="Verdana"/>
            <w:noProof/>
            <w:webHidden/>
          </w:rPr>
          <w:tab/>
        </w:r>
        <w:r w:rsidRPr="0043235D">
          <w:rPr>
            <w:rFonts w:ascii="Verdana" w:hAnsi="Verdana"/>
            <w:noProof/>
            <w:webHidden/>
          </w:rPr>
          <w:fldChar w:fldCharType="begin"/>
        </w:r>
        <w:r w:rsidRPr="0043235D">
          <w:rPr>
            <w:rFonts w:ascii="Verdana" w:hAnsi="Verdana"/>
            <w:noProof/>
            <w:webHidden/>
          </w:rPr>
          <w:instrText xml:space="preserve"> PAGEREF _Toc199918252 \h </w:instrText>
        </w:r>
        <w:r w:rsidRPr="0043235D">
          <w:rPr>
            <w:rFonts w:ascii="Verdana" w:hAnsi="Verdana"/>
            <w:noProof/>
            <w:webHidden/>
          </w:rPr>
        </w:r>
        <w:r w:rsidRPr="0043235D">
          <w:rPr>
            <w:rFonts w:ascii="Verdana" w:hAnsi="Verdana"/>
            <w:noProof/>
            <w:webHidden/>
          </w:rPr>
          <w:fldChar w:fldCharType="separate"/>
        </w:r>
        <w:r w:rsidRPr="0043235D">
          <w:rPr>
            <w:rFonts w:ascii="Verdana" w:hAnsi="Verdana"/>
            <w:noProof/>
            <w:webHidden/>
          </w:rPr>
          <w:t>1</w:t>
        </w:r>
        <w:r w:rsidRPr="0043235D">
          <w:rPr>
            <w:rFonts w:ascii="Verdana" w:hAnsi="Verdana"/>
            <w:noProof/>
            <w:webHidden/>
          </w:rPr>
          <w:fldChar w:fldCharType="end"/>
        </w:r>
      </w:hyperlink>
    </w:p>
    <w:p w:rsidRPr="0043235D" w:rsidR="00603ACC" w:rsidP="00603ACC" w:rsidRDefault="00603ACC" w14:paraId="5BDA6FD1" w14:textId="77777777">
      <w:pPr>
        <w:pStyle w:val="TOC1"/>
        <w:spacing w:after="0"/>
        <w:rPr>
          <w:rFonts w:ascii="Verdana" w:hAnsi="Verdana" w:eastAsiaTheme="minorEastAsia" w:cstheme="minorBidi"/>
          <w:noProof/>
          <w:kern w:val="2"/>
          <w14:ligatures w14:val="standardContextual"/>
        </w:rPr>
      </w:pPr>
      <w:hyperlink w:history="1" w:anchor="_Toc199918253">
        <w:r w:rsidRPr="0043235D">
          <w:rPr>
            <w:rStyle w:val="Hyperlink"/>
            <w:rFonts w:ascii="Verdana" w:hAnsi="Verdana"/>
            <w:noProof/>
          </w:rPr>
          <w:t>EFT Form Requests</w:t>
        </w:r>
        <w:r w:rsidRPr="0043235D">
          <w:rPr>
            <w:rFonts w:ascii="Verdana" w:hAnsi="Verdana"/>
            <w:noProof/>
            <w:webHidden/>
          </w:rPr>
          <w:tab/>
        </w:r>
        <w:r w:rsidRPr="0043235D">
          <w:rPr>
            <w:rFonts w:ascii="Verdana" w:hAnsi="Verdana"/>
            <w:noProof/>
            <w:webHidden/>
          </w:rPr>
          <w:fldChar w:fldCharType="begin"/>
        </w:r>
        <w:r w:rsidRPr="0043235D">
          <w:rPr>
            <w:rFonts w:ascii="Verdana" w:hAnsi="Verdana"/>
            <w:noProof/>
            <w:webHidden/>
          </w:rPr>
          <w:instrText xml:space="preserve"> PAGEREF _Toc199918253 \h </w:instrText>
        </w:r>
        <w:r w:rsidRPr="0043235D">
          <w:rPr>
            <w:rFonts w:ascii="Verdana" w:hAnsi="Verdana"/>
            <w:noProof/>
            <w:webHidden/>
          </w:rPr>
        </w:r>
        <w:r w:rsidRPr="0043235D">
          <w:rPr>
            <w:rFonts w:ascii="Verdana" w:hAnsi="Verdana"/>
            <w:noProof/>
            <w:webHidden/>
          </w:rPr>
          <w:fldChar w:fldCharType="separate"/>
        </w:r>
        <w:r w:rsidRPr="0043235D">
          <w:rPr>
            <w:rFonts w:ascii="Verdana" w:hAnsi="Verdana"/>
            <w:noProof/>
            <w:webHidden/>
          </w:rPr>
          <w:t>1</w:t>
        </w:r>
        <w:r w:rsidRPr="0043235D">
          <w:rPr>
            <w:rFonts w:ascii="Verdana" w:hAnsi="Verdana"/>
            <w:noProof/>
            <w:webHidden/>
          </w:rPr>
          <w:fldChar w:fldCharType="end"/>
        </w:r>
      </w:hyperlink>
    </w:p>
    <w:p w:rsidRPr="0043235D" w:rsidR="00603ACC" w:rsidP="00603ACC" w:rsidRDefault="00603ACC" w14:paraId="66008F3F" w14:textId="77777777">
      <w:pPr>
        <w:pStyle w:val="TOC1"/>
        <w:spacing w:after="0"/>
        <w:rPr>
          <w:rFonts w:ascii="Verdana" w:hAnsi="Verdana" w:eastAsiaTheme="minorEastAsia" w:cstheme="minorBidi"/>
          <w:noProof/>
          <w:kern w:val="2"/>
          <w14:ligatures w14:val="standardContextual"/>
        </w:rPr>
      </w:pPr>
      <w:hyperlink w:history="1" w:anchor="_Toc199918254">
        <w:r w:rsidRPr="0043235D">
          <w:rPr>
            <w:rStyle w:val="Hyperlink"/>
            <w:rFonts w:ascii="Verdana" w:hAnsi="Verdana"/>
            <w:noProof/>
          </w:rPr>
          <w:t>Downtime Process</w:t>
        </w:r>
        <w:r w:rsidRPr="0043235D">
          <w:rPr>
            <w:rFonts w:ascii="Verdana" w:hAnsi="Verdana"/>
            <w:noProof/>
            <w:webHidden/>
          </w:rPr>
          <w:tab/>
        </w:r>
        <w:r w:rsidRPr="0043235D">
          <w:rPr>
            <w:rFonts w:ascii="Verdana" w:hAnsi="Verdana"/>
            <w:noProof/>
            <w:webHidden/>
          </w:rPr>
          <w:fldChar w:fldCharType="begin"/>
        </w:r>
        <w:r w:rsidRPr="0043235D">
          <w:rPr>
            <w:rFonts w:ascii="Verdana" w:hAnsi="Verdana"/>
            <w:noProof/>
            <w:webHidden/>
          </w:rPr>
          <w:instrText xml:space="preserve"> PAGEREF _Toc199918254 \h </w:instrText>
        </w:r>
        <w:r w:rsidRPr="0043235D">
          <w:rPr>
            <w:rFonts w:ascii="Verdana" w:hAnsi="Verdana"/>
            <w:noProof/>
            <w:webHidden/>
          </w:rPr>
        </w:r>
        <w:r w:rsidRPr="0043235D">
          <w:rPr>
            <w:rFonts w:ascii="Verdana" w:hAnsi="Verdana"/>
            <w:noProof/>
            <w:webHidden/>
          </w:rPr>
          <w:fldChar w:fldCharType="separate"/>
        </w:r>
        <w:r w:rsidRPr="0043235D">
          <w:rPr>
            <w:rFonts w:ascii="Verdana" w:hAnsi="Verdana"/>
            <w:noProof/>
            <w:webHidden/>
          </w:rPr>
          <w:t>1</w:t>
        </w:r>
        <w:r w:rsidRPr="0043235D">
          <w:rPr>
            <w:rFonts w:ascii="Verdana" w:hAnsi="Verdana"/>
            <w:noProof/>
            <w:webHidden/>
          </w:rPr>
          <w:fldChar w:fldCharType="end"/>
        </w:r>
      </w:hyperlink>
    </w:p>
    <w:p w:rsidRPr="0043235D" w:rsidR="00603ACC" w:rsidP="00603ACC" w:rsidRDefault="00603ACC" w14:paraId="3E845A6C" w14:textId="77777777">
      <w:pPr>
        <w:pStyle w:val="TOC1"/>
        <w:spacing w:after="0"/>
        <w:rPr>
          <w:rFonts w:ascii="Verdana" w:hAnsi="Verdana" w:eastAsiaTheme="minorEastAsia" w:cstheme="minorBidi"/>
          <w:noProof/>
          <w:kern w:val="2"/>
          <w14:ligatures w14:val="standardContextual"/>
        </w:rPr>
      </w:pPr>
      <w:hyperlink w:history="1" w:anchor="_Toc199918255">
        <w:r w:rsidRPr="0043235D">
          <w:rPr>
            <w:rStyle w:val="Hyperlink"/>
            <w:rFonts w:ascii="Verdana" w:hAnsi="Verdana"/>
            <w:noProof/>
          </w:rPr>
          <w:t>Single-Sign-On (SSO) System Fields &amp; Rules</w:t>
        </w:r>
        <w:r w:rsidRPr="0043235D">
          <w:rPr>
            <w:rFonts w:ascii="Verdana" w:hAnsi="Verdana"/>
            <w:noProof/>
            <w:webHidden/>
          </w:rPr>
          <w:tab/>
        </w:r>
        <w:r w:rsidRPr="0043235D">
          <w:rPr>
            <w:rFonts w:ascii="Verdana" w:hAnsi="Verdana"/>
            <w:noProof/>
            <w:webHidden/>
          </w:rPr>
          <w:fldChar w:fldCharType="begin"/>
        </w:r>
        <w:r w:rsidRPr="0043235D">
          <w:rPr>
            <w:rFonts w:ascii="Verdana" w:hAnsi="Verdana"/>
            <w:noProof/>
            <w:webHidden/>
          </w:rPr>
          <w:instrText xml:space="preserve"> PAGEREF _Toc199918255 \h </w:instrText>
        </w:r>
        <w:r w:rsidRPr="0043235D">
          <w:rPr>
            <w:rFonts w:ascii="Verdana" w:hAnsi="Verdana"/>
            <w:noProof/>
            <w:webHidden/>
          </w:rPr>
        </w:r>
        <w:r w:rsidRPr="0043235D">
          <w:rPr>
            <w:rFonts w:ascii="Verdana" w:hAnsi="Verdana"/>
            <w:noProof/>
            <w:webHidden/>
          </w:rPr>
          <w:fldChar w:fldCharType="separate"/>
        </w:r>
        <w:r w:rsidRPr="0043235D">
          <w:rPr>
            <w:rFonts w:ascii="Verdana" w:hAnsi="Verdana"/>
            <w:noProof/>
            <w:webHidden/>
          </w:rPr>
          <w:t>1</w:t>
        </w:r>
        <w:r w:rsidRPr="0043235D">
          <w:rPr>
            <w:rFonts w:ascii="Verdana" w:hAnsi="Verdana"/>
            <w:noProof/>
            <w:webHidden/>
          </w:rPr>
          <w:fldChar w:fldCharType="end"/>
        </w:r>
      </w:hyperlink>
    </w:p>
    <w:p w:rsidRPr="0043235D" w:rsidR="00603ACC" w:rsidP="00603ACC" w:rsidRDefault="00603ACC" w14:paraId="768DC8B5" w14:textId="77777777">
      <w:pPr>
        <w:pStyle w:val="TOC1"/>
        <w:spacing w:after="0"/>
        <w:rPr>
          <w:rFonts w:ascii="Verdana" w:hAnsi="Verdana" w:eastAsiaTheme="minorEastAsia" w:cstheme="minorBidi"/>
          <w:noProof/>
          <w:kern w:val="2"/>
          <w14:ligatures w14:val="standardContextual"/>
        </w:rPr>
      </w:pPr>
      <w:hyperlink w:history="1" w:anchor="_Toc199918256">
        <w:r w:rsidRPr="0043235D">
          <w:rPr>
            <w:rStyle w:val="Hyperlink"/>
            <w:rFonts w:ascii="Verdana" w:hAnsi="Verdana"/>
            <w:noProof/>
          </w:rPr>
          <w:t>Frequently Asked Questions</w:t>
        </w:r>
        <w:r w:rsidRPr="0043235D">
          <w:rPr>
            <w:rFonts w:ascii="Verdana" w:hAnsi="Verdana"/>
            <w:noProof/>
            <w:webHidden/>
          </w:rPr>
          <w:tab/>
        </w:r>
        <w:r w:rsidRPr="0043235D">
          <w:rPr>
            <w:rFonts w:ascii="Verdana" w:hAnsi="Verdana"/>
            <w:noProof/>
            <w:webHidden/>
          </w:rPr>
          <w:fldChar w:fldCharType="begin"/>
        </w:r>
        <w:r w:rsidRPr="0043235D">
          <w:rPr>
            <w:rFonts w:ascii="Verdana" w:hAnsi="Verdana"/>
            <w:noProof/>
            <w:webHidden/>
          </w:rPr>
          <w:instrText xml:space="preserve"> PAGEREF _Toc199918256 \h </w:instrText>
        </w:r>
        <w:r w:rsidRPr="0043235D">
          <w:rPr>
            <w:rFonts w:ascii="Verdana" w:hAnsi="Verdana"/>
            <w:noProof/>
            <w:webHidden/>
          </w:rPr>
        </w:r>
        <w:r w:rsidRPr="0043235D">
          <w:rPr>
            <w:rFonts w:ascii="Verdana" w:hAnsi="Verdana"/>
            <w:noProof/>
            <w:webHidden/>
          </w:rPr>
          <w:fldChar w:fldCharType="separate"/>
        </w:r>
        <w:r w:rsidRPr="0043235D">
          <w:rPr>
            <w:rFonts w:ascii="Verdana" w:hAnsi="Verdana"/>
            <w:noProof/>
            <w:webHidden/>
          </w:rPr>
          <w:t>1</w:t>
        </w:r>
        <w:r w:rsidRPr="0043235D">
          <w:rPr>
            <w:rFonts w:ascii="Verdana" w:hAnsi="Verdana"/>
            <w:noProof/>
            <w:webHidden/>
          </w:rPr>
          <w:fldChar w:fldCharType="end"/>
        </w:r>
      </w:hyperlink>
    </w:p>
    <w:p w:rsidRPr="0043235D" w:rsidR="00603ACC" w:rsidP="00603ACC" w:rsidRDefault="00603ACC" w14:paraId="3859C20A" w14:textId="77777777">
      <w:pPr>
        <w:pStyle w:val="TOC1"/>
        <w:spacing w:after="0"/>
        <w:rPr>
          <w:rFonts w:ascii="Verdana" w:hAnsi="Verdana" w:eastAsiaTheme="minorEastAsia" w:cstheme="minorBidi"/>
          <w:noProof/>
          <w:kern w:val="2"/>
          <w14:ligatures w14:val="standardContextual"/>
        </w:rPr>
      </w:pPr>
      <w:hyperlink w:history="1" w:anchor="_Toc199918257">
        <w:r w:rsidRPr="0043235D">
          <w:rPr>
            <w:rStyle w:val="Hyperlink"/>
            <w:rFonts w:ascii="Verdana" w:hAnsi="Verdana"/>
            <w:noProof/>
          </w:rPr>
          <w:t>Resolution Time</w:t>
        </w:r>
        <w:r w:rsidRPr="0043235D">
          <w:rPr>
            <w:rFonts w:ascii="Verdana" w:hAnsi="Verdana"/>
            <w:noProof/>
            <w:webHidden/>
          </w:rPr>
          <w:tab/>
        </w:r>
        <w:r w:rsidRPr="0043235D">
          <w:rPr>
            <w:rFonts w:ascii="Verdana" w:hAnsi="Verdana"/>
            <w:noProof/>
            <w:webHidden/>
          </w:rPr>
          <w:fldChar w:fldCharType="begin"/>
        </w:r>
        <w:r w:rsidRPr="0043235D">
          <w:rPr>
            <w:rFonts w:ascii="Verdana" w:hAnsi="Verdana"/>
            <w:noProof/>
            <w:webHidden/>
          </w:rPr>
          <w:instrText xml:space="preserve"> PAGEREF _Toc199918257 \h </w:instrText>
        </w:r>
        <w:r w:rsidRPr="0043235D">
          <w:rPr>
            <w:rFonts w:ascii="Verdana" w:hAnsi="Verdana"/>
            <w:noProof/>
            <w:webHidden/>
          </w:rPr>
        </w:r>
        <w:r w:rsidRPr="0043235D">
          <w:rPr>
            <w:rFonts w:ascii="Verdana" w:hAnsi="Verdana"/>
            <w:noProof/>
            <w:webHidden/>
          </w:rPr>
          <w:fldChar w:fldCharType="separate"/>
        </w:r>
        <w:r w:rsidRPr="0043235D">
          <w:rPr>
            <w:rFonts w:ascii="Verdana" w:hAnsi="Verdana"/>
            <w:noProof/>
            <w:webHidden/>
          </w:rPr>
          <w:t>1</w:t>
        </w:r>
        <w:r w:rsidRPr="0043235D">
          <w:rPr>
            <w:rFonts w:ascii="Verdana" w:hAnsi="Verdana"/>
            <w:noProof/>
            <w:webHidden/>
          </w:rPr>
          <w:fldChar w:fldCharType="end"/>
        </w:r>
      </w:hyperlink>
    </w:p>
    <w:p w:rsidRPr="0043235D" w:rsidR="00603ACC" w:rsidP="00603ACC" w:rsidRDefault="00603ACC" w14:paraId="6675BDE4" w14:textId="77777777">
      <w:pPr>
        <w:pStyle w:val="TOC1"/>
        <w:spacing w:after="0"/>
        <w:rPr>
          <w:rFonts w:ascii="Verdana" w:hAnsi="Verdana" w:eastAsiaTheme="minorEastAsia" w:cstheme="minorBidi"/>
          <w:noProof/>
          <w:kern w:val="2"/>
          <w14:ligatures w14:val="standardContextual"/>
        </w:rPr>
      </w:pPr>
      <w:hyperlink w:history="1" w:anchor="_Toc199918258">
        <w:r w:rsidRPr="0043235D">
          <w:rPr>
            <w:rStyle w:val="Hyperlink"/>
            <w:rFonts w:ascii="Verdana" w:hAnsi="Verdana"/>
            <w:noProof/>
          </w:rPr>
          <w:t>Related Documents</w:t>
        </w:r>
        <w:r w:rsidRPr="0043235D">
          <w:rPr>
            <w:rFonts w:ascii="Verdana" w:hAnsi="Verdana"/>
            <w:noProof/>
            <w:webHidden/>
          </w:rPr>
          <w:tab/>
        </w:r>
        <w:r w:rsidRPr="0043235D">
          <w:rPr>
            <w:rFonts w:ascii="Verdana" w:hAnsi="Verdana"/>
            <w:noProof/>
            <w:webHidden/>
          </w:rPr>
          <w:fldChar w:fldCharType="begin"/>
        </w:r>
        <w:r w:rsidRPr="0043235D">
          <w:rPr>
            <w:rFonts w:ascii="Verdana" w:hAnsi="Verdana"/>
            <w:noProof/>
            <w:webHidden/>
          </w:rPr>
          <w:instrText xml:space="preserve"> PAGEREF _Toc199918258 \h </w:instrText>
        </w:r>
        <w:r w:rsidRPr="0043235D">
          <w:rPr>
            <w:rFonts w:ascii="Verdana" w:hAnsi="Verdana"/>
            <w:noProof/>
            <w:webHidden/>
          </w:rPr>
        </w:r>
        <w:r w:rsidRPr="0043235D">
          <w:rPr>
            <w:rFonts w:ascii="Verdana" w:hAnsi="Verdana"/>
            <w:noProof/>
            <w:webHidden/>
          </w:rPr>
          <w:fldChar w:fldCharType="separate"/>
        </w:r>
        <w:r w:rsidRPr="0043235D">
          <w:rPr>
            <w:rFonts w:ascii="Verdana" w:hAnsi="Verdana"/>
            <w:noProof/>
            <w:webHidden/>
          </w:rPr>
          <w:t>1</w:t>
        </w:r>
        <w:r w:rsidRPr="0043235D">
          <w:rPr>
            <w:rFonts w:ascii="Verdana" w:hAnsi="Verdana"/>
            <w:noProof/>
            <w:webHidden/>
          </w:rPr>
          <w:fldChar w:fldCharType="end"/>
        </w:r>
      </w:hyperlink>
    </w:p>
    <w:p w:rsidRPr="0043235D" w:rsidR="00603ACC" w:rsidP="00603ACC" w:rsidRDefault="00603ACC" w14:paraId="4E02BFE0" w14:textId="77777777">
      <w:pPr>
        <w:rPr>
          <w:rFonts w:ascii="Verdana" w:hAnsi="Verdana"/>
          <w:bCs/>
          <w:noProof/>
        </w:rPr>
      </w:pPr>
      <w:r w:rsidRPr="0043235D">
        <w:rPr>
          <w:rFonts w:ascii="Verdana" w:hAnsi="Verdana"/>
          <w:bCs/>
          <w:noProof/>
        </w:rPr>
        <w:fldChar w:fldCharType="end"/>
      </w:r>
      <w:bookmarkStart w:name="_Overview" w:id="15"/>
      <w:bookmarkStart w:name="_Rationale" w:id="16"/>
      <w:bookmarkEnd w:id="15"/>
      <w:bookmarkEnd w:id="16"/>
    </w:p>
    <w:p w:rsidRPr="0043235D" w:rsidR="00603ACC" w:rsidP="00603ACC" w:rsidRDefault="00603ACC" w14:paraId="5A87CB5E" w14:textId="77777777">
      <w:pPr>
        <w:spacing w:before="120" w:after="120"/>
        <w:rPr>
          <w:rFonts w:ascii="Verdana" w:hAnsi="Verdana" w:cs="Arial"/>
          <w:color w:val="000000"/>
        </w:rPr>
      </w:pPr>
    </w:p>
    <w:p w:rsidRPr="0043235D" w:rsidR="00603ACC" w:rsidP="00603ACC" w:rsidRDefault="00603ACC" w14:paraId="2691AA92" w14:textId="77777777">
      <w:pPr>
        <w:spacing w:before="120" w:after="120"/>
        <w:rPr>
          <w:rFonts w:ascii="Verdana" w:hAnsi="Verdana" w:cs="Arial"/>
          <w:color w:val="000000"/>
        </w:rPr>
      </w:pPr>
      <w:r w:rsidRPr="0043235D">
        <w:rPr>
          <w:rFonts w:ascii="Verdana" w:hAnsi="Verdana" w:cs="Arial"/>
          <w:b/>
          <w:color w:val="000000" w:themeColor="text1"/>
        </w:rPr>
        <w:t xml:space="preserve">Description: </w:t>
      </w:r>
      <w:r w:rsidRPr="0043235D">
        <w:rPr>
          <w:rFonts w:ascii="Verdana" w:hAnsi="Verdana" w:cs="Arial"/>
          <w:color w:val="000000" w:themeColor="text1"/>
        </w:rPr>
        <w:t xml:space="preserve">Provides details necessary to access the </w:t>
      </w:r>
      <w:r w:rsidRPr="0043235D">
        <w:rPr>
          <w:rFonts w:ascii="Verdana" w:hAnsi="Verdana" w:cs="Arial"/>
          <w:b/>
          <w:color w:val="000000" w:themeColor="text1"/>
        </w:rPr>
        <w:t>Premium Payments</w:t>
      </w:r>
      <w:r w:rsidRPr="0043235D">
        <w:rPr>
          <w:rFonts w:ascii="Verdana" w:hAnsi="Verdana" w:cs="Arial"/>
          <w:color w:val="000000" w:themeColor="text1"/>
        </w:rPr>
        <w:t xml:space="preserve"> </w:t>
      </w:r>
      <w:r w:rsidRPr="0043235D">
        <w:rPr>
          <w:rFonts w:ascii="Verdana" w:hAnsi="Verdana" w:cs="Arial"/>
          <w:b/>
          <w:color w:val="000000" w:themeColor="text1"/>
        </w:rPr>
        <w:t>Single-Sign-On (SSO)</w:t>
      </w:r>
      <w:r w:rsidRPr="0043235D">
        <w:rPr>
          <w:rFonts w:ascii="Verdana" w:hAnsi="Verdana" w:cs="Arial"/>
          <w:color w:val="000000" w:themeColor="text1"/>
        </w:rPr>
        <w:t xml:space="preserve"> system and process One-Time </w:t>
      </w:r>
      <w:r w:rsidRPr="0043235D">
        <w:rPr>
          <w:rFonts w:ascii="Verdana" w:hAnsi="Verdana" w:cs="Arial"/>
          <w:b/>
          <w:color w:val="000000" w:themeColor="text1"/>
        </w:rPr>
        <w:t xml:space="preserve">E-Check </w:t>
      </w:r>
      <w:r w:rsidRPr="0043235D">
        <w:rPr>
          <w:rFonts w:ascii="Verdana" w:hAnsi="Verdana" w:cs="Arial"/>
          <w:color w:val="000000" w:themeColor="text1"/>
        </w:rPr>
        <w:t>or automatic</w:t>
      </w:r>
      <w:r w:rsidRPr="0043235D">
        <w:rPr>
          <w:rFonts w:ascii="Verdana" w:hAnsi="Verdana" w:cs="Arial"/>
          <w:b/>
          <w:color w:val="000000" w:themeColor="text1"/>
        </w:rPr>
        <w:t xml:space="preserve"> (EFT) Electronic Funds Transfer</w:t>
      </w:r>
      <w:r w:rsidRPr="0043235D">
        <w:rPr>
          <w:rFonts w:ascii="Verdana" w:hAnsi="Verdana" w:cs="Arial"/>
          <w:color w:val="000000" w:themeColor="text1"/>
        </w:rPr>
        <w:t xml:space="preserve"> payments toward a beneficiary’s monthly premium for </w:t>
      </w:r>
      <w:r w:rsidRPr="0043235D">
        <w:rPr>
          <w:rFonts w:ascii="Verdana" w:hAnsi="Verdana" w:cs="Arial"/>
          <w:b/>
          <w:color w:val="000000" w:themeColor="text1"/>
        </w:rPr>
        <w:t>Aetna Med D</w:t>
      </w:r>
      <w:r w:rsidRPr="0043235D">
        <w:rPr>
          <w:rFonts w:ascii="Verdana" w:hAnsi="Verdana" w:cs="Arial"/>
          <w:color w:val="000000" w:themeColor="text1"/>
        </w:rPr>
        <w:t xml:space="preserve"> </w:t>
      </w:r>
      <w:r w:rsidRPr="0043235D">
        <w:rPr>
          <w:rFonts w:ascii="Verdana" w:hAnsi="Verdana" w:cs="Arial"/>
          <w:b/>
          <w:color w:val="000000" w:themeColor="text1"/>
        </w:rPr>
        <w:t>SilverScript</w:t>
      </w:r>
      <w:r w:rsidRPr="0043235D">
        <w:rPr>
          <w:rFonts w:ascii="Verdana" w:hAnsi="Verdana" w:cs="Arial"/>
          <w:color w:val="000000" w:themeColor="text1"/>
        </w:rPr>
        <w:t xml:space="preserve"> beneficiaries. </w:t>
      </w:r>
    </w:p>
    <w:p w:rsidRPr="0043235D" w:rsidR="00603ACC" w:rsidP="00603ACC" w:rsidRDefault="00603ACC" w14:paraId="3D495936" w14:textId="77777777">
      <w:pPr>
        <w:spacing w:before="120" w:after="120"/>
        <w:rPr>
          <w:rFonts w:ascii="Verdana" w:hAnsi="Verdana"/>
        </w:rPr>
      </w:pP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72" w:type="dxa"/>
          <w:right w:w="115" w:type="dxa"/>
        </w:tblCellMar>
        <w:tblLook w:val="01E0" w:firstRow="1" w:lastRow="1" w:firstColumn="1" w:lastColumn="1" w:noHBand="0" w:noVBand="0"/>
      </w:tblPr>
      <w:tblGrid>
        <w:gridCol w:w="12950"/>
      </w:tblGrid>
      <w:tr w:rsidRPr="0043235D" w:rsidR="00603ACC" w:rsidTr="00965C56" w14:paraId="3BABD294" w14:textId="77777777">
        <w:tc>
          <w:tcPr>
            <w:tcW w:w="5000" w:type="pct"/>
            <w:shd w:val="clear" w:color="auto" w:fill="C0C0C0"/>
          </w:tcPr>
          <w:p w:rsidRPr="0043235D" w:rsidR="00603ACC" w:rsidP="00965C56" w:rsidRDefault="00603ACC" w14:paraId="41F052F8" w14:textId="77777777">
            <w:pPr>
              <w:pStyle w:val="Heading2"/>
              <w:spacing w:before="120" w:after="120"/>
              <w:rPr>
                <w:rFonts w:ascii="Verdana" w:hAnsi="Verdana"/>
                <w:i w:val="0"/>
                <w:iCs w:val="0"/>
              </w:rPr>
            </w:pPr>
            <w:bookmarkStart w:name="_Toc199918245" w:id="17"/>
            <w:r w:rsidRPr="0043235D">
              <w:rPr>
                <w:rFonts w:ascii="Verdana" w:hAnsi="Verdana"/>
                <w:i w:val="0"/>
                <w:iCs w:val="0"/>
              </w:rPr>
              <w:t>Important Notes</w:t>
            </w:r>
            <w:bookmarkEnd w:id="17"/>
          </w:p>
        </w:tc>
      </w:tr>
    </w:tbl>
    <w:p w:rsidRPr="0043235D" w:rsidR="00603ACC" w:rsidP="00603ACC" w:rsidRDefault="00603ACC" w14:paraId="49BA537A" w14:textId="77777777">
      <w:pPr>
        <w:autoSpaceDE w:val="0"/>
        <w:autoSpaceDN w:val="0"/>
        <w:adjustRightInd w:val="0"/>
        <w:spacing w:before="120" w:after="120"/>
        <w:rPr>
          <w:rFonts w:ascii="Verdana" w:hAnsi="Verdana" w:cs="Arial"/>
          <w:color w:val="000000"/>
        </w:rPr>
      </w:pPr>
    </w:p>
    <w:p w:rsidRPr="0043235D" w:rsidR="00603ACC" w:rsidP="00603ACC" w:rsidRDefault="00603ACC" w14:paraId="0C2155C0" w14:textId="77777777">
      <w:pPr>
        <w:spacing w:before="120" w:after="120"/>
        <w:rPr>
          <w:rFonts w:ascii="Verdana" w:hAnsi="Verdana"/>
          <w:color w:val="000000"/>
        </w:rPr>
      </w:pPr>
      <w:r w:rsidRPr="0043235D">
        <w:rPr>
          <w:rFonts w:ascii="Verdana" w:hAnsi="Verdana" w:cs="Arial"/>
          <w:noProof/>
          <w:color w:val="000000"/>
        </w:rPr>
        <w:drawing>
          <wp:inline distT="0" distB="0" distL="0" distR="0" wp14:anchorId="33820932" wp14:editId="1EA79A15">
            <wp:extent cx="238125" cy="20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rPr>
        <w:t xml:space="preserve">The </w:t>
      </w:r>
      <w:r w:rsidRPr="0043235D">
        <w:rPr>
          <w:rFonts w:ascii="Verdana" w:hAnsi="Verdana"/>
          <w:b/>
          <w:bCs/>
        </w:rPr>
        <w:t>Aetna Med D</w:t>
      </w:r>
      <w:r w:rsidRPr="0043235D">
        <w:rPr>
          <w:rFonts w:ascii="Verdana" w:hAnsi="Verdana"/>
        </w:rPr>
        <w:t xml:space="preserve"> </w:t>
      </w:r>
      <w:r w:rsidRPr="0043235D">
        <w:rPr>
          <w:rFonts w:ascii="Verdana" w:hAnsi="Verdana"/>
          <w:b/>
          <w:bCs/>
        </w:rPr>
        <w:t>SilverScript Member Portal</w:t>
      </w:r>
      <w:r w:rsidRPr="0043235D">
        <w:rPr>
          <w:rFonts w:ascii="Verdana" w:hAnsi="Verdana"/>
        </w:rPr>
        <w:t xml:space="preserve">, powered by InstaMed, and </w:t>
      </w:r>
      <w:r w:rsidRPr="0043235D">
        <w:rPr>
          <w:rFonts w:ascii="Verdana" w:hAnsi="Verdana"/>
          <w:b/>
          <w:bCs/>
        </w:rPr>
        <w:t>AetnaMedicare.com</w:t>
      </w:r>
      <w:r w:rsidRPr="0043235D">
        <w:rPr>
          <w:rFonts w:ascii="Verdana" w:hAnsi="Verdana"/>
        </w:rPr>
        <w:t xml:space="preserve"> website </w:t>
      </w:r>
      <w:r w:rsidRPr="0043235D">
        <w:rPr>
          <w:rFonts w:ascii="Verdana" w:hAnsi="Verdana"/>
          <w:b/>
          <w:bCs/>
        </w:rPr>
        <w:t>cannot</w:t>
      </w:r>
      <w:r w:rsidRPr="0043235D">
        <w:rPr>
          <w:rFonts w:ascii="Verdana" w:hAnsi="Verdana"/>
        </w:rPr>
        <w:t xml:space="preserve"> process </w:t>
      </w:r>
      <w:r w:rsidRPr="0043235D">
        <w:rPr>
          <w:rFonts w:ascii="Verdana" w:hAnsi="Verdana"/>
          <w:b/>
          <w:bCs/>
        </w:rPr>
        <w:t>EGWP</w:t>
      </w:r>
      <w:r w:rsidRPr="0043235D">
        <w:rPr>
          <w:rFonts w:ascii="Verdana" w:hAnsi="Verdana"/>
        </w:rPr>
        <w:t xml:space="preserve"> (SSI or Aetna SSI) beneficiary payments or plan requests. EGWP beneficiaries must either mail a check/money order to the address on their invoice, set up ACH/BillPay through their bank/EFT form, or be assisted by Customer Care using the SSO for Premium Payments.</w:t>
      </w:r>
    </w:p>
    <w:p w:rsidRPr="0043235D" w:rsidR="00603ACC" w:rsidP="00603ACC" w:rsidRDefault="00603ACC" w14:paraId="75E365D6" w14:textId="77777777">
      <w:pPr>
        <w:autoSpaceDE w:val="0"/>
        <w:autoSpaceDN w:val="0"/>
        <w:adjustRightInd w:val="0"/>
        <w:spacing w:before="120" w:after="120"/>
        <w:rPr>
          <w:rFonts w:ascii="Verdana" w:hAnsi="Verdana" w:cs="Arial"/>
          <w:color w:val="000000"/>
        </w:rPr>
      </w:pPr>
    </w:p>
    <w:p w:rsidRPr="0043235D" w:rsidR="00603ACC" w:rsidP="00603ACC" w:rsidRDefault="00603ACC" w14:paraId="2FC6C0B3" w14:textId="77777777">
      <w:pPr>
        <w:autoSpaceDE w:val="0"/>
        <w:autoSpaceDN w:val="0"/>
        <w:adjustRightInd w:val="0"/>
        <w:spacing w:before="120" w:after="120"/>
        <w:rPr>
          <w:rFonts w:ascii="Verdana" w:hAnsi="Verdana" w:cs="Arial"/>
          <w:b/>
          <w:color w:val="000000"/>
        </w:rPr>
      </w:pPr>
      <w:r w:rsidRPr="0043235D">
        <w:rPr>
          <w:rFonts w:ascii="Verdana" w:hAnsi="Verdana" w:cs="Arial"/>
          <w:noProof/>
          <w:color w:val="000000"/>
        </w:rPr>
        <w:drawing>
          <wp:inline distT="0" distB="0" distL="0" distR="0" wp14:anchorId="1ECEE615" wp14:editId="025D6DED">
            <wp:extent cx="238125" cy="20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Notify the Beneficiary that </w:t>
      </w:r>
      <w:r w:rsidRPr="0043235D">
        <w:rPr>
          <w:rFonts w:ascii="Verdana" w:hAnsi="Verdana" w:cs="Arial"/>
          <w:b/>
          <w:color w:val="000000"/>
        </w:rPr>
        <w:t>InstaMed</w:t>
      </w:r>
      <w:r w:rsidRPr="0043235D">
        <w:rPr>
          <w:rFonts w:ascii="Verdana" w:hAnsi="Verdana" w:cs="Arial"/>
          <w:bCs/>
          <w:color w:val="000000"/>
        </w:rPr>
        <w:t>, a JP Morgan Chase company,</w:t>
      </w:r>
      <w:r w:rsidRPr="0043235D">
        <w:rPr>
          <w:rFonts w:ascii="Verdana" w:hAnsi="Verdana" w:cs="Arial"/>
          <w:color w:val="000000"/>
        </w:rPr>
        <w:t xml:space="preserve"> processes Medicare Part D premium payments </w:t>
      </w:r>
      <w:r w:rsidRPr="0043235D">
        <w:rPr>
          <w:rFonts w:ascii="Verdana" w:hAnsi="Verdana" w:cs="Arial"/>
          <w:b/>
          <w:color w:val="000000"/>
        </w:rPr>
        <w:t>on behalf of SilverScript</w:t>
      </w:r>
      <w:r w:rsidRPr="0043235D">
        <w:rPr>
          <w:rFonts w:ascii="Verdana" w:hAnsi="Verdana" w:cs="Arial"/>
          <w:color w:val="000000"/>
        </w:rPr>
        <w:t>.</w:t>
      </w:r>
    </w:p>
    <w:p w:rsidRPr="0043235D" w:rsidR="00603ACC" w:rsidP="00603ACC" w:rsidRDefault="00603ACC" w14:paraId="76DB538A" w14:textId="77777777">
      <w:pPr>
        <w:spacing w:before="120" w:after="120"/>
        <w:rPr>
          <w:rFonts w:ascii="Verdana" w:hAnsi="Verdana" w:cs="Arial"/>
          <w:color w:val="000000"/>
        </w:rPr>
      </w:pPr>
    </w:p>
    <w:p w:rsidRPr="0043235D" w:rsidR="00603ACC" w:rsidP="00603ACC" w:rsidRDefault="00603ACC" w14:paraId="5720BE08" w14:textId="77777777">
      <w:pPr>
        <w:spacing w:before="120" w:after="120"/>
        <w:rPr>
          <w:rFonts w:ascii="Verdana" w:hAnsi="Verdana"/>
          <w:b/>
          <w:bCs/>
        </w:rPr>
      </w:pPr>
      <w:bookmarkStart w:name="OLE_LINK15" w:id="18"/>
      <w:r w:rsidRPr="0043235D">
        <w:rPr>
          <w:rFonts w:ascii="Verdana" w:hAnsi="Verdana"/>
          <w:noProof/>
        </w:rPr>
        <w:drawing>
          <wp:inline distT="0" distB="0" distL="0" distR="0" wp14:anchorId="554EDCB6" wp14:editId="4D761420">
            <wp:extent cx="238125" cy="20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238125" cy="209550"/>
                    </a:xfrm>
                    <a:prstGeom prst="rect">
                      <a:avLst/>
                    </a:prstGeom>
                  </pic:spPr>
                </pic:pic>
              </a:graphicData>
            </a:graphic>
          </wp:inline>
        </w:drawing>
      </w:r>
      <w:r w:rsidRPr="0043235D">
        <w:rPr>
          <w:rFonts w:ascii="Verdana" w:hAnsi="Verdana" w:cs="Arial"/>
          <w:color w:val="000000" w:themeColor="text1"/>
        </w:rPr>
        <w:t xml:space="preserve"> </w:t>
      </w:r>
      <w:r w:rsidRPr="0043235D">
        <w:rPr>
          <w:rFonts w:ascii="Verdana" w:hAnsi="Verdana" w:cs="Arial"/>
        </w:rPr>
        <w:t>Beneficiaries</w:t>
      </w:r>
      <w:bookmarkEnd w:id="18"/>
      <w:r w:rsidRPr="0043235D">
        <w:rPr>
          <w:rFonts w:ascii="Verdana" w:hAnsi="Verdana" w:cs="Arial"/>
        </w:rPr>
        <w:t xml:space="preserve"> who do </w:t>
      </w:r>
      <w:r w:rsidRPr="0043235D">
        <w:rPr>
          <w:rFonts w:ascii="Verdana" w:hAnsi="Verdana" w:cs="Arial"/>
          <w:b/>
          <w:bCs/>
        </w:rPr>
        <w:t>not</w:t>
      </w:r>
      <w:r w:rsidRPr="0043235D">
        <w:rPr>
          <w:rFonts w:ascii="Verdana" w:hAnsi="Verdana" w:cs="Arial"/>
        </w:rPr>
        <w:t xml:space="preserve"> have an </w:t>
      </w:r>
      <w:r w:rsidRPr="0043235D">
        <w:rPr>
          <w:rFonts w:ascii="Verdana" w:hAnsi="Verdana" w:cs="Arial"/>
          <w:b/>
          <w:bCs/>
        </w:rPr>
        <w:t>email</w:t>
      </w:r>
      <w:r w:rsidRPr="0043235D">
        <w:rPr>
          <w:rFonts w:ascii="Verdana" w:hAnsi="Verdana" w:cs="Arial"/>
        </w:rPr>
        <w:t xml:space="preserve"> address will </w:t>
      </w:r>
      <w:r w:rsidRPr="0043235D">
        <w:rPr>
          <w:rFonts w:ascii="Verdana" w:hAnsi="Verdana" w:cs="Arial"/>
          <w:b/>
          <w:bCs/>
        </w:rPr>
        <w:t>not</w:t>
      </w:r>
      <w:r w:rsidRPr="0043235D">
        <w:rPr>
          <w:rFonts w:ascii="Verdana" w:hAnsi="Verdana" w:cs="Arial"/>
        </w:rPr>
        <w:t xml:space="preserve"> be able to process a </w:t>
      </w:r>
      <w:r w:rsidRPr="0043235D">
        <w:rPr>
          <w:rFonts w:ascii="Verdana" w:hAnsi="Verdana" w:cs="Arial"/>
          <w:b/>
          <w:bCs/>
        </w:rPr>
        <w:t>Guest</w:t>
      </w:r>
      <w:r w:rsidRPr="0043235D">
        <w:rPr>
          <w:rFonts w:ascii="Verdana" w:hAnsi="Verdana" w:cs="Arial"/>
        </w:rPr>
        <w:t xml:space="preserve"> payment </w:t>
      </w:r>
      <w:r w:rsidRPr="0043235D">
        <w:rPr>
          <w:rFonts w:ascii="Verdana" w:hAnsi="Verdana" w:cs="Arial"/>
          <w:b/>
          <w:bCs/>
        </w:rPr>
        <w:t>or</w:t>
      </w:r>
      <w:r w:rsidRPr="0043235D">
        <w:rPr>
          <w:rFonts w:ascii="Verdana" w:hAnsi="Verdana" w:cs="Arial"/>
        </w:rPr>
        <w:t xml:space="preserve"> create a </w:t>
      </w:r>
      <w:r w:rsidRPr="0043235D">
        <w:rPr>
          <w:rFonts w:ascii="Verdana" w:hAnsi="Verdana" w:cs="Arial"/>
          <w:b/>
          <w:bCs/>
        </w:rPr>
        <w:t>Login</w:t>
      </w:r>
      <w:r w:rsidRPr="0043235D">
        <w:rPr>
          <w:rFonts w:ascii="Verdana" w:hAnsi="Verdana" w:cs="Arial"/>
        </w:rPr>
        <w:t xml:space="preserve"> for the Member Portal. Do NOT advise the beneficiary to enter an invalid email address to bypass the email address requirement. Offer self-service Premium Payment IVR as an option.</w:t>
      </w:r>
    </w:p>
    <w:p w:rsidRPr="0043235D" w:rsidR="00603ACC" w:rsidP="00603ACC" w:rsidRDefault="00603ACC" w14:paraId="1E271E23" w14:textId="77777777">
      <w:pPr>
        <w:spacing w:before="120" w:after="120"/>
        <w:rPr>
          <w:rFonts w:ascii="Verdana" w:hAnsi="Verdana" w:cs="Arial"/>
          <w:color w:val="000000"/>
        </w:rPr>
      </w:pPr>
    </w:p>
    <w:p w:rsidRPr="0043235D" w:rsidR="00603ACC" w:rsidP="00603ACC" w:rsidRDefault="00603ACC" w14:paraId="5DBBE766" w14:textId="77777777">
      <w:pPr>
        <w:autoSpaceDE w:val="0"/>
        <w:autoSpaceDN w:val="0"/>
        <w:adjustRightInd w:val="0"/>
        <w:spacing w:before="120" w:after="120"/>
        <w:rPr>
          <w:rFonts w:ascii="Verdana" w:hAnsi="Verdana" w:cs="Verdana"/>
          <w:b/>
        </w:rPr>
      </w:pPr>
      <w:r w:rsidRPr="0043235D">
        <w:rPr>
          <w:rFonts w:ascii="Verdana" w:hAnsi="Verdana" w:cs="Arial"/>
          <w:noProof/>
          <w:color w:val="000000"/>
        </w:rPr>
        <w:drawing>
          <wp:inline distT="0" distB="0" distL="0" distR="0" wp14:anchorId="45EEF095" wp14:editId="7A905F9D">
            <wp:extent cx="238125"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cs="Arial"/>
          <w:b/>
          <w:bCs/>
          <w:color w:val="000000"/>
        </w:rPr>
        <w:t>Aetna Med D</w:t>
      </w:r>
      <w:r w:rsidRPr="0043235D">
        <w:rPr>
          <w:rFonts w:ascii="Verdana" w:hAnsi="Verdana" w:cs="Arial"/>
          <w:color w:val="000000"/>
        </w:rPr>
        <w:t xml:space="preserve"> </w:t>
      </w:r>
      <w:r w:rsidRPr="0043235D">
        <w:rPr>
          <w:rFonts w:ascii="Verdana" w:hAnsi="Verdana" w:cs="Verdana"/>
          <w:b/>
        </w:rPr>
        <w:t>SilverScript</w:t>
      </w:r>
      <w:r w:rsidRPr="0043235D">
        <w:rPr>
          <w:rFonts w:ascii="Verdana" w:hAnsi="Verdana" w:cs="Arial"/>
          <w:color w:val="000000"/>
        </w:rPr>
        <w:t xml:space="preserve"> </w:t>
      </w:r>
      <w:r w:rsidRPr="0043235D">
        <w:rPr>
          <w:rFonts w:ascii="Verdana" w:hAnsi="Verdana" w:cs="Verdana"/>
        </w:rPr>
        <w:t xml:space="preserve">beneficiaries must be </w:t>
      </w:r>
      <w:r w:rsidRPr="0043235D">
        <w:rPr>
          <w:rFonts w:ascii="Verdana" w:hAnsi="Verdana" w:cs="Verdana,Bold"/>
          <w:b/>
          <w:bCs/>
        </w:rPr>
        <w:t xml:space="preserve">WARM transferred </w:t>
      </w:r>
      <w:r w:rsidRPr="0043235D">
        <w:rPr>
          <w:rFonts w:ascii="Verdana" w:hAnsi="Verdana" w:cs="Verdana"/>
        </w:rPr>
        <w:t xml:space="preserve">to the </w:t>
      </w:r>
      <w:r w:rsidRPr="0043235D">
        <w:rPr>
          <w:rFonts w:ascii="Verdana" w:hAnsi="Verdana" w:cs="Verdana"/>
          <w:b/>
        </w:rPr>
        <w:t>Premium Billing Specialized Care Team</w:t>
      </w:r>
      <w:r w:rsidRPr="0043235D">
        <w:rPr>
          <w:rFonts w:ascii="Verdana" w:hAnsi="Verdana" w:cs="Verdana"/>
        </w:rPr>
        <w:t xml:space="preserve"> </w:t>
      </w:r>
      <w:r w:rsidRPr="0043235D">
        <w:rPr>
          <w:rFonts w:ascii="Verdana" w:hAnsi="Verdana"/>
          <w:color w:val="000000"/>
        </w:rPr>
        <w:t xml:space="preserve">at </w:t>
      </w:r>
      <w:r w:rsidRPr="0043235D">
        <w:rPr>
          <w:rFonts w:ascii="Verdana" w:hAnsi="Verdana"/>
          <w:b/>
          <w:color w:val="000000"/>
        </w:rPr>
        <w:t>1-(866)-824-4055</w:t>
      </w:r>
      <w:r w:rsidRPr="0043235D">
        <w:rPr>
          <w:rFonts w:ascii="Verdana" w:hAnsi="Verdana"/>
          <w:color w:val="000000"/>
        </w:rPr>
        <w:t xml:space="preserve"> </w:t>
      </w:r>
      <w:r w:rsidRPr="0043235D">
        <w:rPr>
          <w:rFonts w:ascii="Verdana" w:hAnsi="Verdana" w:cs="Verdana"/>
        </w:rPr>
        <w:t>for the following call types (not all inclusive):</w:t>
      </w:r>
      <w:r w:rsidRPr="0043235D">
        <w:rPr>
          <w:rFonts w:ascii="Verdana" w:hAnsi="Verdana" w:cs="Verdana"/>
          <w:b/>
        </w:rPr>
        <w:t xml:space="preserve"> </w:t>
      </w:r>
    </w:p>
    <w:p w:rsidRPr="0043235D" w:rsidR="00603ACC" w:rsidP="00603ACC" w:rsidRDefault="00603ACC" w14:paraId="0CA92739" w14:textId="77777777">
      <w:pPr>
        <w:numPr>
          <w:ilvl w:val="0"/>
          <w:numId w:val="20"/>
        </w:numPr>
        <w:spacing w:before="120" w:after="120"/>
        <w:rPr>
          <w:rFonts w:ascii="Verdana" w:hAnsi="Verdana"/>
          <w:b/>
          <w:bCs/>
          <w:color w:val="000000"/>
        </w:rPr>
      </w:pPr>
      <w:r w:rsidRPr="0043235D">
        <w:rPr>
          <w:rFonts w:ascii="Verdana" w:hAnsi="Verdana"/>
          <w:bCs/>
          <w:color w:val="000000"/>
        </w:rPr>
        <w:t>Adding or Updating</w:t>
      </w:r>
      <w:r w:rsidRPr="0043235D">
        <w:rPr>
          <w:rFonts w:ascii="Verdana" w:hAnsi="Verdana"/>
          <w:b/>
          <w:bCs/>
          <w:color w:val="000000"/>
        </w:rPr>
        <w:t xml:space="preserve"> Automatic (EFT) Electronic Funds Transfer </w:t>
      </w:r>
      <w:r w:rsidRPr="0043235D">
        <w:rPr>
          <w:rFonts w:ascii="Verdana" w:hAnsi="Verdana"/>
          <w:bCs/>
          <w:color w:val="000000"/>
        </w:rPr>
        <w:t>premium payments by phone.</w:t>
      </w:r>
    </w:p>
    <w:p w:rsidRPr="0043235D" w:rsidR="00603ACC" w:rsidP="00603ACC" w:rsidRDefault="00603ACC" w14:paraId="50527027" w14:textId="77777777">
      <w:pPr>
        <w:numPr>
          <w:ilvl w:val="0"/>
          <w:numId w:val="20"/>
        </w:numPr>
        <w:spacing w:before="120" w:after="120"/>
        <w:rPr>
          <w:rFonts w:ascii="Verdana" w:hAnsi="Verdana"/>
          <w:b/>
          <w:bCs/>
          <w:color w:val="000000"/>
        </w:rPr>
      </w:pPr>
      <w:r w:rsidRPr="0043235D">
        <w:rPr>
          <w:rFonts w:ascii="Verdana" w:hAnsi="Verdana"/>
          <w:color w:val="000000"/>
        </w:rPr>
        <w:t xml:space="preserve">One-Time E-Check payments </w:t>
      </w:r>
      <w:r w:rsidRPr="0043235D">
        <w:rPr>
          <w:rFonts w:ascii="Verdana" w:hAnsi="Verdana"/>
          <w:b/>
          <w:color w:val="000000"/>
        </w:rPr>
        <w:t>AND</w:t>
      </w:r>
      <w:r w:rsidRPr="0043235D">
        <w:rPr>
          <w:rFonts w:ascii="Verdana" w:hAnsi="Verdana"/>
          <w:color w:val="000000"/>
        </w:rPr>
        <w:t xml:space="preserve"> the beneficiary’s </w:t>
      </w:r>
      <w:r w:rsidRPr="0043235D">
        <w:rPr>
          <w:rFonts w:ascii="Verdana" w:hAnsi="Verdana"/>
          <w:b/>
          <w:color w:val="000000"/>
        </w:rPr>
        <w:t xml:space="preserve">balance is </w:t>
      </w:r>
      <w:r w:rsidRPr="0043235D">
        <w:rPr>
          <w:rFonts w:ascii="Verdana" w:hAnsi="Verdana"/>
          <w:b/>
          <w:bCs/>
          <w:color w:val="000000"/>
        </w:rPr>
        <w:t>Past Due by 1 or more</w:t>
      </w:r>
      <w:r w:rsidRPr="0043235D">
        <w:rPr>
          <w:rFonts w:ascii="Verdana" w:hAnsi="Verdana"/>
          <w:bCs/>
          <w:color w:val="000000"/>
        </w:rPr>
        <w:t xml:space="preserve"> month’s premium (and LEP if applicable).</w:t>
      </w:r>
      <w:r w:rsidRPr="0043235D">
        <w:rPr>
          <w:rFonts w:ascii="Verdana" w:hAnsi="Verdana"/>
          <w:color w:val="000000"/>
        </w:rPr>
        <w:t xml:space="preserve"> </w:t>
      </w:r>
      <w:r w:rsidRPr="0043235D">
        <w:rPr>
          <w:rFonts w:ascii="Verdana" w:hAnsi="Verdana"/>
          <w:b/>
          <w:bCs/>
          <w:color w:val="000000"/>
        </w:rPr>
        <w:t xml:space="preserve">Note: </w:t>
      </w:r>
      <w:r w:rsidRPr="0043235D">
        <w:rPr>
          <w:rFonts w:ascii="Verdana" w:hAnsi="Verdana"/>
          <w:color w:val="000000"/>
        </w:rPr>
        <w:t>Does not apply to EGWP members.</w:t>
      </w:r>
    </w:p>
    <w:p w:rsidRPr="0043235D" w:rsidR="00603ACC" w:rsidP="00603ACC" w:rsidRDefault="00603ACC" w14:paraId="05A555B9" w14:textId="77777777">
      <w:pPr>
        <w:numPr>
          <w:ilvl w:val="0"/>
          <w:numId w:val="20"/>
        </w:numPr>
        <w:spacing w:before="120" w:after="120"/>
        <w:rPr>
          <w:rFonts w:ascii="Verdana" w:hAnsi="Verdana"/>
          <w:b/>
          <w:bCs/>
          <w:color w:val="000000"/>
        </w:rPr>
      </w:pPr>
      <w:r w:rsidRPr="0043235D">
        <w:rPr>
          <w:rFonts w:ascii="Verdana" w:hAnsi="Verdana"/>
          <w:bCs/>
          <w:color w:val="000000"/>
        </w:rPr>
        <w:t xml:space="preserve">The beneficiary is requesting to make a one-time payment after being disenrolled due to non-payment of premiums and is requesting reinstatement. </w:t>
      </w:r>
      <w:r w:rsidRPr="0043235D">
        <w:rPr>
          <w:rFonts w:ascii="Verdana" w:hAnsi="Verdana"/>
          <w:b/>
          <w:bCs/>
          <w:color w:val="000000"/>
        </w:rPr>
        <w:t xml:space="preserve">Note: </w:t>
      </w:r>
      <w:r w:rsidRPr="0043235D">
        <w:rPr>
          <w:rFonts w:ascii="Verdana" w:hAnsi="Verdana"/>
          <w:color w:val="000000"/>
        </w:rPr>
        <w:t>Does not apply to EGWP members.</w:t>
      </w:r>
    </w:p>
    <w:p w:rsidRPr="0043235D" w:rsidR="00603ACC" w:rsidP="00603ACC" w:rsidRDefault="00603ACC" w14:paraId="32D64D9C" w14:textId="77777777">
      <w:pPr>
        <w:spacing w:before="120" w:after="120"/>
        <w:ind w:left="720"/>
        <w:rPr>
          <w:rFonts w:ascii="Verdana" w:hAnsi="Verdana"/>
          <w:b/>
          <w:bCs/>
          <w:color w:val="000000"/>
        </w:rPr>
      </w:pPr>
    </w:p>
    <w:p w:rsidRPr="0043235D" w:rsidR="00603ACC" w:rsidP="00603ACC" w:rsidRDefault="00603ACC" w14:paraId="626C2460" w14:textId="77777777">
      <w:pPr>
        <w:spacing w:before="120" w:after="120"/>
        <w:rPr>
          <w:rFonts w:ascii="Verdana" w:hAnsi="Verdana"/>
          <w:color w:val="000000"/>
        </w:rPr>
      </w:pPr>
      <w:r w:rsidRPr="0043235D">
        <w:rPr>
          <w:rFonts w:ascii="Verdana" w:hAnsi="Verdana" w:cs="Arial"/>
          <w:noProof/>
          <w:color w:val="000000"/>
        </w:rPr>
        <w:drawing>
          <wp:inline distT="0" distB="0" distL="0" distR="0" wp14:anchorId="0FB101EC" wp14:editId="14A38631">
            <wp:extent cx="233680" cy="213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color w:val="000000"/>
        </w:rPr>
        <w:t xml:space="preserve">Beneficiaries with Payment Plans calling to make a payment do </w:t>
      </w:r>
      <w:r w:rsidRPr="0043235D">
        <w:rPr>
          <w:rFonts w:ascii="Verdana" w:hAnsi="Verdana"/>
          <w:b/>
          <w:color w:val="000000"/>
        </w:rPr>
        <w:t>NOT</w:t>
      </w:r>
      <w:r w:rsidRPr="0043235D">
        <w:rPr>
          <w:rFonts w:ascii="Verdana" w:hAnsi="Verdana"/>
          <w:color w:val="000000"/>
        </w:rPr>
        <w:t xml:space="preserve"> require a transfer</w:t>
      </w:r>
      <w:r w:rsidRPr="0043235D">
        <w:rPr>
          <w:rFonts w:ascii="Verdana" w:hAnsi="Verdana" w:cs="Verdana"/>
        </w:rPr>
        <w:t xml:space="preserve"> to the </w:t>
      </w:r>
      <w:r w:rsidRPr="0043235D">
        <w:rPr>
          <w:rFonts w:ascii="Verdana" w:hAnsi="Verdana" w:cs="Verdana"/>
          <w:b/>
        </w:rPr>
        <w:t>Premium Billing Specialized Care Team</w:t>
      </w:r>
      <w:r w:rsidRPr="0043235D">
        <w:rPr>
          <w:rFonts w:ascii="Verdana" w:hAnsi="Verdana"/>
          <w:color w:val="000000"/>
        </w:rPr>
        <w:t xml:space="preserve">. </w:t>
      </w:r>
    </w:p>
    <w:p w:rsidRPr="0043235D" w:rsidR="00603ACC" w:rsidP="00603ACC" w:rsidRDefault="00603ACC" w14:paraId="69BC5462" w14:textId="77777777">
      <w:pPr>
        <w:spacing w:before="120" w:after="120"/>
        <w:rPr>
          <w:rFonts w:ascii="Verdana" w:hAnsi="Verdana"/>
        </w:rPr>
      </w:pPr>
    </w:p>
    <w:p w:rsidRPr="0043235D" w:rsidR="00603ACC" w:rsidP="00603ACC" w:rsidRDefault="00603ACC" w14:paraId="78FE27D0" w14:textId="77777777">
      <w:pPr>
        <w:spacing w:before="120" w:after="120"/>
        <w:rPr>
          <w:rFonts w:ascii="Verdana" w:hAnsi="Verdana"/>
        </w:rPr>
      </w:pPr>
      <w:r w:rsidRPr="0043235D">
        <w:rPr>
          <w:rFonts w:ascii="Verdana" w:hAnsi="Verdana"/>
        </w:rPr>
        <w:t xml:space="preserve">If encountering any issues with connecting to the Premium Billing Specialized Team’s </w:t>
      </w:r>
      <w:r w:rsidRPr="0043235D">
        <w:rPr>
          <w:rFonts w:ascii="Verdana" w:hAnsi="Verdana"/>
          <w:b/>
        </w:rPr>
        <w:t>1-866-824-4055</w:t>
      </w:r>
      <w:r w:rsidRPr="0043235D">
        <w:rPr>
          <w:rFonts w:ascii="Verdana" w:hAnsi="Verdana"/>
        </w:rPr>
        <w:t xml:space="preserve"> phone number for appropriate warm transfer calls, consult with your Supervisor for further assistance; you may be instructed to contact IT to report any technical difficulties.</w:t>
      </w:r>
    </w:p>
    <w:p w:rsidRPr="0043235D" w:rsidR="00603ACC" w:rsidP="00603ACC" w:rsidRDefault="00603ACC" w14:paraId="494A4C33" w14:textId="77777777">
      <w:pPr>
        <w:pStyle w:val="ListParagraph"/>
        <w:numPr>
          <w:ilvl w:val="0"/>
          <w:numId w:val="20"/>
        </w:numPr>
        <w:spacing w:before="120" w:after="120"/>
        <w:contextualSpacing w:val="0"/>
        <w:rPr>
          <w:rFonts w:ascii="Verdana" w:hAnsi="Verdana"/>
          <w:color w:val="000000"/>
        </w:rPr>
      </w:pPr>
      <w:r w:rsidRPr="0043235D">
        <w:rPr>
          <w:rFonts w:ascii="Verdana" w:hAnsi="Verdana"/>
          <w:b/>
          <w:bCs/>
          <w:color w:val="000000"/>
        </w:rPr>
        <w:t xml:space="preserve">Supervisor Note: </w:t>
      </w:r>
      <w:r w:rsidRPr="0043235D">
        <w:rPr>
          <w:rFonts w:ascii="Verdana" w:hAnsi="Verdana"/>
          <w:color w:val="000000"/>
        </w:rPr>
        <w:t xml:space="preserve">If needed, submit an Escalated secure Email to </w:t>
      </w:r>
      <w:hyperlink w:tgtFrame="_blank" w:history="1" r:id="rId6">
        <w:r w:rsidRPr="0043235D">
          <w:rPr>
            <w:rStyle w:val="Hyperlink"/>
            <w:rFonts w:ascii="Verdana" w:hAnsi="Verdana" w:eastAsiaTheme="minorHAnsi"/>
          </w:rPr>
          <w:t>PBSpecializedCare@CVSHealth.com</w:t>
        </w:r>
      </w:hyperlink>
      <w:r w:rsidRPr="0043235D">
        <w:rPr>
          <w:rFonts w:ascii="Verdana" w:hAnsi="Verdana"/>
          <w:color w:val="000000"/>
        </w:rPr>
        <w:t>, including the beneficiary’s/member’s name, member ID, MBI, and a summary of the issue for research.</w:t>
      </w:r>
    </w:p>
    <w:p w:rsidRPr="0043235D" w:rsidR="00603ACC" w:rsidP="00603ACC" w:rsidRDefault="00603ACC" w14:paraId="425A2143" w14:textId="77777777">
      <w:pPr>
        <w:spacing w:before="120" w:after="120"/>
        <w:rPr>
          <w:rFonts w:ascii="Verdana" w:hAnsi="Verdana"/>
        </w:rPr>
      </w:pPr>
    </w:p>
    <w:p w:rsidRPr="0043235D" w:rsidR="00603ACC" w:rsidP="00603ACC" w:rsidRDefault="00603ACC" w14:paraId="16BACDED" w14:textId="77777777">
      <w:pPr>
        <w:spacing w:before="120" w:after="120"/>
        <w:rPr>
          <w:rFonts w:ascii="Verdana" w:hAnsi="Verdana"/>
          <w:bCs/>
          <w:color w:val="000000"/>
        </w:rPr>
      </w:pPr>
      <w:r w:rsidRPr="0043235D">
        <w:rPr>
          <w:rFonts w:ascii="Verdana" w:hAnsi="Verdana" w:cs="Arial"/>
          <w:noProof/>
          <w:color w:val="000000"/>
        </w:rPr>
        <w:drawing>
          <wp:inline distT="0" distB="0" distL="0" distR="0" wp14:anchorId="605FB5E7" wp14:editId="52D25049">
            <wp:extent cx="238125" cy="20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bCs/>
          <w:color w:val="000000"/>
        </w:rPr>
        <w:t>All MED D Care CCRs assist with</w:t>
      </w:r>
      <w:r w:rsidRPr="0043235D">
        <w:rPr>
          <w:rFonts w:ascii="Verdana" w:hAnsi="Verdana"/>
          <w:b/>
          <w:bCs/>
          <w:color w:val="000000"/>
        </w:rPr>
        <w:t xml:space="preserve"> </w:t>
      </w:r>
      <w:hyperlink w:history="1" w:anchor="_Processing_a_One-Time">
        <w:r w:rsidRPr="0043235D">
          <w:rPr>
            <w:rStyle w:val="Hyperlink"/>
            <w:rFonts w:ascii="Verdana" w:hAnsi="Verdana" w:eastAsiaTheme="minorHAnsi"/>
            <w:bCs/>
          </w:rPr>
          <w:t>Processing a One-Time E-Check Premium Payment</w:t>
        </w:r>
      </w:hyperlink>
      <w:r w:rsidRPr="0043235D">
        <w:rPr>
          <w:rFonts w:ascii="Verdana" w:hAnsi="Verdana"/>
          <w:bCs/>
          <w:color w:val="000000"/>
        </w:rPr>
        <w:t xml:space="preserve"> (refer to </w:t>
      </w:r>
      <w:r w:rsidRPr="0043235D">
        <w:rPr>
          <w:rFonts w:ascii="Verdana" w:hAnsi="Verdana"/>
          <w:b/>
          <w:bCs/>
          <w:color w:val="000000"/>
        </w:rPr>
        <w:t>Figure 1</w:t>
      </w:r>
      <w:r w:rsidRPr="0043235D">
        <w:rPr>
          <w:rFonts w:ascii="Verdana" w:hAnsi="Verdana"/>
          <w:bCs/>
          <w:color w:val="000000"/>
        </w:rPr>
        <w:t xml:space="preserve">), </w:t>
      </w:r>
      <w:r w:rsidRPr="0043235D">
        <w:rPr>
          <w:rFonts w:ascii="Verdana" w:hAnsi="Verdana"/>
          <w:b/>
          <w:bCs/>
          <w:color w:val="000000"/>
        </w:rPr>
        <w:t>UNLESS</w:t>
      </w:r>
      <w:r w:rsidRPr="0043235D">
        <w:rPr>
          <w:rFonts w:ascii="Verdana" w:hAnsi="Verdana"/>
          <w:bCs/>
          <w:color w:val="000000"/>
        </w:rPr>
        <w:t xml:space="preserve"> the </w:t>
      </w:r>
      <w:bookmarkStart w:name="OLE_LINK19" w:id="19"/>
      <w:r w:rsidRPr="0043235D">
        <w:rPr>
          <w:rFonts w:ascii="Verdana" w:hAnsi="Verdana"/>
          <w:b/>
          <w:color w:val="000000"/>
        </w:rPr>
        <w:t>Aetna Med D</w:t>
      </w:r>
      <w:r w:rsidRPr="0043235D">
        <w:rPr>
          <w:rFonts w:ascii="Verdana" w:hAnsi="Verdana"/>
          <w:bCs/>
          <w:color w:val="000000"/>
        </w:rPr>
        <w:t xml:space="preserve"> </w:t>
      </w:r>
      <w:bookmarkEnd w:id="19"/>
      <w:r w:rsidRPr="0043235D">
        <w:rPr>
          <w:rFonts w:ascii="Verdana" w:hAnsi="Verdana"/>
          <w:b/>
          <w:bCs/>
          <w:color w:val="000000"/>
        </w:rPr>
        <w:t>SilverScript</w:t>
      </w:r>
      <w:r w:rsidRPr="0043235D">
        <w:rPr>
          <w:rFonts w:ascii="Verdana" w:hAnsi="Verdana"/>
          <w:bCs/>
          <w:color w:val="000000"/>
        </w:rPr>
        <w:t xml:space="preserve"> (Non-EGWP) beneficiary’s premium balance </w:t>
      </w:r>
      <w:r w:rsidRPr="0043235D">
        <w:rPr>
          <w:rFonts w:ascii="Verdana" w:hAnsi="Verdana"/>
          <w:b/>
          <w:bCs/>
          <w:color w:val="000000"/>
        </w:rPr>
        <w:t>is Past Due by 1 or more</w:t>
      </w:r>
      <w:r w:rsidRPr="0043235D">
        <w:rPr>
          <w:rFonts w:ascii="Verdana" w:hAnsi="Verdana"/>
          <w:bCs/>
          <w:color w:val="000000"/>
        </w:rPr>
        <w:t xml:space="preserve"> month’s premium (and LEP if applicable) and </w:t>
      </w:r>
      <w:r w:rsidRPr="0043235D">
        <w:rPr>
          <w:rFonts w:ascii="Verdana" w:hAnsi="Verdana"/>
          <w:b/>
          <w:bCs/>
          <w:color w:val="000000"/>
        </w:rPr>
        <w:t>no</w:t>
      </w:r>
      <w:r w:rsidRPr="0043235D">
        <w:rPr>
          <w:rFonts w:ascii="Verdana" w:hAnsi="Verdana"/>
          <w:bCs/>
          <w:color w:val="000000"/>
        </w:rPr>
        <w:t xml:space="preserve"> Payment Plan is open. </w:t>
      </w:r>
      <w:r w:rsidRPr="0043235D">
        <w:rPr>
          <w:rFonts w:ascii="Verdana" w:hAnsi="Verdana"/>
          <w:b/>
          <w:bCs/>
          <w:color w:val="000000"/>
        </w:rPr>
        <w:t xml:space="preserve">Example: </w:t>
      </w:r>
      <w:r w:rsidRPr="0043235D">
        <w:rPr>
          <w:rFonts w:ascii="Verdana" w:hAnsi="Verdana"/>
          <w:bCs/>
          <w:color w:val="000000"/>
        </w:rPr>
        <w:t xml:space="preserve">Today is March 3rd and April premiums have billed. An account with February through April premiums due would need to be transferred. An account with only March and April premiums </w:t>
      </w:r>
      <w:proofErr w:type="gramStart"/>
      <w:r w:rsidRPr="0043235D">
        <w:rPr>
          <w:rFonts w:ascii="Verdana" w:hAnsi="Verdana"/>
          <w:bCs/>
          <w:color w:val="000000"/>
        </w:rPr>
        <w:t>due would</w:t>
      </w:r>
      <w:proofErr w:type="gramEnd"/>
      <w:r w:rsidRPr="0043235D">
        <w:rPr>
          <w:rFonts w:ascii="Verdana" w:hAnsi="Verdana"/>
          <w:bCs/>
          <w:color w:val="000000"/>
        </w:rPr>
        <w:t xml:space="preserve"> </w:t>
      </w:r>
      <w:r w:rsidRPr="0043235D">
        <w:rPr>
          <w:rFonts w:ascii="Verdana" w:hAnsi="Verdana"/>
          <w:b/>
          <w:bCs/>
          <w:color w:val="000000"/>
        </w:rPr>
        <w:t>NOT</w:t>
      </w:r>
      <w:r w:rsidRPr="0043235D">
        <w:rPr>
          <w:rFonts w:ascii="Verdana" w:hAnsi="Verdana"/>
          <w:bCs/>
          <w:color w:val="000000"/>
        </w:rPr>
        <w:t xml:space="preserve"> need to be transferred.</w:t>
      </w:r>
    </w:p>
    <w:p w:rsidRPr="0043235D" w:rsidR="00603ACC" w:rsidP="00603ACC" w:rsidRDefault="00603ACC" w14:paraId="177AB49F" w14:textId="77777777">
      <w:pPr>
        <w:spacing w:before="120" w:after="120"/>
        <w:jc w:val="center"/>
        <w:rPr>
          <w:rFonts w:ascii="Verdana" w:hAnsi="Verdana"/>
          <w:bCs/>
          <w:color w:val="000000"/>
        </w:rPr>
      </w:pPr>
    </w:p>
    <w:p w:rsidRPr="0043235D" w:rsidR="00603ACC" w:rsidP="00603ACC" w:rsidRDefault="00603ACC" w14:paraId="59700217" w14:textId="77777777">
      <w:pPr>
        <w:spacing w:before="120" w:after="120"/>
        <w:jc w:val="center"/>
        <w:rPr>
          <w:rFonts w:ascii="Verdana" w:hAnsi="Verdana"/>
          <w:noProof/>
        </w:rPr>
      </w:pPr>
      <w:r w:rsidRPr="00E264B1">
        <w:rPr>
          <w:rFonts w:ascii="Verdana" w:hAnsi="Verdana"/>
          <w:noProof/>
        </w:rPr>
        <w:drawing>
          <wp:inline distT="0" distB="0" distL="0" distR="0" wp14:anchorId="695ED38A" wp14:editId="75E638DC">
            <wp:extent cx="4657143" cy="4466667"/>
            <wp:effectExtent l="0" t="0" r="0" b="0"/>
            <wp:docPr id="6628527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52742" name="Picture 1" descr="A screenshot of a computer&#10;&#10;AI-generated content may be incorrect."/>
                    <pic:cNvPicPr/>
                  </pic:nvPicPr>
                  <pic:blipFill>
                    <a:blip r:embed="rId7"/>
                    <a:stretch>
                      <a:fillRect/>
                    </a:stretch>
                  </pic:blipFill>
                  <pic:spPr>
                    <a:xfrm>
                      <a:off x="0" y="0"/>
                      <a:ext cx="4657143" cy="4466667"/>
                    </a:xfrm>
                    <a:prstGeom prst="rect">
                      <a:avLst/>
                    </a:prstGeom>
                  </pic:spPr>
                </pic:pic>
              </a:graphicData>
            </a:graphic>
          </wp:inline>
        </w:drawing>
      </w:r>
    </w:p>
    <w:p w:rsidRPr="0043235D" w:rsidR="00603ACC" w:rsidP="00603ACC" w:rsidRDefault="00603ACC" w14:paraId="390D0D63" w14:textId="77777777">
      <w:pPr>
        <w:spacing w:before="120" w:after="120"/>
        <w:jc w:val="center"/>
        <w:rPr>
          <w:rFonts w:ascii="Verdana" w:hAnsi="Verdana"/>
          <w:b/>
          <w:bCs/>
          <w:color w:val="000000"/>
        </w:rPr>
      </w:pPr>
    </w:p>
    <w:p w:rsidRPr="0043235D" w:rsidR="00603ACC" w:rsidP="00603ACC" w:rsidRDefault="00603ACC" w14:paraId="44C7716C" w14:textId="77777777">
      <w:pPr>
        <w:numPr>
          <w:ilvl w:val="0"/>
          <w:numId w:val="20"/>
        </w:numPr>
        <w:spacing w:before="120" w:after="120"/>
        <w:rPr>
          <w:rFonts w:ascii="Verdana" w:hAnsi="Verdana"/>
          <w:color w:val="000000"/>
        </w:rPr>
      </w:pPr>
      <w:r w:rsidRPr="0043235D">
        <w:rPr>
          <w:rFonts w:ascii="Verdana" w:hAnsi="Verdana" w:cs="Arial"/>
          <w:bCs/>
        </w:rPr>
        <w:t xml:space="preserve">The payment button titles currently are </w:t>
      </w:r>
      <w:r w:rsidRPr="0043235D">
        <w:rPr>
          <w:rFonts w:ascii="Verdana" w:hAnsi="Verdana" w:cs="Arial"/>
          <w:b/>
          <w:bCs/>
        </w:rPr>
        <w:t>One-Time Payment</w:t>
      </w:r>
      <w:r w:rsidRPr="0043235D">
        <w:rPr>
          <w:rFonts w:ascii="Verdana" w:hAnsi="Verdana" w:cs="Arial"/>
          <w:bCs/>
        </w:rPr>
        <w:t xml:space="preserve"> &amp; </w:t>
      </w:r>
      <w:r w:rsidRPr="0043235D">
        <w:rPr>
          <w:rFonts w:ascii="Verdana" w:hAnsi="Verdana" w:cs="Arial"/>
          <w:b/>
          <w:bCs/>
        </w:rPr>
        <w:t>Automatic Payment</w:t>
      </w:r>
      <w:r w:rsidRPr="0043235D">
        <w:rPr>
          <w:rFonts w:ascii="Verdana" w:hAnsi="Verdana" w:cs="Arial"/>
          <w:bCs/>
        </w:rPr>
        <w:t>.</w:t>
      </w:r>
    </w:p>
    <w:p w:rsidRPr="0043235D" w:rsidR="00603ACC" w:rsidP="00603ACC" w:rsidRDefault="00603ACC" w14:paraId="325709A3" w14:textId="77777777">
      <w:pPr>
        <w:spacing w:before="120" w:after="120"/>
        <w:rPr>
          <w:rFonts w:ascii="Verdana" w:hAnsi="Verdana" w:cs="Arial"/>
          <w:color w:val="000000"/>
        </w:rPr>
      </w:pPr>
    </w:p>
    <w:p w:rsidRPr="0043235D" w:rsidR="00603ACC" w:rsidP="00603ACC" w:rsidRDefault="00603ACC" w14:paraId="50197E0B" w14:textId="77777777">
      <w:pPr>
        <w:spacing w:before="120" w:after="120"/>
        <w:rPr>
          <w:rFonts w:ascii="Verdana" w:hAnsi="Verdana"/>
          <w:color w:val="333333"/>
        </w:rPr>
      </w:pPr>
      <w:r w:rsidRPr="0043235D">
        <w:rPr>
          <w:rFonts w:ascii="Verdana" w:hAnsi="Verdana" w:cs="Arial"/>
          <w:noProof/>
          <w:color w:val="000000"/>
        </w:rPr>
        <w:drawing>
          <wp:inline distT="0" distB="0" distL="0" distR="0" wp14:anchorId="1C20470F" wp14:editId="1D52DD19">
            <wp:extent cx="238125" cy="20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rPr>
        <w:t xml:space="preserve">It is </w:t>
      </w:r>
      <w:r w:rsidRPr="0043235D">
        <w:rPr>
          <w:rFonts w:ascii="Verdana" w:hAnsi="Verdana"/>
          <w:b/>
        </w:rPr>
        <w:t>not</w:t>
      </w:r>
      <w:r w:rsidRPr="0043235D">
        <w:rPr>
          <w:rFonts w:ascii="Verdana" w:hAnsi="Verdana"/>
        </w:rPr>
        <w:t xml:space="preserve"> appropriate to list </w:t>
      </w:r>
      <w:r w:rsidRPr="0043235D">
        <w:rPr>
          <w:rFonts w:ascii="Verdana" w:hAnsi="Verdana"/>
          <w:b/>
        </w:rPr>
        <w:t>full</w:t>
      </w:r>
      <w:r w:rsidRPr="0043235D">
        <w:rPr>
          <w:rFonts w:ascii="Verdana" w:hAnsi="Verdana"/>
        </w:rPr>
        <w:t xml:space="preserve"> account and routing numbers in any Alert fields or Edit Comments fields. This includes but is not limited to: Support Task comments/notes, Mail Order Alerts, Electronic notepad (e.g., MS Word doc or Notepad file), &amp; Emails. Full account and routing numbers may </w:t>
      </w:r>
      <w:r w:rsidRPr="0043235D">
        <w:rPr>
          <w:rFonts w:ascii="Verdana" w:hAnsi="Verdana"/>
          <w:b/>
        </w:rPr>
        <w:t>only</w:t>
      </w:r>
      <w:r w:rsidRPr="0043235D">
        <w:rPr>
          <w:rFonts w:ascii="Verdana" w:hAnsi="Verdana"/>
        </w:rPr>
        <w:t xml:space="preserve"> be entered in system-specified account and routing number fields. All Alert fields and call recordings are periodically checked for compliance. Users who fail to abide by policy may be subject to disciplinary action.</w:t>
      </w:r>
    </w:p>
    <w:p w:rsidRPr="0043235D" w:rsidR="00603ACC" w:rsidP="00603ACC" w:rsidRDefault="00603ACC" w14:paraId="7D053EF0" w14:textId="77777777">
      <w:pPr>
        <w:spacing w:before="120" w:after="120"/>
        <w:rPr>
          <w:rFonts w:ascii="Verdana" w:hAnsi="Verdana" w:cs="Arial"/>
          <w:color w:val="000000"/>
        </w:rPr>
      </w:pPr>
    </w:p>
    <w:p w:rsidRPr="0043235D" w:rsidR="00603ACC" w:rsidP="00603ACC" w:rsidRDefault="00603ACC" w14:paraId="4D4C8050" w14:textId="77777777">
      <w:pPr>
        <w:spacing w:before="120" w:after="120"/>
        <w:rPr>
          <w:rFonts w:ascii="Verdana" w:hAnsi="Verdana"/>
        </w:rPr>
      </w:pPr>
      <w:r w:rsidRPr="0043235D">
        <w:rPr>
          <w:rFonts w:ascii="Verdana" w:hAnsi="Verdana" w:cs="Arial"/>
          <w:noProof/>
          <w:color w:val="000000"/>
        </w:rPr>
        <w:drawing>
          <wp:inline distT="0" distB="0" distL="0" distR="0" wp14:anchorId="0EF8C8F9" wp14:editId="7942B778">
            <wp:extent cx="238125" cy="20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b/>
          <w:bCs/>
        </w:rPr>
        <w:t xml:space="preserve">Premium Billing Specialized Team ONLY. </w:t>
      </w:r>
      <w:r w:rsidRPr="0043235D">
        <w:rPr>
          <w:rFonts w:ascii="Verdana" w:hAnsi="Verdana"/>
        </w:rPr>
        <w:t xml:space="preserve">All Escalation Calls </w:t>
      </w:r>
      <w:r w:rsidRPr="0043235D">
        <w:rPr>
          <w:rFonts w:ascii="Verdana" w:hAnsi="Verdana"/>
          <w:b/>
        </w:rPr>
        <w:t>must</w:t>
      </w:r>
      <w:r w:rsidRPr="0043235D">
        <w:rPr>
          <w:rFonts w:ascii="Verdana" w:hAnsi="Verdana"/>
        </w:rPr>
        <w:t xml:space="preserve"> be escalated to a supervisor. Do</w:t>
      </w:r>
      <w:r w:rsidRPr="0043235D">
        <w:rPr>
          <w:rFonts w:ascii="Verdana" w:hAnsi="Verdana"/>
          <w:b/>
        </w:rPr>
        <w:t xml:space="preserve"> not</w:t>
      </w:r>
      <w:r w:rsidRPr="0043235D">
        <w:rPr>
          <w:rFonts w:ascii="Verdana" w:hAnsi="Verdana"/>
        </w:rPr>
        <w:t xml:space="preserve"> transfer to the Senior Team.</w:t>
      </w:r>
    </w:p>
    <w:bookmarkStart w:name="_Hlk166857684" w:id="20"/>
    <w:p w:rsidRPr="0043235D" w:rsidR="00603ACC" w:rsidP="00603ACC" w:rsidRDefault="00603ACC" w14:paraId="0AE3521C" w14:textId="77777777">
      <w:pPr>
        <w:jc w:val="right"/>
        <w:rPr>
          <w:rFonts w:ascii="Verdana" w:hAnsi="Verdana"/>
          <w:color w:val="000000"/>
        </w:rPr>
      </w:pPr>
      <w:r w:rsidRPr="0043235D">
        <w:rPr>
          <w:rFonts w:ascii="Verdana" w:hAnsi="Verdana"/>
          <w:color w:val="000000"/>
        </w:rPr>
        <w:fldChar w:fldCharType="begin"/>
      </w:r>
      <w:r w:rsidRPr="0043235D">
        <w:rPr>
          <w:rFonts w:ascii="Verdana" w:hAnsi="Verdana"/>
          <w:color w:val="000000"/>
        </w:rPr>
        <w:instrText>HYPERLINK  \l "_top"</w:instrText>
      </w:r>
      <w:r w:rsidRPr="0043235D">
        <w:rPr>
          <w:rFonts w:ascii="Verdana" w:hAnsi="Verdana"/>
          <w:color w:val="000000"/>
        </w:rPr>
      </w:r>
      <w:r w:rsidRPr="0043235D">
        <w:rPr>
          <w:rFonts w:ascii="Verdana" w:hAnsi="Verdana"/>
          <w:color w:val="000000"/>
        </w:rPr>
        <w:fldChar w:fldCharType="separate"/>
      </w:r>
      <w:r w:rsidRPr="0043235D">
        <w:rPr>
          <w:rStyle w:val="Hyperlink"/>
          <w:rFonts w:ascii="Verdana" w:hAnsi="Verdana" w:eastAsiaTheme="minorHAnsi"/>
        </w:rPr>
        <w:t>Top of the Document</w:t>
      </w:r>
      <w:r w:rsidRPr="0043235D">
        <w:rPr>
          <w:rFonts w:ascii="Verdana" w:hAnsi="Verdana"/>
          <w:color w:val="000000"/>
        </w:rPr>
        <w:fldChar w:fldCharType="end"/>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72" w:type="dxa"/>
          <w:right w:w="115" w:type="dxa"/>
        </w:tblCellMar>
        <w:tblLook w:val="01E0" w:firstRow="1" w:lastRow="1" w:firstColumn="1" w:lastColumn="1" w:noHBand="0" w:noVBand="0"/>
      </w:tblPr>
      <w:tblGrid>
        <w:gridCol w:w="12950"/>
      </w:tblGrid>
      <w:tr w:rsidRPr="0043235D" w:rsidR="00603ACC" w:rsidTr="00965C56" w14:paraId="013ADA3F" w14:textId="77777777">
        <w:tc>
          <w:tcPr>
            <w:tcW w:w="5000" w:type="pct"/>
            <w:shd w:val="clear" w:color="auto" w:fill="C0C0C0"/>
          </w:tcPr>
          <w:p w:rsidRPr="00967BA9" w:rsidR="00603ACC" w:rsidP="00965C56" w:rsidRDefault="00603ACC" w14:paraId="4DD1B5DE" w14:textId="77777777">
            <w:pPr>
              <w:pStyle w:val="Heading2"/>
              <w:spacing w:before="120" w:after="120"/>
              <w:rPr>
                <w:rFonts w:ascii="Verdana" w:hAnsi="Verdana"/>
                <w:i w:val="0"/>
                <w:iCs w:val="0"/>
              </w:rPr>
            </w:pPr>
            <w:bookmarkStart w:name="_E-Learning_Questions_/" w:id="21"/>
            <w:bookmarkStart w:name="_Subheader" w:id="22"/>
            <w:bookmarkStart w:name="_Accessing_the_Premium" w:id="23"/>
            <w:bookmarkStart w:name="_Accessing_the_Instamed" w:id="24"/>
            <w:bookmarkStart w:name="_Toc442967582" w:id="25"/>
            <w:bookmarkStart w:name="_Toc199918246" w:id="26"/>
            <w:bookmarkEnd w:id="20"/>
            <w:bookmarkEnd w:id="21"/>
            <w:bookmarkEnd w:id="22"/>
            <w:bookmarkEnd w:id="23"/>
            <w:bookmarkEnd w:id="24"/>
            <w:r w:rsidRPr="00967BA9">
              <w:rPr>
                <w:rFonts w:ascii="Verdana" w:hAnsi="Verdana"/>
                <w:i w:val="0"/>
                <w:iCs w:val="0"/>
              </w:rPr>
              <w:t xml:space="preserve">Accessing the Premium Payments Single-Sign-On (SSO) System from </w:t>
            </w:r>
            <w:bookmarkEnd w:id="25"/>
            <w:r w:rsidRPr="00967BA9">
              <w:rPr>
                <w:rFonts w:ascii="Verdana" w:hAnsi="Verdana"/>
                <w:i w:val="0"/>
                <w:iCs w:val="0"/>
              </w:rPr>
              <w:t>Compass</w:t>
            </w:r>
            <w:bookmarkEnd w:id="26"/>
          </w:p>
        </w:tc>
      </w:tr>
    </w:tbl>
    <w:p w:rsidRPr="0043235D" w:rsidR="00603ACC" w:rsidP="00603ACC" w:rsidRDefault="00603ACC" w14:paraId="49D35922" w14:textId="77777777">
      <w:pPr>
        <w:spacing w:before="120" w:after="120"/>
        <w:textAlignment w:val="top"/>
        <w:rPr>
          <w:rFonts w:ascii="Verdana" w:hAnsi="Verdana" w:cs="Arial"/>
          <w:bCs/>
          <w:color w:val="333333"/>
        </w:rPr>
      </w:pPr>
    </w:p>
    <w:p w:rsidRPr="0043235D" w:rsidR="00603ACC" w:rsidP="00603ACC" w:rsidRDefault="00603ACC" w14:paraId="4C0F5AAC" w14:textId="77777777">
      <w:pPr>
        <w:autoSpaceDE w:val="0"/>
        <w:autoSpaceDN w:val="0"/>
        <w:adjustRightInd w:val="0"/>
        <w:spacing w:before="120" w:after="120"/>
        <w:rPr>
          <w:rFonts w:ascii="Verdana" w:hAnsi="Verdana" w:cs="Arial"/>
        </w:rPr>
      </w:pPr>
      <w:r w:rsidRPr="0043235D">
        <w:rPr>
          <w:rFonts w:ascii="Verdana" w:hAnsi="Verdana" w:cs="Arial"/>
        </w:rPr>
        <w:t>Perform the following steps to access the Premium Payments Single-Sign-On (SSO) system:</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824"/>
        <w:gridCol w:w="2623"/>
        <w:gridCol w:w="9503"/>
      </w:tblGrid>
      <w:tr w:rsidRPr="0043235D" w:rsidR="00603ACC" w:rsidTr="00965C56" w14:paraId="7D11A58B" w14:textId="77777777">
        <w:trPr>
          <w:trHeight w:val="278"/>
        </w:trPr>
        <w:tc>
          <w:tcPr>
            <w:tcW w:w="292" w:type="pct"/>
            <w:shd w:val="clear" w:color="auto" w:fill="D9D9D9" w:themeFill="background1" w:themeFillShade="D9"/>
          </w:tcPr>
          <w:p w:rsidRPr="0043235D" w:rsidR="00603ACC" w:rsidP="00965C56" w:rsidRDefault="00603ACC" w14:paraId="04165E51" w14:textId="77777777">
            <w:pPr>
              <w:autoSpaceDE w:val="0"/>
              <w:autoSpaceDN w:val="0"/>
              <w:adjustRightInd w:val="0"/>
              <w:spacing w:before="120" w:after="120"/>
              <w:jc w:val="center"/>
              <w:rPr>
                <w:rFonts w:ascii="Verdana" w:hAnsi="Verdana" w:cs="Arial"/>
                <w:b/>
              </w:rPr>
            </w:pPr>
            <w:r w:rsidRPr="0043235D">
              <w:rPr>
                <w:rFonts w:ascii="Verdana" w:hAnsi="Verdana" w:cs="Arial"/>
                <w:b/>
              </w:rPr>
              <w:t xml:space="preserve">Step </w:t>
            </w:r>
          </w:p>
        </w:tc>
        <w:tc>
          <w:tcPr>
            <w:tcW w:w="4708" w:type="pct"/>
            <w:gridSpan w:val="2"/>
            <w:shd w:val="clear" w:color="auto" w:fill="D9D9D9" w:themeFill="background1" w:themeFillShade="D9"/>
          </w:tcPr>
          <w:p w:rsidRPr="0043235D" w:rsidR="00603ACC" w:rsidP="00965C56" w:rsidRDefault="00603ACC" w14:paraId="692CF721" w14:textId="77777777">
            <w:pPr>
              <w:autoSpaceDE w:val="0"/>
              <w:autoSpaceDN w:val="0"/>
              <w:adjustRightInd w:val="0"/>
              <w:spacing w:before="120" w:after="120"/>
              <w:jc w:val="center"/>
              <w:rPr>
                <w:rFonts w:ascii="Verdana" w:hAnsi="Verdana" w:cs="Arial"/>
                <w:b/>
              </w:rPr>
            </w:pPr>
            <w:r w:rsidRPr="0043235D">
              <w:rPr>
                <w:rFonts w:ascii="Verdana" w:hAnsi="Verdana" w:cs="Arial"/>
                <w:b/>
              </w:rPr>
              <w:t>Action</w:t>
            </w:r>
          </w:p>
        </w:tc>
      </w:tr>
      <w:tr w:rsidRPr="0043235D" w:rsidR="00603ACC" w:rsidTr="00965C56" w14:paraId="05EFED73" w14:textId="77777777">
        <w:tc>
          <w:tcPr>
            <w:tcW w:w="292" w:type="pct"/>
          </w:tcPr>
          <w:p w:rsidRPr="0043235D" w:rsidR="00603ACC" w:rsidP="00965C56" w:rsidRDefault="00603ACC" w14:paraId="2908CFAA" w14:textId="77777777">
            <w:pPr>
              <w:autoSpaceDE w:val="0"/>
              <w:autoSpaceDN w:val="0"/>
              <w:adjustRightInd w:val="0"/>
              <w:spacing w:before="120" w:after="120"/>
              <w:ind w:right="35"/>
              <w:jc w:val="center"/>
              <w:rPr>
                <w:rFonts w:ascii="Verdana" w:hAnsi="Verdana" w:cs="Arial"/>
                <w:b/>
              </w:rPr>
            </w:pPr>
            <w:r w:rsidRPr="0043235D">
              <w:rPr>
                <w:rFonts w:ascii="Verdana" w:hAnsi="Verdana" w:cs="Arial"/>
                <w:b/>
              </w:rPr>
              <w:t>1</w:t>
            </w:r>
          </w:p>
        </w:tc>
        <w:tc>
          <w:tcPr>
            <w:tcW w:w="4708" w:type="pct"/>
            <w:gridSpan w:val="2"/>
          </w:tcPr>
          <w:p w:rsidRPr="0043235D" w:rsidR="00603ACC" w:rsidP="00965C56" w:rsidRDefault="00603ACC" w14:paraId="52138480" w14:textId="77777777">
            <w:pPr>
              <w:spacing w:before="120" w:after="120"/>
              <w:rPr>
                <w:rFonts w:ascii="Verdana" w:hAnsi="Verdana"/>
              </w:rPr>
            </w:pPr>
            <w:r w:rsidRPr="0043235D">
              <w:rPr>
                <w:rFonts w:ascii="Verdana" w:hAnsi="Verdana"/>
              </w:rPr>
              <w:t xml:space="preserve">From </w:t>
            </w:r>
            <w:r w:rsidRPr="0043235D">
              <w:rPr>
                <w:rFonts w:ascii="Verdana" w:hAnsi="Verdana"/>
                <w:b/>
                <w:bCs/>
                <w:color w:val="000000"/>
              </w:rPr>
              <w:t>Member Snapshot Landing Page</w:t>
            </w:r>
            <w:r w:rsidRPr="0043235D">
              <w:rPr>
                <w:rFonts w:ascii="Verdana" w:hAnsi="Verdana"/>
                <w:b/>
              </w:rPr>
              <w:t xml:space="preserve"> </w:t>
            </w:r>
            <w:r w:rsidRPr="0043235D">
              <w:rPr>
                <w:rFonts w:ascii="Verdana" w:hAnsi="Verdana"/>
                <w:bCs/>
              </w:rPr>
              <w:t>in Compass</w:t>
            </w:r>
            <w:r w:rsidRPr="0043235D">
              <w:rPr>
                <w:rFonts w:ascii="Verdana" w:hAnsi="Verdana"/>
              </w:rPr>
              <w:t xml:space="preserve">, click the </w:t>
            </w:r>
            <w:r w:rsidRPr="0043235D">
              <w:rPr>
                <w:rFonts w:ascii="Verdana" w:hAnsi="Verdana"/>
                <w:b/>
              </w:rPr>
              <w:t xml:space="preserve">Medicare D </w:t>
            </w:r>
            <w:r w:rsidRPr="0043235D">
              <w:rPr>
                <w:rFonts w:ascii="Verdana" w:hAnsi="Verdana"/>
              </w:rPr>
              <w:t>tab.</w:t>
            </w:r>
          </w:p>
          <w:p w:rsidRPr="0043235D" w:rsidR="00603ACC" w:rsidP="00965C56" w:rsidRDefault="00603ACC" w14:paraId="51CEF0E0" w14:textId="77777777">
            <w:pPr>
              <w:pStyle w:val="ListParagraph"/>
              <w:numPr>
                <w:ilvl w:val="0"/>
                <w:numId w:val="20"/>
              </w:numPr>
              <w:autoSpaceDE w:val="0"/>
              <w:autoSpaceDN w:val="0"/>
              <w:adjustRightInd w:val="0"/>
              <w:spacing w:before="120" w:after="120"/>
              <w:contextualSpacing w:val="0"/>
              <w:rPr>
                <w:rFonts w:ascii="Verdana" w:hAnsi="Verdana"/>
              </w:rPr>
            </w:pPr>
            <w:r w:rsidRPr="0043235D">
              <w:rPr>
                <w:rFonts w:ascii="Verdana" w:hAnsi="Verdana"/>
              </w:rPr>
              <w:t xml:space="preserve">Click the </w:t>
            </w:r>
            <w:r w:rsidRPr="0043235D">
              <w:rPr>
                <w:rFonts w:ascii="Verdana" w:hAnsi="Verdana"/>
                <w:b/>
              </w:rPr>
              <w:t>Premium Billing</w:t>
            </w:r>
            <w:r w:rsidRPr="0043235D">
              <w:rPr>
                <w:rFonts w:ascii="Verdana" w:hAnsi="Verdana"/>
              </w:rPr>
              <w:t xml:space="preserve"> tab. (Click the chevron arrow to expand/collapse each section).</w:t>
            </w:r>
          </w:p>
          <w:p w:rsidRPr="0043235D" w:rsidR="00603ACC" w:rsidP="00965C56" w:rsidRDefault="00603ACC" w14:paraId="0AFB9B11" w14:textId="77777777">
            <w:pPr>
              <w:pStyle w:val="ListParagraph"/>
              <w:numPr>
                <w:ilvl w:val="0"/>
                <w:numId w:val="20"/>
              </w:numPr>
              <w:spacing w:before="120" w:after="120"/>
              <w:contextualSpacing w:val="0"/>
              <w:rPr>
                <w:rFonts w:ascii="Verdana" w:hAnsi="Verdana"/>
                <w:sz w:val="22"/>
                <w:szCs w:val="22"/>
              </w:rPr>
            </w:pPr>
            <w:r w:rsidRPr="0043235D">
              <w:rPr>
                <w:rFonts w:ascii="Verdana" w:hAnsi="Verdana"/>
              </w:rPr>
              <w:t xml:space="preserve">Set the </w:t>
            </w:r>
            <w:r w:rsidRPr="0043235D">
              <w:rPr>
                <w:rFonts w:ascii="Verdana" w:hAnsi="Verdana"/>
                <w:b/>
              </w:rPr>
              <w:t xml:space="preserve">Date Range </w:t>
            </w:r>
            <w:r w:rsidRPr="0043235D">
              <w:rPr>
                <w:rFonts w:ascii="Verdana" w:hAnsi="Verdana"/>
                <w:bCs/>
              </w:rPr>
              <w:t xml:space="preserve">and click </w:t>
            </w:r>
            <w:r w:rsidRPr="0043235D">
              <w:rPr>
                <w:rFonts w:ascii="Verdana" w:hAnsi="Verdana"/>
                <w:b/>
              </w:rPr>
              <w:t>Search</w:t>
            </w:r>
            <w:r w:rsidRPr="0043235D">
              <w:rPr>
                <w:rFonts w:ascii="Verdana" w:hAnsi="Verdana"/>
                <w:bCs/>
              </w:rPr>
              <w:t xml:space="preserve">: </w:t>
            </w:r>
            <w:r w:rsidRPr="0043235D">
              <w:rPr>
                <w:rFonts w:ascii="Verdana" w:hAnsi="Verdana"/>
              </w:rPr>
              <w:t xml:space="preserve">To ensure the </w:t>
            </w:r>
            <w:r w:rsidRPr="0043235D">
              <w:rPr>
                <w:rFonts w:ascii="Verdana" w:hAnsi="Verdana"/>
                <w:b/>
              </w:rPr>
              <w:t xml:space="preserve">Billing Cycle &amp; Payment Method </w:t>
            </w:r>
            <w:r w:rsidRPr="0043235D">
              <w:rPr>
                <w:rFonts w:ascii="Verdana" w:hAnsi="Verdana"/>
                <w:bCs/>
              </w:rPr>
              <w:t>section</w:t>
            </w:r>
            <w:r w:rsidRPr="0043235D">
              <w:rPr>
                <w:rFonts w:ascii="Verdana" w:hAnsi="Verdana"/>
                <w:b/>
              </w:rPr>
              <w:t xml:space="preserve"> </w:t>
            </w:r>
            <w:r w:rsidRPr="0043235D">
              <w:rPr>
                <w:rFonts w:ascii="Verdana" w:hAnsi="Verdana"/>
              </w:rPr>
              <w:t xml:space="preserve">displays correctly, change the </w:t>
            </w:r>
            <w:r w:rsidRPr="0043235D">
              <w:rPr>
                <w:rFonts w:ascii="Verdana" w:hAnsi="Verdana"/>
                <w:b/>
                <w:bCs/>
              </w:rPr>
              <w:t>End Date</w:t>
            </w:r>
            <w:r w:rsidRPr="0043235D">
              <w:rPr>
                <w:rFonts w:ascii="Verdana" w:hAnsi="Verdana"/>
              </w:rPr>
              <w:t xml:space="preserve"> field to the end of the next year (</w:t>
            </w:r>
            <w:r w:rsidRPr="0043235D">
              <w:rPr>
                <w:rFonts w:ascii="Verdana" w:hAnsi="Verdana"/>
                <w:b/>
                <w:bCs/>
              </w:rPr>
              <w:t xml:space="preserve">Example: </w:t>
            </w:r>
            <w:r w:rsidRPr="0043235D">
              <w:rPr>
                <w:rFonts w:ascii="Verdana" w:hAnsi="Verdana"/>
                <w:b/>
              </w:rPr>
              <w:t>12/31/2026</w:t>
            </w:r>
            <w:r w:rsidRPr="0043235D">
              <w:rPr>
                <w:rFonts w:ascii="Verdana" w:hAnsi="Verdana"/>
              </w:rPr>
              <w:t xml:space="preserve">). </w:t>
            </w:r>
          </w:p>
          <w:p w:rsidRPr="0043235D" w:rsidR="00603ACC" w:rsidP="00965C56" w:rsidRDefault="00603ACC" w14:paraId="71789EE9" w14:textId="77777777">
            <w:pPr>
              <w:autoSpaceDE w:val="0"/>
              <w:autoSpaceDN w:val="0"/>
              <w:adjustRightInd w:val="0"/>
              <w:spacing w:before="120" w:after="120"/>
              <w:rPr>
                <w:rFonts w:ascii="Verdana" w:hAnsi="Verdana"/>
              </w:rPr>
            </w:pPr>
          </w:p>
          <w:p w:rsidRPr="0043235D" w:rsidR="00603ACC" w:rsidP="00965C56" w:rsidRDefault="00603ACC" w14:paraId="3B753247" w14:textId="77777777">
            <w:pPr>
              <w:pStyle w:val="NormalWeb"/>
              <w:spacing w:before="120" w:beforeAutospacing="0" w:after="120" w:afterAutospacing="0"/>
              <w:rPr>
                <w:rFonts w:ascii="Verdana" w:hAnsi="Verdana"/>
              </w:rPr>
            </w:pPr>
            <w:r w:rsidRPr="0043235D">
              <w:rPr>
                <w:rFonts w:ascii="Verdana" w:hAnsi="Verdana"/>
                <w:b/>
                <w:bCs/>
              </w:rPr>
              <w:t xml:space="preserve">Note: </w:t>
            </w:r>
            <w:r w:rsidRPr="0043235D">
              <w:rPr>
                <w:rFonts w:ascii="Verdana" w:hAnsi="Verdana"/>
              </w:rPr>
              <w:t>Message will display </w:t>
            </w:r>
            <w:r w:rsidRPr="0043235D">
              <w:rPr>
                <w:rFonts w:ascii="Verdana" w:hAnsi="Verdana"/>
                <w:b/>
                <w:bCs/>
              </w:rPr>
              <w:t>only</w:t>
            </w:r>
            <w:r w:rsidRPr="0043235D">
              <w:rPr>
                <w:rFonts w:ascii="Verdana" w:hAnsi="Verdana"/>
              </w:rPr>
              <w:t xml:space="preserve"> when there is more data to provide than what is showing per user search criteria. “There are more Billing Cycle &amp; Payment Method' data available, please refine your search criteria”.</w:t>
            </w:r>
          </w:p>
          <w:p w:rsidRPr="0043235D" w:rsidR="00603ACC" w:rsidP="00965C56" w:rsidRDefault="00603ACC" w14:paraId="1A169B59" w14:textId="77777777">
            <w:pPr>
              <w:autoSpaceDE w:val="0"/>
              <w:autoSpaceDN w:val="0"/>
              <w:adjustRightInd w:val="0"/>
              <w:spacing w:before="120" w:after="120"/>
              <w:rPr>
                <w:rFonts w:ascii="Verdana" w:hAnsi="Verdana"/>
                <w:noProof/>
              </w:rPr>
            </w:pPr>
            <w:r w:rsidRPr="0043235D">
              <w:rPr>
                <w:rFonts w:ascii="Verdana" w:hAnsi="Verdana" w:cs="Arial"/>
                <w:noProof/>
                <w:color w:val="000000"/>
              </w:rPr>
              <w:drawing>
                <wp:inline distT="0" distB="0" distL="0" distR="0" wp14:anchorId="0F856D95" wp14:editId="0CC9B1B1">
                  <wp:extent cx="238125"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rPr>
              <w:t>For beneficiaries</w:t>
            </w:r>
            <w:r w:rsidRPr="0043235D">
              <w:rPr>
                <w:rFonts w:ascii="Verdana" w:hAnsi="Verdana"/>
                <w:b/>
              </w:rPr>
              <w:t xml:space="preserve"> already </w:t>
            </w:r>
            <w:r w:rsidRPr="0043235D">
              <w:rPr>
                <w:rFonts w:ascii="Verdana" w:hAnsi="Verdana"/>
              </w:rPr>
              <w:t xml:space="preserve">enrolled in an Auto Pay payment method of </w:t>
            </w:r>
            <w:r w:rsidRPr="0043235D">
              <w:rPr>
                <w:rFonts w:ascii="Verdana" w:hAnsi="Verdana"/>
                <w:b/>
              </w:rPr>
              <w:t>EFT</w:t>
            </w:r>
            <w:r w:rsidRPr="0043235D">
              <w:rPr>
                <w:rFonts w:ascii="Verdana" w:hAnsi="Verdana"/>
              </w:rPr>
              <w:t xml:space="preserve"> or </w:t>
            </w:r>
            <w:r w:rsidRPr="0043235D">
              <w:rPr>
                <w:rFonts w:ascii="Verdana" w:hAnsi="Verdana"/>
                <w:b/>
              </w:rPr>
              <w:t>RCD</w:t>
            </w:r>
            <w:r w:rsidRPr="0043235D">
              <w:rPr>
                <w:rFonts w:ascii="Verdana" w:hAnsi="Verdana"/>
              </w:rPr>
              <w:t xml:space="preserve"> for the </w:t>
            </w:r>
            <w:r w:rsidRPr="0043235D">
              <w:rPr>
                <w:rFonts w:ascii="Verdana" w:hAnsi="Verdana"/>
                <w:b/>
              </w:rPr>
              <w:t>current month</w:t>
            </w:r>
            <w:r w:rsidRPr="0043235D">
              <w:rPr>
                <w:rFonts w:ascii="Verdana" w:hAnsi="Verdana"/>
              </w:rPr>
              <w:t>, a red warning message will display</w:t>
            </w:r>
            <w:r w:rsidRPr="0043235D">
              <w:rPr>
                <w:rFonts w:ascii="Verdana" w:hAnsi="Verdana" w:cs="Arial"/>
                <w:color w:val="000000"/>
              </w:rPr>
              <w:t>, identifying the beneficiary is currently enrolled in automatic monthly payments.</w:t>
            </w:r>
          </w:p>
          <w:p w:rsidRPr="0043235D" w:rsidR="00603ACC" w:rsidP="00965C56" w:rsidRDefault="00603ACC" w14:paraId="705258BB" w14:textId="77777777">
            <w:pPr>
              <w:autoSpaceDE w:val="0"/>
              <w:autoSpaceDN w:val="0"/>
              <w:adjustRightInd w:val="0"/>
              <w:spacing w:before="120" w:after="120"/>
              <w:jc w:val="center"/>
              <w:rPr>
                <w:rFonts w:ascii="Verdana" w:hAnsi="Verdana"/>
                <w:noProof/>
              </w:rPr>
            </w:pPr>
          </w:p>
          <w:p w:rsidRPr="0043235D" w:rsidR="00603ACC" w:rsidP="00965C56" w:rsidRDefault="00603ACC" w14:paraId="2222EF01" w14:textId="77777777">
            <w:pPr>
              <w:autoSpaceDE w:val="0"/>
              <w:autoSpaceDN w:val="0"/>
              <w:adjustRightInd w:val="0"/>
              <w:spacing w:before="120" w:after="120"/>
              <w:jc w:val="center"/>
              <w:rPr>
                <w:rFonts w:ascii="Verdana" w:hAnsi="Verdana"/>
                <w:noProof/>
              </w:rPr>
            </w:pPr>
            <w:r w:rsidRPr="00E264B1">
              <w:rPr>
                <w:rFonts w:ascii="Verdana" w:hAnsi="Verdana"/>
                <w:noProof/>
              </w:rPr>
              <w:drawing>
                <wp:inline distT="0" distB="0" distL="0" distR="0" wp14:anchorId="30B28E7F" wp14:editId="3B6A45D6">
                  <wp:extent cx="5352381" cy="6180952"/>
                  <wp:effectExtent l="0" t="0" r="1270" b="0"/>
                  <wp:docPr id="14420666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66694" name="Picture 1" descr="A screenshot of a computer&#10;&#10;AI-generated content may be incorrect."/>
                          <pic:cNvPicPr/>
                        </pic:nvPicPr>
                        <pic:blipFill>
                          <a:blip r:embed="rId8"/>
                          <a:stretch>
                            <a:fillRect/>
                          </a:stretch>
                        </pic:blipFill>
                        <pic:spPr>
                          <a:xfrm>
                            <a:off x="0" y="0"/>
                            <a:ext cx="5352381" cy="6180952"/>
                          </a:xfrm>
                          <a:prstGeom prst="rect">
                            <a:avLst/>
                          </a:prstGeom>
                        </pic:spPr>
                      </pic:pic>
                    </a:graphicData>
                  </a:graphic>
                </wp:inline>
              </w:drawing>
            </w:r>
          </w:p>
          <w:p w:rsidRPr="0043235D" w:rsidR="00603ACC" w:rsidP="00965C56" w:rsidRDefault="00603ACC" w14:paraId="3137B096" w14:textId="77777777">
            <w:pPr>
              <w:autoSpaceDE w:val="0"/>
              <w:autoSpaceDN w:val="0"/>
              <w:adjustRightInd w:val="0"/>
              <w:spacing w:before="120" w:after="120"/>
              <w:jc w:val="center"/>
              <w:rPr>
                <w:rFonts w:ascii="Verdana" w:hAnsi="Verdana"/>
                <w:noProof/>
              </w:rPr>
            </w:pPr>
          </w:p>
          <w:p w:rsidRPr="0043235D" w:rsidR="00603ACC" w:rsidP="00965C56" w:rsidRDefault="00603ACC" w14:paraId="407E3F50" w14:textId="77777777">
            <w:pPr>
              <w:autoSpaceDE w:val="0"/>
              <w:autoSpaceDN w:val="0"/>
              <w:adjustRightInd w:val="0"/>
              <w:spacing w:before="120" w:after="120"/>
              <w:rPr>
                <w:rFonts w:ascii="Verdana" w:hAnsi="Verdana"/>
                <w:noProof/>
              </w:rPr>
            </w:pPr>
            <w:bookmarkStart w:name="OLE_LINK35" w:id="27"/>
            <w:r w:rsidRPr="0043235D">
              <w:rPr>
                <w:rFonts w:ascii="Verdana" w:hAnsi="Verdana" w:cs="Arial"/>
                <w:noProof/>
                <w:color w:val="000000"/>
              </w:rPr>
              <w:drawing>
                <wp:inline distT="0" distB="0" distL="0" distR="0" wp14:anchorId="2F4EE4DC" wp14:editId="00AE9A60">
                  <wp:extent cx="238125" cy="209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noProof/>
              </w:rPr>
              <w:t xml:space="preserve">When a beneficiary has a </w:t>
            </w:r>
            <w:r w:rsidRPr="0043235D">
              <w:rPr>
                <w:rFonts w:ascii="Verdana" w:hAnsi="Verdana"/>
                <w:b/>
                <w:noProof/>
              </w:rPr>
              <w:t>Stock ID</w:t>
            </w:r>
            <w:r w:rsidRPr="0043235D">
              <w:rPr>
                <w:rFonts w:ascii="Verdana" w:hAnsi="Verdana"/>
                <w:noProof/>
              </w:rPr>
              <w:t xml:space="preserve"> of </w:t>
            </w:r>
            <w:r w:rsidRPr="0043235D">
              <w:rPr>
                <w:rFonts w:ascii="Verdana" w:hAnsi="Verdana"/>
                <w:b/>
                <w:noProof/>
              </w:rPr>
              <w:t>SSA</w:t>
            </w:r>
            <w:r w:rsidRPr="0043235D">
              <w:rPr>
                <w:rFonts w:ascii="Verdana" w:hAnsi="Verdana"/>
                <w:noProof/>
              </w:rPr>
              <w:t xml:space="preserve"> in the specified date range, the </w:t>
            </w:r>
            <w:r w:rsidRPr="0043235D">
              <w:rPr>
                <w:rFonts w:ascii="Verdana" w:hAnsi="Verdana"/>
                <w:b/>
                <w:noProof/>
              </w:rPr>
              <w:t>Automatic Payment</w:t>
            </w:r>
            <w:r w:rsidRPr="0043235D">
              <w:rPr>
                <w:rFonts w:ascii="Verdana" w:hAnsi="Verdana"/>
                <w:noProof/>
              </w:rPr>
              <w:t xml:space="preserve"> button is no longer accessible.</w:t>
            </w:r>
          </w:p>
          <w:bookmarkEnd w:id="27"/>
          <w:p w:rsidRPr="0043235D" w:rsidR="00603ACC" w:rsidP="00965C56" w:rsidRDefault="00603ACC" w14:paraId="464FAB37" w14:textId="77777777">
            <w:pPr>
              <w:autoSpaceDE w:val="0"/>
              <w:autoSpaceDN w:val="0"/>
              <w:adjustRightInd w:val="0"/>
              <w:spacing w:before="120" w:after="120"/>
              <w:jc w:val="center"/>
              <w:rPr>
                <w:rFonts w:ascii="Verdana" w:hAnsi="Verdana"/>
                <w:noProof/>
              </w:rPr>
            </w:pPr>
          </w:p>
          <w:p w:rsidRPr="0043235D" w:rsidR="00603ACC" w:rsidP="00965C56" w:rsidRDefault="00603ACC" w14:paraId="79683DEF" w14:textId="77777777">
            <w:pPr>
              <w:autoSpaceDE w:val="0"/>
              <w:autoSpaceDN w:val="0"/>
              <w:adjustRightInd w:val="0"/>
              <w:spacing w:before="120" w:after="120"/>
              <w:jc w:val="center"/>
              <w:rPr>
                <w:rFonts w:ascii="Verdana" w:hAnsi="Verdana"/>
                <w:noProof/>
              </w:rPr>
            </w:pPr>
            <w:r w:rsidRPr="00E264B1">
              <w:rPr>
                <w:rFonts w:ascii="Verdana" w:hAnsi="Verdana"/>
                <w:noProof/>
              </w:rPr>
              <w:drawing>
                <wp:inline distT="0" distB="0" distL="0" distR="0" wp14:anchorId="45650F2B" wp14:editId="7705ED85">
                  <wp:extent cx="5609524" cy="2000000"/>
                  <wp:effectExtent l="0" t="0" r="0" b="635"/>
                  <wp:docPr id="97674526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45262" name="Picture 1" descr="A screenshot of a computer screen&#10;&#10;AI-generated content may be incorrect."/>
                          <pic:cNvPicPr/>
                        </pic:nvPicPr>
                        <pic:blipFill>
                          <a:blip r:embed="rId9"/>
                          <a:stretch>
                            <a:fillRect/>
                          </a:stretch>
                        </pic:blipFill>
                        <pic:spPr>
                          <a:xfrm>
                            <a:off x="0" y="0"/>
                            <a:ext cx="5609524" cy="2000000"/>
                          </a:xfrm>
                          <a:prstGeom prst="rect">
                            <a:avLst/>
                          </a:prstGeom>
                        </pic:spPr>
                      </pic:pic>
                    </a:graphicData>
                  </a:graphic>
                </wp:inline>
              </w:drawing>
            </w:r>
          </w:p>
          <w:p w:rsidRPr="0043235D" w:rsidR="00603ACC" w:rsidP="00965C56" w:rsidRDefault="00603ACC" w14:paraId="2F1CFBAD" w14:textId="77777777">
            <w:pPr>
              <w:autoSpaceDE w:val="0"/>
              <w:autoSpaceDN w:val="0"/>
              <w:adjustRightInd w:val="0"/>
              <w:spacing w:before="120" w:after="120"/>
              <w:jc w:val="center"/>
              <w:rPr>
                <w:rFonts w:ascii="Verdana" w:hAnsi="Verdana" w:cs="Arial"/>
              </w:rPr>
            </w:pPr>
          </w:p>
        </w:tc>
      </w:tr>
      <w:tr w:rsidRPr="0043235D" w:rsidR="00603ACC" w:rsidTr="00965C56" w14:paraId="411411BC" w14:textId="77777777">
        <w:trPr>
          <w:trHeight w:val="288"/>
        </w:trPr>
        <w:tc>
          <w:tcPr>
            <w:tcW w:w="292" w:type="pct"/>
            <w:vMerge w:val="restart"/>
          </w:tcPr>
          <w:p w:rsidRPr="0043235D" w:rsidR="00603ACC" w:rsidP="00965C56" w:rsidRDefault="00603ACC" w14:paraId="607500D5" w14:textId="77777777">
            <w:pPr>
              <w:autoSpaceDE w:val="0"/>
              <w:autoSpaceDN w:val="0"/>
              <w:adjustRightInd w:val="0"/>
              <w:spacing w:before="120" w:after="120"/>
              <w:jc w:val="center"/>
              <w:rPr>
                <w:rFonts w:ascii="Verdana" w:hAnsi="Verdana" w:cs="Arial"/>
                <w:b/>
              </w:rPr>
            </w:pPr>
            <w:r w:rsidRPr="0043235D">
              <w:rPr>
                <w:rFonts w:ascii="Verdana" w:hAnsi="Verdana" w:cs="Arial"/>
                <w:b/>
              </w:rPr>
              <w:t>2</w:t>
            </w:r>
          </w:p>
        </w:tc>
        <w:tc>
          <w:tcPr>
            <w:tcW w:w="4708" w:type="pct"/>
            <w:gridSpan w:val="2"/>
            <w:tcBorders>
              <w:bottom w:val="single" w:color="auto" w:sz="4" w:space="0"/>
            </w:tcBorders>
          </w:tcPr>
          <w:p w:rsidRPr="0043235D" w:rsidR="00603ACC" w:rsidP="00965C56" w:rsidRDefault="00603ACC" w14:paraId="03ADE418" w14:textId="77777777">
            <w:pPr>
              <w:spacing w:before="120" w:after="120"/>
              <w:rPr>
                <w:rFonts w:ascii="Verdana" w:hAnsi="Verdana"/>
              </w:rPr>
            </w:pPr>
            <w:r w:rsidRPr="0043235D">
              <w:rPr>
                <w:rFonts w:ascii="Verdana" w:hAnsi="Verdana"/>
              </w:rPr>
              <w:t xml:space="preserve">Determine request type: </w:t>
            </w:r>
          </w:p>
        </w:tc>
      </w:tr>
      <w:tr w:rsidRPr="0043235D" w:rsidR="00603ACC" w:rsidTr="00965C56" w14:paraId="2AB4574E" w14:textId="77777777">
        <w:trPr>
          <w:trHeight w:val="70"/>
        </w:trPr>
        <w:tc>
          <w:tcPr>
            <w:tcW w:w="292" w:type="pct"/>
            <w:vMerge/>
          </w:tcPr>
          <w:p w:rsidRPr="0043235D" w:rsidR="00603ACC" w:rsidP="00965C56" w:rsidRDefault="00603ACC" w14:paraId="39F928CC" w14:textId="77777777">
            <w:pPr>
              <w:autoSpaceDE w:val="0"/>
              <w:autoSpaceDN w:val="0"/>
              <w:adjustRightInd w:val="0"/>
              <w:spacing w:before="120" w:after="120"/>
              <w:jc w:val="center"/>
              <w:rPr>
                <w:rFonts w:ascii="Verdana" w:hAnsi="Verdana" w:cs="Arial"/>
                <w:b/>
              </w:rPr>
            </w:pPr>
          </w:p>
        </w:tc>
        <w:tc>
          <w:tcPr>
            <w:tcW w:w="1026" w:type="pct"/>
            <w:shd w:val="clear" w:color="auto" w:fill="D9D9D9" w:themeFill="background1" w:themeFillShade="D9"/>
          </w:tcPr>
          <w:p w:rsidRPr="0043235D" w:rsidR="00603ACC" w:rsidP="00965C56" w:rsidRDefault="00603ACC" w14:paraId="269EE93C" w14:textId="77777777">
            <w:pPr>
              <w:spacing w:before="120" w:after="120"/>
              <w:jc w:val="center"/>
              <w:rPr>
                <w:rFonts w:ascii="Verdana" w:hAnsi="Verdana"/>
                <w:b/>
              </w:rPr>
            </w:pPr>
            <w:r w:rsidRPr="0043235D">
              <w:rPr>
                <w:rFonts w:ascii="Verdana" w:hAnsi="Verdana"/>
                <w:b/>
              </w:rPr>
              <w:t>If...</w:t>
            </w:r>
          </w:p>
        </w:tc>
        <w:tc>
          <w:tcPr>
            <w:tcW w:w="3682" w:type="pct"/>
            <w:shd w:val="clear" w:color="auto" w:fill="D9D9D9" w:themeFill="background1" w:themeFillShade="D9"/>
          </w:tcPr>
          <w:p w:rsidRPr="0043235D" w:rsidR="00603ACC" w:rsidP="00965C56" w:rsidRDefault="00603ACC" w14:paraId="39667572" w14:textId="77777777">
            <w:pPr>
              <w:spacing w:before="120" w:after="120"/>
              <w:jc w:val="center"/>
              <w:rPr>
                <w:rFonts w:ascii="Verdana" w:hAnsi="Verdana"/>
                <w:b/>
              </w:rPr>
            </w:pPr>
            <w:r w:rsidRPr="0043235D">
              <w:rPr>
                <w:rFonts w:ascii="Verdana" w:hAnsi="Verdana"/>
                <w:b/>
              </w:rPr>
              <w:t>Then...</w:t>
            </w:r>
          </w:p>
        </w:tc>
      </w:tr>
      <w:tr w:rsidRPr="0043235D" w:rsidR="00603ACC" w:rsidTr="00965C56" w14:paraId="3CFE4AB4" w14:textId="77777777">
        <w:trPr>
          <w:trHeight w:val="728"/>
        </w:trPr>
        <w:tc>
          <w:tcPr>
            <w:tcW w:w="292" w:type="pct"/>
            <w:vMerge/>
          </w:tcPr>
          <w:p w:rsidRPr="0043235D" w:rsidR="00603ACC" w:rsidP="00965C56" w:rsidRDefault="00603ACC" w14:paraId="63860A59" w14:textId="77777777">
            <w:pPr>
              <w:autoSpaceDE w:val="0"/>
              <w:autoSpaceDN w:val="0"/>
              <w:adjustRightInd w:val="0"/>
              <w:spacing w:before="120" w:after="120"/>
              <w:jc w:val="center"/>
              <w:rPr>
                <w:rFonts w:ascii="Verdana" w:hAnsi="Verdana" w:cs="Arial"/>
                <w:b/>
              </w:rPr>
            </w:pPr>
          </w:p>
        </w:tc>
        <w:tc>
          <w:tcPr>
            <w:tcW w:w="1026" w:type="pct"/>
          </w:tcPr>
          <w:p w:rsidRPr="0043235D" w:rsidR="00603ACC" w:rsidP="00965C56" w:rsidRDefault="00603ACC" w14:paraId="2847EF52" w14:textId="77777777">
            <w:pPr>
              <w:spacing w:before="120" w:after="120"/>
              <w:rPr>
                <w:rFonts w:ascii="Verdana" w:hAnsi="Verdana"/>
              </w:rPr>
            </w:pPr>
            <w:r w:rsidRPr="0043235D">
              <w:rPr>
                <w:rFonts w:ascii="Verdana" w:hAnsi="Verdana"/>
              </w:rPr>
              <w:t xml:space="preserve">One-Time </w:t>
            </w:r>
            <w:r w:rsidRPr="0043235D">
              <w:rPr>
                <w:rFonts w:ascii="Verdana" w:hAnsi="Verdana"/>
                <w:b/>
              </w:rPr>
              <w:t>E-Check</w:t>
            </w:r>
            <w:r w:rsidRPr="0043235D">
              <w:rPr>
                <w:rFonts w:ascii="Verdana" w:hAnsi="Verdana"/>
              </w:rPr>
              <w:t xml:space="preserve"> premium payment</w:t>
            </w:r>
          </w:p>
        </w:tc>
        <w:tc>
          <w:tcPr>
            <w:tcW w:w="3682" w:type="pct"/>
          </w:tcPr>
          <w:p w:rsidRPr="0043235D" w:rsidR="00603ACC" w:rsidP="00965C56" w:rsidRDefault="00603ACC" w14:paraId="6AB4E159" w14:textId="77777777">
            <w:pPr>
              <w:spacing w:before="120" w:after="120"/>
              <w:rPr>
                <w:rFonts w:ascii="Verdana" w:hAnsi="Verdana" w:cs="Arial"/>
              </w:rPr>
            </w:pPr>
            <w:r w:rsidRPr="0043235D">
              <w:rPr>
                <w:rFonts w:ascii="Verdana" w:hAnsi="Verdana"/>
              </w:rPr>
              <w:t xml:space="preserve">Click the </w:t>
            </w:r>
            <w:r w:rsidRPr="0043235D">
              <w:rPr>
                <w:rFonts w:ascii="Verdana" w:hAnsi="Verdana"/>
                <w:b/>
              </w:rPr>
              <w:t xml:space="preserve">One-Time Payment </w:t>
            </w:r>
            <w:r w:rsidRPr="0043235D">
              <w:rPr>
                <w:rFonts w:ascii="Verdana" w:hAnsi="Verdana"/>
              </w:rPr>
              <w:t xml:space="preserve">button to access the </w:t>
            </w:r>
            <w:r w:rsidRPr="0043235D">
              <w:rPr>
                <w:rFonts w:ascii="Verdana" w:hAnsi="Verdana" w:cs="Arial"/>
                <w:b/>
                <w:color w:val="000000"/>
              </w:rPr>
              <w:t>Premium Payment Single-Sign-On (SSO)</w:t>
            </w:r>
            <w:r w:rsidRPr="0043235D">
              <w:rPr>
                <w:rFonts w:ascii="Verdana" w:hAnsi="Verdana" w:cs="Arial"/>
                <w:color w:val="000000"/>
              </w:rPr>
              <w:t xml:space="preserve"> system</w:t>
            </w:r>
            <w:r w:rsidRPr="0043235D">
              <w:rPr>
                <w:rFonts w:ascii="Verdana" w:hAnsi="Verdana" w:cs="Arial"/>
              </w:rPr>
              <w:t>.</w:t>
            </w:r>
          </w:p>
          <w:p w:rsidRPr="0043235D" w:rsidR="00603ACC" w:rsidP="00965C56" w:rsidRDefault="00603ACC" w14:paraId="3835F4E4" w14:textId="77777777">
            <w:pPr>
              <w:spacing w:before="120" w:after="120"/>
              <w:rPr>
                <w:rFonts w:ascii="Verdana" w:hAnsi="Verdana" w:cs="Arial"/>
                <w:b/>
                <w:bCs/>
              </w:rPr>
            </w:pPr>
          </w:p>
          <w:p w:rsidRPr="0043235D" w:rsidR="00603ACC" w:rsidP="00965C56" w:rsidRDefault="00603ACC" w14:paraId="09009557" w14:textId="77777777">
            <w:pPr>
              <w:spacing w:before="120" w:after="120"/>
              <w:rPr>
                <w:rFonts w:ascii="Verdana" w:hAnsi="Verdana" w:cs="Arial"/>
                <w:bCs/>
              </w:rPr>
            </w:pPr>
            <w:r w:rsidRPr="0043235D">
              <w:rPr>
                <w:rFonts w:ascii="Verdana" w:hAnsi="Verdana" w:cs="Arial"/>
                <w:bCs/>
              </w:rPr>
              <w:t xml:space="preserve">Refer to the applicable section of this Work Instruction to continue processing the beneficiary’s </w:t>
            </w:r>
            <w:r w:rsidRPr="0043235D">
              <w:rPr>
                <w:rFonts w:ascii="Verdana" w:hAnsi="Verdana" w:cs="Arial"/>
                <w:b/>
                <w:bCs/>
              </w:rPr>
              <w:t xml:space="preserve">E-Check </w:t>
            </w:r>
            <w:r w:rsidRPr="0043235D">
              <w:rPr>
                <w:rFonts w:ascii="Verdana" w:hAnsi="Verdana" w:cs="Arial"/>
                <w:bCs/>
              </w:rPr>
              <w:t>payment request:</w:t>
            </w:r>
          </w:p>
          <w:p w:rsidRPr="0043235D" w:rsidR="00603ACC" w:rsidP="00965C56" w:rsidRDefault="00603ACC" w14:paraId="766DDB28" w14:textId="77777777">
            <w:pPr>
              <w:pStyle w:val="ListParagraph"/>
              <w:numPr>
                <w:ilvl w:val="0"/>
                <w:numId w:val="20"/>
              </w:numPr>
              <w:spacing w:before="120" w:after="120"/>
              <w:contextualSpacing w:val="0"/>
              <w:rPr>
                <w:rFonts w:ascii="Verdana" w:hAnsi="Verdana" w:cs="Arial"/>
                <w:bCs/>
              </w:rPr>
            </w:pPr>
            <w:hyperlink w:history="1" w:anchor="_Processing_a_One-Time">
              <w:r w:rsidRPr="0043235D">
                <w:rPr>
                  <w:rStyle w:val="Hyperlink"/>
                  <w:rFonts w:ascii="Verdana" w:hAnsi="Verdana" w:eastAsiaTheme="minorHAnsi"/>
                  <w:bCs/>
                </w:rPr>
                <w:t>Processing a One-Time E-Check Premium Payment</w:t>
              </w:r>
            </w:hyperlink>
          </w:p>
          <w:p w:rsidRPr="0043235D" w:rsidR="00603ACC" w:rsidP="00965C56" w:rsidRDefault="00603ACC" w14:paraId="6F7D8258" w14:textId="77777777">
            <w:pPr>
              <w:pStyle w:val="ListParagraph"/>
              <w:numPr>
                <w:ilvl w:val="0"/>
                <w:numId w:val="20"/>
              </w:numPr>
              <w:spacing w:before="120" w:after="120"/>
              <w:contextualSpacing w:val="0"/>
              <w:rPr>
                <w:rFonts w:ascii="Verdana" w:hAnsi="Verdana"/>
              </w:rPr>
            </w:pPr>
            <w:hyperlink w:history="1" w:anchor="_VOID/Cancel_a_One-Time">
              <w:r w:rsidRPr="0043235D">
                <w:rPr>
                  <w:rStyle w:val="Hyperlink"/>
                  <w:rFonts w:ascii="Verdana" w:hAnsi="Verdana" w:eastAsiaTheme="minorHAnsi"/>
                  <w:bCs/>
                </w:rPr>
                <w:t>VOID One-Time E-Check Premium Payment</w:t>
              </w:r>
            </w:hyperlink>
          </w:p>
        </w:tc>
      </w:tr>
      <w:tr w:rsidRPr="0043235D" w:rsidR="00603ACC" w:rsidTr="00965C56" w14:paraId="4973B1B7" w14:textId="77777777">
        <w:trPr>
          <w:trHeight w:val="728"/>
        </w:trPr>
        <w:tc>
          <w:tcPr>
            <w:tcW w:w="292" w:type="pct"/>
            <w:vMerge/>
          </w:tcPr>
          <w:p w:rsidRPr="0043235D" w:rsidR="00603ACC" w:rsidP="00965C56" w:rsidRDefault="00603ACC" w14:paraId="0284A20D" w14:textId="77777777">
            <w:pPr>
              <w:autoSpaceDE w:val="0"/>
              <w:autoSpaceDN w:val="0"/>
              <w:adjustRightInd w:val="0"/>
              <w:spacing w:before="120" w:after="120"/>
              <w:jc w:val="center"/>
              <w:rPr>
                <w:rFonts w:ascii="Verdana" w:hAnsi="Verdana" w:cs="Arial"/>
                <w:b/>
              </w:rPr>
            </w:pPr>
          </w:p>
        </w:tc>
        <w:tc>
          <w:tcPr>
            <w:tcW w:w="1026" w:type="pct"/>
          </w:tcPr>
          <w:p w:rsidRPr="0043235D" w:rsidR="00603ACC" w:rsidP="00965C56" w:rsidRDefault="00603ACC" w14:paraId="35498B37" w14:textId="77777777">
            <w:pPr>
              <w:spacing w:before="120" w:after="120"/>
              <w:rPr>
                <w:rFonts w:ascii="Verdana" w:hAnsi="Verdana"/>
              </w:rPr>
            </w:pPr>
            <w:r w:rsidRPr="0043235D">
              <w:rPr>
                <w:rFonts w:ascii="Verdana" w:hAnsi="Verdana"/>
              </w:rPr>
              <w:t xml:space="preserve">Verify </w:t>
            </w:r>
            <w:r w:rsidRPr="0043235D">
              <w:rPr>
                <w:rFonts w:ascii="Verdana" w:hAnsi="Verdana"/>
                <w:b/>
                <w:bCs/>
              </w:rPr>
              <w:t>Automatic (EFT) Electronic Funds Transfer</w:t>
            </w:r>
            <w:r w:rsidRPr="0043235D">
              <w:rPr>
                <w:rFonts w:ascii="Verdana" w:hAnsi="Verdana"/>
              </w:rPr>
              <w:t xml:space="preserve"> is </w:t>
            </w:r>
            <w:r w:rsidRPr="0043235D">
              <w:rPr>
                <w:rFonts w:ascii="Verdana" w:hAnsi="Verdana"/>
                <w:b/>
                <w:bCs/>
              </w:rPr>
              <w:t>Active</w:t>
            </w:r>
          </w:p>
        </w:tc>
        <w:tc>
          <w:tcPr>
            <w:tcW w:w="3682" w:type="pct"/>
          </w:tcPr>
          <w:p w:rsidRPr="0043235D" w:rsidR="00603ACC" w:rsidP="00965C56" w:rsidRDefault="00603ACC" w14:paraId="616E8330" w14:textId="77777777">
            <w:pPr>
              <w:pStyle w:val="ListParagraph"/>
              <w:spacing w:before="120" w:after="120"/>
              <w:ind w:left="0"/>
              <w:contextualSpacing w:val="0"/>
              <w:rPr>
                <w:rFonts w:ascii="Verdana" w:hAnsi="Verdana"/>
              </w:rPr>
            </w:pPr>
            <w:r w:rsidRPr="0043235D">
              <w:rPr>
                <w:rFonts w:ascii="Verdana" w:hAnsi="Verdana"/>
              </w:rPr>
              <w:t xml:space="preserve">CCRs should always </w:t>
            </w:r>
            <w:r w:rsidRPr="0043235D">
              <w:rPr>
                <w:rFonts w:ascii="Verdana" w:hAnsi="Verdana"/>
                <w:b/>
                <w:bCs/>
              </w:rPr>
              <w:t>Verify</w:t>
            </w:r>
            <w:r w:rsidRPr="0043235D">
              <w:rPr>
                <w:rFonts w:ascii="Verdana" w:hAnsi="Verdana"/>
              </w:rPr>
              <w:t xml:space="preserve"> Automatic Payment </w:t>
            </w:r>
            <w:r w:rsidRPr="0043235D">
              <w:rPr>
                <w:rFonts w:ascii="Verdana" w:hAnsi="Verdana"/>
                <w:b/>
                <w:bCs/>
              </w:rPr>
              <w:t>SSO</w:t>
            </w:r>
            <w:r w:rsidRPr="0043235D">
              <w:rPr>
                <w:rFonts w:ascii="Verdana" w:hAnsi="Verdana"/>
              </w:rPr>
              <w:t xml:space="preserve"> status regardless of Stock ID INV/EFT/RCD. Beneficiaries who added autopay on the IVR, online, or with a previous Rep may want confirmation it was successful or assistance turning it off. In these situations, the Stock ID may not yet reflect autopay.</w:t>
            </w:r>
          </w:p>
          <w:p w:rsidRPr="0043235D" w:rsidR="00603ACC" w:rsidP="00965C56" w:rsidRDefault="00603ACC" w14:paraId="67ABC0D8" w14:textId="77777777">
            <w:pPr>
              <w:pStyle w:val="ListParagraph"/>
              <w:numPr>
                <w:ilvl w:val="0"/>
                <w:numId w:val="20"/>
              </w:numPr>
              <w:spacing w:before="120" w:after="120"/>
              <w:contextualSpacing w:val="0"/>
              <w:rPr>
                <w:rFonts w:ascii="Verdana" w:hAnsi="Verdana"/>
              </w:rPr>
            </w:pPr>
            <w:r w:rsidRPr="0043235D">
              <w:rPr>
                <w:rFonts w:ascii="Verdana" w:hAnsi="Verdana"/>
              </w:rPr>
              <w:t xml:space="preserve">Click the </w:t>
            </w:r>
            <w:r w:rsidRPr="0043235D">
              <w:rPr>
                <w:rFonts w:ascii="Verdana" w:hAnsi="Verdana"/>
                <w:b/>
                <w:bCs/>
              </w:rPr>
              <w:t>Automatic Payment</w:t>
            </w:r>
            <w:r w:rsidRPr="0043235D">
              <w:rPr>
                <w:rFonts w:ascii="Verdana" w:hAnsi="Verdana"/>
              </w:rPr>
              <w:t xml:space="preserve"> button and verify the </w:t>
            </w:r>
            <w:r w:rsidRPr="0043235D">
              <w:rPr>
                <w:rFonts w:ascii="Verdana" w:hAnsi="Verdana"/>
                <w:b/>
                <w:bCs/>
              </w:rPr>
              <w:t>status</w:t>
            </w:r>
            <w:r w:rsidRPr="0043235D">
              <w:rPr>
                <w:rFonts w:ascii="Verdana" w:hAnsi="Verdana"/>
              </w:rPr>
              <w:t xml:space="preserve"> is “Active” and the </w:t>
            </w:r>
            <w:r w:rsidRPr="0043235D">
              <w:rPr>
                <w:rFonts w:ascii="Verdana" w:hAnsi="Verdana"/>
                <w:b/>
                <w:bCs/>
              </w:rPr>
              <w:t>Automatic Payments</w:t>
            </w:r>
            <w:r w:rsidRPr="0043235D">
              <w:rPr>
                <w:rFonts w:ascii="Verdana" w:hAnsi="Verdana"/>
              </w:rPr>
              <w:t xml:space="preserve"> radio button is selected. These </w:t>
            </w:r>
            <w:r w:rsidRPr="0043235D">
              <w:rPr>
                <w:rFonts w:ascii="Verdana" w:hAnsi="Verdana"/>
                <w:b/>
                <w:bCs/>
              </w:rPr>
              <w:t>both</w:t>
            </w:r>
            <w:r w:rsidRPr="0043235D">
              <w:rPr>
                <w:rFonts w:ascii="Verdana" w:hAnsi="Verdana"/>
              </w:rPr>
              <w:t xml:space="preserve"> must be true for automatic payments to draft.</w:t>
            </w:r>
          </w:p>
          <w:p w:rsidRPr="0043235D" w:rsidR="00603ACC" w:rsidP="00965C56" w:rsidRDefault="00603ACC" w14:paraId="43121AB3" w14:textId="77777777">
            <w:pPr>
              <w:pStyle w:val="ListParagraph"/>
              <w:numPr>
                <w:ilvl w:val="0"/>
                <w:numId w:val="20"/>
              </w:numPr>
              <w:spacing w:before="120" w:after="120"/>
              <w:contextualSpacing w:val="0"/>
              <w:rPr>
                <w:rFonts w:ascii="Verdana" w:hAnsi="Verdana"/>
              </w:rPr>
            </w:pPr>
            <w:r w:rsidRPr="0043235D">
              <w:rPr>
                <w:rFonts w:ascii="Verdana" w:hAnsi="Verdana"/>
                <w:b/>
                <w:bCs/>
              </w:rPr>
              <w:t>Close</w:t>
            </w:r>
            <w:r w:rsidRPr="0043235D">
              <w:rPr>
                <w:rFonts w:ascii="Verdana" w:hAnsi="Verdana"/>
              </w:rPr>
              <w:t xml:space="preserve"> pop-up screen if no changes are needed, and EFT is active.</w:t>
            </w:r>
          </w:p>
          <w:p w:rsidRPr="0043235D" w:rsidR="00603ACC" w:rsidP="00965C56" w:rsidRDefault="00603ACC" w14:paraId="28972503" w14:textId="77777777">
            <w:pPr>
              <w:pStyle w:val="ListParagraph"/>
              <w:numPr>
                <w:ilvl w:val="0"/>
                <w:numId w:val="20"/>
              </w:numPr>
              <w:spacing w:before="120" w:after="120"/>
              <w:contextualSpacing w:val="0"/>
              <w:rPr>
                <w:rFonts w:ascii="Verdana" w:hAnsi="Verdana"/>
              </w:rPr>
            </w:pPr>
            <w:r w:rsidRPr="0043235D">
              <w:rPr>
                <w:rFonts w:ascii="Verdana" w:hAnsi="Verdana"/>
              </w:rPr>
              <w:t xml:space="preserve">Select </w:t>
            </w:r>
            <w:r w:rsidRPr="0043235D">
              <w:rPr>
                <w:rFonts w:ascii="Verdana" w:hAnsi="Verdana"/>
                <w:b/>
                <w:bCs/>
              </w:rPr>
              <w:t>Active</w:t>
            </w:r>
            <w:r w:rsidRPr="0043235D">
              <w:rPr>
                <w:rFonts w:ascii="Verdana" w:hAnsi="Verdana"/>
              </w:rPr>
              <w:t xml:space="preserve"> Status, select </w:t>
            </w:r>
            <w:r w:rsidRPr="0043235D">
              <w:rPr>
                <w:rFonts w:ascii="Verdana" w:hAnsi="Verdana"/>
                <w:b/>
                <w:bCs/>
              </w:rPr>
              <w:t>Automatic Payments</w:t>
            </w:r>
            <w:r w:rsidRPr="0043235D">
              <w:rPr>
                <w:rFonts w:ascii="Verdana" w:hAnsi="Verdana"/>
              </w:rPr>
              <w:t xml:space="preserve"> radio button and click </w:t>
            </w:r>
            <w:r w:rsidRPr="0043235D">
              <w:rPr>
                <w:rFonts w:ascii="Verdana" w:hAnsi="Verdana"/>
                <w:b/>
                <w:bCs/>
              </w:rPr>
              <w:t>Save</w:t>
            </w:r>
            <w:r w:rsidRPr="0043235D">
              <w:rPr>
                <w:rFonts w:ascii="Verdana" w:hAnsi="Verdana"/>
              </w:rPr>
              <w:t xml:space="preserve"> if SSO doesn’t reflect active EFT autopay.</w:t>
            </w:r>
          </w:p>
        </w:tc>
      </w:tr>
      <w:tr w:rsidRPr="0043235D" w:rsidR="00603ACC" w:rsidTr="00965C56" w14:paraId="68C68089" w14:textId="77777777">
        <w:trPr>
          <w:trHeight w:val="728"/>
        </w:trPr>
        <w:tc>
          <w:tcPr>
            <w:tcW w:w="292" w:type="pct"/>
            <w:vMerge/>
          </w:tcPr>
          <w:p w:rsidRPr="0043235D" w:rsidR="00603ACC" w:rsidP="00965C56" w:rsidRDefault="00603ACC" w14:paraId="76759A36" w14:textId="77777777">
            <w:pPr>
              <w:autoSpaceDE w:val="0"/>
              <w:autoSpaceDN w:val="0"/>
              <w:adjustRightInd w:val="0"/>
              <w:spacing w:before="120" w:after="120"/>
              <w:jc w:val="center"/>
              <w:rPr>
                <w:rFonts w:ascii="Verdana" w:hAnsi="Verdana" w:cs="Arial"/>
                <w:b/>
              </w:rPr>
            </w:pPr>
          </w:p>
        </w:tc>
        <w:tc>
          <w:tcPr>
            <w:tcW w:w="1026" w:type="pct"/>
          </w:tcPr>
          <w:p w:rsidRPr="0043235D" w:rsidR="00603ACC" w:rsidP="00965C56" w:rsidRDefault="00603ACC" w14:paraId="18A9F691" w14:textId="77777777">
            <w:pPr>
              <w:spacing w:before="120" w:after="120"/>
              <w:rPr>
                <w:rFonts w:ascii="Verdana" w:hAnsi="Verdana"/>
              </w:rPr>
            </w:pPr>
            <w:r w:rsidRPr="0043235D">
              <w:rPr>
                <w:rFonts w:ascii="Verdana" w:hAnsi="Verdana"/>
              </w:rPr>
              <w:t xml:space="preserve">Adding or updating </w:t>
            </w:r>
            <w:r w:rsidRPr="0043235D">
              <w:rPr>
                <w:rFonts w:ascii="Verdana" w:hAnsi="Verdana"/>
                <w:b/>
              </w:rPr>
              <w:t>Automatic (EFT) Electronic Funds Transfer</w:t>
            </w:r>
            <w:r w:rsidRPr="0043235D">
              <w:rPr>
                <w:rFonts w:ascii="Verdana" w:hAnsi="Verdana"/>
              </w:rPr>
              <w:t xml:space="preserve"> Payments</w:t>
            </w:r>
          </w:p>
        </w:tc>
        <w:tc>
          <w:tcPr>
            <w:tcW w:w="3682" w:type="pct"/>
          </w:tcPr>
          <w:p w:rsidRPr="0043235D" w:rsidR="00603ACC" w:rsidP="00965C56" w:rsidRDefault="00603ACC" w14:paraId="4B64D059" w14:textId="77777777">
            <w:pPr>
              <w:spacing w:before="120" w:after="120"/>
              <w:rPr>
                <w:rFonts w:ascii="Verdana" w:hAnsi="Verdana"/>
              </w:rPr>
            </w:pPr>
            <w:r w:rsidRPr="0043235D">
              <w:rPr>
                <w:rFonts w:ascii="Verdana" w:hAnsi="Verdana"/>
              </w:rPr>
              <w:t xml:space="preserve">Click the </w:t>
            </w:r>
            <w:r w:rsidRPr="0043235D">
              <w:rPr>
                <w:rFonts w:ascii="Verdana" w:hAnsi="Verdana"/>
                <w:b/>
              </w:rPr>
              <w:t xml:space="preserve">Automatic Payment </w:t>
            </w:r>
            <w:r w:rsidRPr="0043235D">
              <w:rPr>
                <w:rFonts w:ascii="Verdana" w:hAnsi="Verdana"/>
              </w:rPr>
              <w:t xml:space="preserve">button to access the </w:t>
            </w:r>
            <w:r w:rsidRPr="0043235D">
              <w:rPr>
                <w:rFonts w:ascii="Verdana" w:hAnsi="Verdana"/>
                <w:b/>
              </w:rPr>
              <w:t xml:space="preserve">Premium Payment Single-Sign-On (SSO) </w:t>
            </w:r>
            <w:r w:rsidRPr="0043235D">
              <w:rPr>
                <w:rFonts w:ascii="Verdana" w:hAnsi="Verdana"/>
              </w:rPr>
              <w:t>system.</w:t>
            </w:r>
          </w:p>
          <w:p w:rsidRPr="0043235D" w:rsidR="00603ACC" w:rsidP="00965C56" w:rsidRDefault="00603ACC" w14:paraId="7599BE98" w14:textId="77777777">
            <w:pPr>
              <w:spacing w:before="120" w:after="120"/>
              <w:rPr>
                <w:rFonts w:ascii="Verdana" w:hAnsi="Verdana"/>
              </w:rPr>
            </w:pPr>
          </w:p>
          <w:p w:rsidRPr="0043235D" w:rsidR="00603ACC" w:rsidP="00965C56" w:rsidRDefault="00603ACC" w14:paraId="2631CC60" w14:textId="77777777">
            <w:pPr>
              <w:spacing w:before="120" w:after="120"/>
              <w:rPr>
                <w:rFonts w:ascii="Verdana" w:hAnsi="Verdana" w:cs="Arial"/>
                <w:bCs/>
              </w:rPr>
            </w:pPr>
            <w:r w:rsidRPr="0043235D">
              <w:rPr>
                <w:rFonts w:ascii="Verdana" w:hAnsi="Verdana" w:cs="Arial"/>
                <w:bCs/>
              </w:rPr>
              <w:t xml:space="preserve">Refer to the applicable section of this Work Instruction to continue processing the beneficiary’s </w:t>
            </w:r>
            <w:r w:rsidRPr="0043235D">
              <w:rPr>
                <w:rFonts w:ascii="Verdana" w:hAnsi="Verdana" w:cs="Arial"/>
                <w:b/>
                <w:bCs/>
              </w:rPr>
              <w:t>EFT</w:t>
            </w:r>
            <w:r w:rsidRPr="0043235D">
              <w:rPr>
                <w:rFonts w:ascii="Verdana" w:hAnsi="Verdana" w:cs="Arial"/>
                <w:bCs/>
              </w:rPr>
              <w:t xml:space="preserve"> add or change request:</w:t>
            </w:r>
          </w:p>
          <w:p w:rsidRPr="0043235D" w:rsidR="00603ACC" w:rsidP="00965C56" w:rsidRDefault="00603ACC" w14:paraId="5F7A3BCA" w14:textId="77777777">
            <w:pPr>
              <w:pStyle w:val="ListParagraph"/>
              <w:numPr>
                <w:ilvl w:val="0"/>
                <w:numId w:val="20"/>
              </w:numPr>
              <w:spacing w:before="120" w:after="120"/>
              <w:contextualSpacing w:val="0"/>
              <w:rPr>
                <w:rStyle w:val="Hyperlink"/>
                <w:rFonts w:ascii="Verdana" w:hAnsi="Verdana" w:eastAsiaTheme="minorHAnsi"/>
                <w:bCs/>
              </w:rPr>
            </w:pPr>
            <w:hyperlink w:history="1" w:anchor="_Processing_an_Automatic_1">
              <w:r w:rsidRPr="0043235D">
                <w:rPr>
                  <w:rStyle w:val="Hyperlink"/>
                  <w:rFonts w:ascii="Verdana" w:hAnsi="Verdana" w:eastAsiaTheme="minorHAnsi"/>
                  <w:bCs/>
                </w:rPr>
                <w:t>Processing an Automatic EFT Premium Payment</w:t>
              </w:r>
            </w:hyperlink>
          </w:p>
          <w:p w:rsidRPr="0043235D" w:rsidR="00603ACC" w:rsidP="00965C56" w:rsidRDefault="00603ACC" w14:paraId="6F54A812" w14:textId="77777777">
            <w:pPr>
              <w:pStyle w:val="ListParagraph"/>
              <w:numPr>
                <w:ilvl w:val="0"/>
                <w:numId w:val="20"/>
              </w:numPr>
              <w:spacing w:before="120" w:after="120"/>
              <w:contextualSpacing w:val="0"/>
              <w:rPr>
                <w:rStyle w:val="Hyperlink"/>
                <w:rFonts w:ascii="Verdana" w:hAnsi="Verdana" w:eastAsiaTheme="minorHAnsi"/>
                <w:bCs/>
              </w:rPr>
            </w:pPr>
            <w:hyperlink w:history="1" w:anchor="_Updating_Automatic_Credit">
              <w:r w:rsidRPr="0043235D">
                <w:rPr>
                  <w:rStyle w:val="Hyperlink"/>
                  <w:rFonts w:ascii="Verdana" w:hAnsi="Verdana" w:eastAsiaTheme="minorHAnsi"/>
                  <w:bCs/>
                </w:rPr>
                <w:t>Updating Automatic EFT Premium Payment Information</w:t>
              </w:r>
            </w:hyperlink>
          </w:p>
          <w:p w:rsidRPr="0043235D" w:rsidR="00603ACC" w:rsidP="00965C56" w:rsidRDefault="00603ACC" w14:paraId="1DC0A5C4" w14:textId="77777777">
            <w:pPr>
              <w:pStyle w:val="ListParagraph"/>
              <w:numPr>
                <w:ilvl w:val="0"/>
                <w:numId w:val="20"/>
              </w:numPr>
              <w:spacing w:before="120" w:after="120"/>
              <w:contextualSpacing w:val="0"/>
              <w:rPr>
                <w:rStyle w:val="Hyperlink"/>
                <w:rFonts w:ascii="Verdana" w:hAnsi="Verdana" w:eastAsiaTheme="minorHAnsi"/>
                <w:bCs/>
              </w:rPr>
            </w:pPr>
            <w:hyperlink w:history="1" w:anchor="_Cancelling_Automatic_Credit">
              <w:r w:rsidRPr="0043235D">
                <w:rPr>
                  <w:rStyle w:val="Hyperlink"/>
                  <w:rFonts w:ascii="Verdana" w:hAnsi="Verdana" w:eastAsiaTheme="minorHAnsi"/>
                  <w:bCs/>
                </w:rPr>
                <w:t>Cancelling Automatic EFT Premium Payments</w:t>
              </w:r>
            </w:hyperlink>
          </w:p>
          <w:p w:rsidRPr="0043235D" w:rsidR="00603ACC" w:rsidP="00965C56" w:rsidRDefault="00603ACC" w14:paraId="02A400FC" w14:textId="77777777">
            <w:pPr>
              <w:pStyle w:val="ListParagraph"/>
              <w:numPr>
                <w:ilvl w:val="0"/>
                <w:numId w:val="20"/>
              </w:numPr>
              <w:spacing w:before="120" w:after="120"/>
              <w:contextualSpacing w:val="0"/>
              <w:rPr>
                <w:rFonts w:ascii="Verdana" w:hAnsi="Verdana"/>
              </w:rPr>
            </w:pPr>
            <w:hyperlink w:history="1" w:anchor="_Reactivating_Automatic_Credit">
              <w:r w:rsidRPr="0043235D">
                <w:rPr>
                  <w:rStyle w:val="Hyperlink"/>
                  <w:rFonts w:ascii="Verdana" w:hAnsi="Verdana" w:eastAsiaTheme="minorHAnsi"/>
                  <w:bCs/>
                </w:rPr>
                <w:t>Reactivating Automatic EFT Premium Payments</w:t>
              </w:r>
            </w:hyperlink>
          </w:p>
        </w:tc>
      </w:tr>
      <w:tr w:rsidRPr="0043235D" w:rsidR="00603ACC" w:rsidTr="00965C56" w14:paraId="003AB8E6" w14:textId="77777777">
        <w:trPr>
          <w:trHeight w:val="288"/>
        </w:trPr>
        <w:tc>
          <w:tcPr>
            <w:tcW w:w="292" w:type="pct"/>
            <w:vMerge/>
          </w:tcPr>
          <w:p w:rsidRPr="0043235D" w:rsidR="00603ACC" w:rsidP="00965C56" w:rsidRDefault="00603ACC" w14:paraId="223E026E" w14:textId="77777777">
            <w:pPr>
              <w:autoSpaceDE w:val="0"/>
              <w:autoSpaceDN w:val="0"/>
              <w:adjustRightInd w:val="0"/>
              <w:spacing w:before="120" w:after="120"/>
              <w:jc w:val="center"/>
              <w:rPr>
                <w:rFonts w:ascii="Verdana" w:hAnsi="Verdana" w:cs="Arial"/>
                <w:b/>
              </w:rPr>
            </w:pPr>
          </w:p>
        </w:tc>
        <w:tc>
          <w:tcPr>
            <w:tcW w:w="1026" w:type="pct"/>
          </w:tcPr>
          <w:p w:rsidRPr="0043235D" w:rsidR="00603ACC" w:rsidP="00965C56" w:rsidRDefault="00603ACC" w14:paraId="3FF00DB4" w14:textId="77777777">
            <w:pPr>
              <w:spacing w:before="120" w:after="120"/>
              <w:rPr>
                <w:rFonts w:ascii="Verdana" w:hAnsi="Verdana"/>
              </w:rPr>
            </w:pPr>
            <w:r w:rsidRPr="0043235D">
              <w:rPr>
                <w:rFonts w:ascii="Verdana" w:hAnsi="Verdana"/>
              </w:rPr>
              <w:t>Beneficiaries requesting an EFT Form</w:t>
            </w:r>
          </w:p>
        </w:tc>
        <w:tc>
          <w:tcPr>
            <w:tcW w:w="3682" w:type="pct"/>
          </w:tcPr>
          <w:p w:rsidRPr="0043235D" w:rsidR="00603ACC" w:rsidP="00965C56" w:rsidRDefault="00603ACC" w14:paraId="774A80C3" w14:textId="77777777">
            <w:pPr>
              <w:spacing w:before="120" w:after="120"/>
              <w:rPr>
                <w:rFonts w:ascii="Verdana" w:hAnsi="Verdana"/>
              </w:rPr>
            </w:pPr>
            <w:r w:rsidRPr="0043235D">
              <w:rPr>
                <w:rFonts w:ascii="Verdana" w:hAnsi="Verdana"/>
              </w:rPr>
              <w:t xml:space="preserve">Advise beneficiary of available options, if the beneficiary prefers to only receive the form, refer to </w:t>
            </w:r>
            <w:hyperlink w:history="1" w:anchor="_EFT_Form_Requests">
              <w:r w:rsidRPr="0043235D">
                <w:rPr>
                  <w:rStyle w:val="Hyperlink"/>
                  <w:rFonts w:ascii="Verdana" w:hAnsi="Verdana" w:eastAsiaTheme="minorHAnsi"/>
                </w:rPr>
                <w:t>EFT Form Requests</w:t>
              </w:r>
            </w:hyperlink>
            <w:r w:rsidRPr="0043235D">
              <w:rPr>
                <w:rFonts w:ascii="Verdana" w:hAnsi="Verdana"/>
              </w:rPr>
              <w:t>.</w:t>
            </w:r>
          </w:p>
        </w:tc>
      </w:tr>
      <w:tr w:rsidRPr="0043235D" w:rsidR="00603ACC" w:rsidTr="00965C56" w14:paraId="7797A18C" w14:textId="77777777">
        <w:trPr>
          <w:trHeight w:val="728"/>
        </w:trPr>
        <w:tc>
          <w:tcPr>
            <w:tcW w:w="292" w:type="pct"/>
            <w:vMerge/>
          </w:tcPr>
          <w:p w:rsidRPr="0043235D" w:rsidR="00603ACC" w:rsidP="00965C56" w:rsidRDefault="00603ACC" w14:paraId="67D3ED00" w14:textId="77777777">
            <w:pPr>
              <w:autoSpaceDE w:val="0"/>
              <w:autoSpaceDN w:val="0"/>
              <w:adjustRightInd w:val="0"/>
              <w:spacing w:before="120" w:after="120"/>
              <w:jc w:val="center"/>
              <w:rPr>
                <w:rFonts w:ascii="Verdana" w:hAnsi="Verdana" w:cs="Arial"/>
                <w:b/>
              </w:rPr>
            </w:pPr>
          </w:p>
        </w:tc>
        <w:tc>
          <w:tcPr>
            <w:tcW w:w="1026" w:type="pct"/>
          </w:tcPr>
          <w:p w:rsidRPr="0043235D" w:rsidR="00603ACC" w:rsidP="00965C56" w:rsidRDefault="00603ACC" w14:paraId="4838019A" w14:textId="77777777">
            <w:pPr>
              <w:spacing w:before="120" w:after="120"/>
              <w:rPr>
                <w:rFonts w:ascii="Verdana" w:hAnsi="Verdana"/>
              </w:rPr>
            </w:pPr>
            <w:r w:rsidRPr="0043235D">
              <w:rPr>
                <w:rFonts w:ascii="Verdana" w:hAnsi="Verdana"/>
              </w:rPr>
              <w:t xml:space="preserve">Beneficiary wishes to make an </w:t>
            </w:r>
            <w:r w:rsidRPr="0043235D">
              <w:rPr>
                <w:rFonts w:ascii="Verdana" w:hAnsi="Verdana"/>
                <w:b/>
              </w:rPr>
              <w:t>E-check payment</w:t>
            </w:r>
            <w:r w:rsidRPr="0043235D">
              <w:rPr>
                <w:rFonts w:ascii="Verdana" w:hAnsi="Verdana"/>
              </w:rPr>
              <w:t xml:space="preserve">, or add/update </w:t>
            </w:r>
            <w:r w:rsidRPr="0043235D">
              <w:rPr>
                <w:rFonts w:ascii="Verdana" w:hAnsi="Verdana"/>
                <w:b/>
              </w:rPr>
              <w:t>EFT</w:t>
            </w:r>
            <w:r w:rsidRPr="0043235D">
              <w:rPr>
                <w:rFonts w:ascii="Verdana" w:hAnsi="Verdana"/>
              </w:rPr>
              <w:t xml:space="preserve"> information by </w:t>
            </w:r>
            <w:r w:rsidRPr="0043235D">
              <w:rPr>
                <w:rFonts w:ascii="Verdana" w:hAnsi="Verdana"/>
                <w:b/>
              </w:rPr>
              <w:t>self-service</w:t>
            </w:r>
          </w:p>
        </w:tc>
        <w:tc>
          <w:tcPr>
            <w:tcW w:w="3682" w:type="pct"/>
          </w:tcPr>
          <w:p w:rsidRPr="0043235D" w:rsidR="00603ACC" w:rsidP="00965C56" w:rsidRDefault="00603ACC" w14:paraId="27A248B0" w14:textId="77777777">
            <w:pPr>
              <w:pStyle w:val="ListParagraph"/>
              <w:numPr>
                <w:ilvl w:val="0"/>
                <w:numId w:val="20"/>
              </w:numPr>
              <w:spacing w:before="120" w:after="120"/>
              <w:contextualSpacing w:val="0"/>
              <w:rPr>
                <w:rFonts w:ascii="Verdana" w:hAnsi="Verdana"/>
              </w:rPr>
            </w:pPr>
            <w:r w:rsidRPr="0043235D">
              <w:rPr>
                <w:rFonts w:ascii="Verdana" w:hAnsi="Verdana"/>
              </w:rPr>
              <w:t xml:space="preserve">If beneficiary has an email address, refer to the </w:t>
            </w:r>
            <w:r w:rsidRPr="0043235D">
              <w:rPr>
                <w:rFonts w:ascii="Verdana" w:hAnsi="Verdana"/>
                <w:b/>
                <w:color w:val="000000"/>
              </w:rPr>
              <w:t>Aetna Med D</w:t>
            </w:r>
            <w:r w:rsidRPr="0043235D">
              <w:rPr>
                <w:rFonts w:ascii="Verdana" w:hAnsi="Verdana"/>
                <w:bCs/>
                <w:color w:val="000000"/>
              </w:rPr>
              <w:t xml:space="preserve"> </w:t>
            </w:r>
            <w:r w:rsidRPr="0043235D">
              <w:rPr>
                <w:rFonts w:ascii="Verdana" w:hAnsi="Verdana"/>
                <w:b/>
              </w:rPr>
              <w:t>SilverScript</w:t>
            </w:r>
            <w:r w:rsidRPr="0043235D">
              <w:rPr>
                <w:rFonts w:ascii="Verdana" w:hAnsi="Verdana"/>
              </w:rPr>
              <w:t xml:space="preserve"> </w:t>
            </w:r>
            <w:r w:rsidRPr="0043235D">
              <w:rPr>
                <w:rFonts w:ascii="Verdana" w:hAnsi="Verdana"/>
                <w:b/>
              </w:rPr>
              <w:t xml:space="preserve">Member Portal </w:t>
            </w:r>
            <w:r w:rsidRPr="0043235D">
              <w:rPr>
                <w:rFonts w:ascii="Verdana" w:hAnsi="Verdana"/>
              </w:rPr>
              <w:t xml:space="preserve">powered by </w:t>
            </w:r>
            <w:r w:rsidRPr="0043235D">
              <w:rPr>
                <w:rFonts w:ascii="Verdana" w:hAnsi="Verdana"/>
                <w:b/>
              </w:rPr>
              <w:t xml:space="preserve">InstaMed. </w:t>
            </w:r>
            <w:r w:rsidRPr="0043235D">
              <w:rPr>
                <w:rFonts w:ascii="Verdana" w:hAnsi="Verdana"/>
                <w:bCs/>
                <w:color w:val="000000"/>
              </w:rPr>
              <w:t xml:space="preserve">Aetna Med D </w:t>
            </w:r>
            <w:r w:rsidRPr="0043235D">
              <w:rPr>
                <w:rFonts w:ascii="Verdana" w:hAnsi="Verdana"/>
              </w:rPr>
              <w:t>SilverScript (Non-EGWP) beneficiaries are able to create a secure login to manage their premium payments and payment methods.</w:t>
            </w:r>
            <w:r w:rsidRPr="0043235D">
              <w:rPr>
                <w:rFonts w:ascii="Verdana" w:hAnsi="Verdana"/>
                <w:b/>
              </w:rPr>
              <w:t xml:space="preserve"> </w:t>
            </w:r>
            <w:r w:rsidRPr="0043235D">
              <w:rPr>
                <w:rFonts w:ascii="Verdana" w:hAnsi="Verdana"/>
              </w:rPr>
              <w:t>CCRs can refer to the</w:t>
            </w:r>
            <w:r w:rsidRPr="0043235D">
              <w:rPr>
                <w:rFonts w:ascii="Verdana" w:hAnsi="Verdana"/>
                <w:color w:val="000000" w:themeColor="text1"/>
              </w:rPr>
              <w:t xml:space="preserve"> </w:t>
            </w:r>
            <w:hyperlink w:history="1" w:anchor="!/view?docid=b7eefffa-cbab-443b-9ea9-ebaece70494e" r:id="rId10">
              <w:r w:rsidRPr="00967BA9">
                <w:rPr>
                  <w:rStyle w:val="Hyperlink"/>
                  <w:rFonts w:ascii="Verdana" w:hAnsi="Verdana" w:eastAsiaTheme="minorHAnsi"/>
                </w:rPr>
                <w:t>Aetna Compass MED D - SilverScript - Premium Billing Online Payment Portal</w:t>
              </w:r>
              <w:r w:rsidRPr="00967BA9">
                <w:rPr>
                  <w:rStyle w:val="Hyperlink"/>
                  <w:rFonts w:ascii="Verdana" w:hAnsi="Verdana"/>
                </w:rPr>
                <w:t xml:space="preserve"> (062806)</w:t>
              </w:r>
            </w:hyperlink>
            <w:r w:rsidRPr="0043235D">
              <w:rPr>
                <w:rFonts w:ascii="Verdana" w:hAnsi="Verdana"/>
              </w:rPr>
              <w:t xml:space="preserve"> Work Instruction to assist with navigation.</w:t>
            </w:r>
          </w:p>
          <w:p w:rsidRPr="0043235D" w:rsidR="00603ACC" w:rsidP="00965C56" w:rsidRDefault="00603ACC" w14:paraId="17CB5651" w14:textId="77777777">
            <w:pPr>
              <w:pStyle w:val="ListParagraph"/>
              <w:numPr>
                <w:ilvl w:val="0"/>
                <w:numId w:val="20"/>
              </w:numPr>
              <w:spacing w:before="120" w:after="120"/>
              <w:contextualSpacing w:val="0"/>
              <w:rPr>
                <w:rFonts w:ascii="Verdana" w:hAnsi="Verdana"/>
              </w:rPr>
            </w:pPr>
            <w:r w:rsidRPr="0043235D">
              <w:rPr>
                <w:rFonts w:ascii="Verdana" w:hAnsi="Verdana"/>
              </w:rPr>
              <w:t xml:space="preserve">Refer beneficiary to the </w:t>
            </w:r>
            <w:r w:rsidRPr="0043235D">
              <w:rPr>
                <w:rFonts w:ascii="Verdana" w:hAnsi="Verdana"/>
                <w:b/>
              </w:rPr>
              <w:t>Premium Payment IVR</w:t>
            </w:r>
            <w:r w:rsidRPr="0043235D">
              <w:rPr>
                <w:rFonts w:ascii="Verdana" w:hAnsi="Verdana"/>
              </w:rPr>
              <w:t xml:space="preserve">; adding EFT is available after making an e-check payment on that system: </w:t>
            </w:r>
          </w:p>
          <w:p w:rsidRPr="0043235D" w:rsidR="00603ACC" w:rsidP="00965C56" w:rsidRDefault="00603ACC" w14:paraId="6EBB14C0" w14:textId="77777777">
            <w:pPr>
              <w:pStyle w:val="ListParagraph"/>
              <w:numPr>
                <w:ilvl w:val="1"/>
                <w:numId w:val="20"/>
              </w:numPr>
              <w:spacing w:before="120" w:after="120"/>
              <w:contextualSpacing w:val="0"/>
              <w:rPr>
                <w:rFonts w:ascii="Verdana" w:hAnsi="Verdana"/>
              </w:rPr>
            </w:pPr>
            <w:r w:rsidRPr="0043235D">
              <w:rPr>
                <w:rFonts w:ascii="Verdana" w:hAnsi="Verdana"/>
                <w:b/>
              </w:rPr>
              <w:t>1-833-287-0075</w:t>
            </w:r>
            <w:r w:rsidRPr="0043235D">
              <w:rPr>
                <w:rFonts w:ascii="Verdana" w:hAnsi="Verdana"/>
                <w:b/>
                <w:bCs/>
              </w:rPr>
              <w:t xml:space="preserve"> (SilverScript)</w:t>
            </w:r>
          </w:p>
          <w:p w:rsidRPr="0043235D" w:rsidR="00603ACC" w:rsidP="00965C56" w:rsidRDefault="00603ACC" w14:paraId="1A17F3DA" w14:textId="77777777">
            <w:pPr>
              <w:spacing w:before="120" w:after="120"/>
              <w:ind w:left="720"/>
              <w:rPr>
                <w:rFonts w:ascii="Verdana" w:hAnsi="Verdana"/>
              </w:rPr>
            </w:pPr>
            <w:r w:rsidRPr="0043235D">
              <w:rPr>
                <w:rFonts w:ascii="Verdana" w:hAnsi="Verdana" w:cs="Arial"/>
                <w:noProof/>
                <w:color w:val="000000"/>
              </w:rPr>
              <w:drawing>
                <wp:inline distT="0" distB="0" distL="0" distR="0" wp14:anchorId="19803D0E" wp14:editId="67B30405">
                  <wp:extent cx="238125" cy="209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rPr>
              <w:t xml:space="preserve">Updating an existing EFT </w:t>
            </w:r>
            <w:r w:rsidRPr="0043235D">
              <w:rPr>
                <w:rFonts w:ascii="Verdana" w:hAnsi="Verdana"/>
                <w:b/>
              </w:rPr>
              <w:t>cannot</w:t>
            </w:r>
            <w:r w:rsidRPr="0043235D">
              <w:rPr>
                <w:rFonts w:ascii="Verdana" w:hAnsi="Verdana"/>
              </w:rPr>
              <w:t xml:space="preserve"> be done on the IVR, refer to </w:t>
            </w:r>
            <w:hyperlink w:history="1" w:anchor="_EFT_Form_Requests">
              <w:r w:rsidRPr="0043235D">
                <w:rPr>
                  <w:rStyle w:val="Hyperlink"/>
                  <w:rFonts w:ascii="Verdana" w:hAnsi="Verdana" w:eastAsiaTheme="minorHAnsi"/>
                </w:rPr>
                <w:t>EFT Form Requests</w:t>
              </w:r>
            </w:hyperlink>
            <w:r w:rsidRPr="0043235D">
              <w:rPr>
                <w:rFonts w:ascii="Verdana" w:hAnsi="Verdana"/>
              </w:rPr>
              <w:t xml:space="preserve"> section of this Work Instruction if the beneficiary declines the Member Portal option.</w:t>
            </w:r>
          </w:p>
          <w:p w:rsidRPr="0043235D" w:rsidR="00603ACC" w:rsidP="00965C56" w:rsidRDefault="00603ACC" w14:paraId="23F2AD77" w14:textId="77777777">
            <w:pPr>
              <w:spacing w:before="120" w:after="120"/>
              <w:rPr>
                <w:rFonts w:ascii="Verdana" w:hAnsi="Verdana" w:cs="Arial"/>
                <w:color w:val="000000"/>
              </w:rPr>
            </w:pPr>
          </w:p>
          <w:p w:rsidRPr="0043235D" w:rsidR="00603ACC" w:rsidP="00965C56" w:rsidRDefault="00603ACC" w14:paraId="2FF57BB5" w14:textId="77777777">
            <w:pPr>
              <w:spacing w:before="120" w:after="120"/>
              <w:rPr>
                <w:rFonts w:ascii="Verdana" w:hAnsi="Verdana"/>
              </w:rPr>
            </w:pPr>
            <w:r w:rsidRPr="0043235D">
              <w:rPr>
                <w:rFonts w:ascii="Verdana" w:hAnsi="Verdana" w:cs="Arial"/>
                <w:noProof/>
                <w:color w:val="000000"/>
              </w:rPr>
              <w:drawing>
                <wp:inline distT="0" distB="0" distL="0" distR="0" wp14:anchorId="59AE2E06" wp14:editId="0A287FD7">
                  <wp:extent cx="238125" cy="209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rPr>
              <w:t xml:space="preserve">The </w:t>
            </w:r>
            <w:r w:rsidRPr="0043235D">
              <w:rPr>
                <w:rFonts w:ascii="Verdana" w:hAnsi="Verdana"/>
                <w:b/>
                <w:color w:val="000000"/>
              </w:rPr>
              <w:t>Aetna Med D</w:t>
            </w:r>
            <w:r w:rsidRPr="0043235D">
              <w:rPr>
                <w:rFonts w:ascii="Verdana" w:hAnsi="Verdana"/>
                <w:bCs/>
                <w:color w:val="000000"/>
              </w:rPr>
              <w:t xml:space="preserve"> </w:t>
            </w:r>
            <w:r w:rsidRPr="0043235D">
              <w:rPr>
                <w:rFonts w:ascii="Verdana" w:hAnsi="Verdana"/>
                <w:b/>
                <w:bCs/>
              </w:rPr>
              <w:t>SilverScript Member Portal</w:t>
            </w:r>
            <w:r w:rsidRPr="0043235D">
              <w:rPr>
                <w:rFonts w:ascii="Verdana" w:hAnsi="Verdana"/>
              </w:rPr>
              <w:t xml:space="preserve">, powered by InstaMed, and </w:t>
            </w:r>
            <w:r w:rsidRPr="0043235D">
              <w:rPr>
                <w:rFonts w:ascii="Verdana" w:hAnsi="Verdana"/>
                <w:b/>
                <w:bCs/>
              </w:rPr>
              <w:t>AetnaMedicare.com</w:t>
            </w:r>
            <w:r w:rsidRPr="0043235D">
              <w:rPr>
                <w:rFonts w:ascii="Verdana" w:hAnsi="Verdana"/>
              </w:rPr>
              <w:t xml:space="preserve"> website </w:t>
            </w:r>
            <w:r w:rsidRPr="0043235D">
              <w:rPr>
                <w:rFonts w:ascii="Verdana" w:hAnsi="Verdana"/>
                <w:b/>
                <w:bCs/>
              </w:rPr>
              <w:t>cannot</w:t>
            </w:r>
            <w:r w:rsidRPr="0043235D">
              <w:rPr>
                <w:rFonts w:ascii="Verdana" w:hAnsi="Verdana"/>
              </w:rPr>
              <w:t xml:space="preserve"> process </w:t>
            </w:r>
            <w:r w:rsidRPr="0043235D">
              <w:rPr>
                <w:rFonts w:ascii="Verdana" w:hAnsi="Verdana"/>
                <w:b/>
                <w:bCs/>
              </w:rPr>
              <w:t>EGWP</w:t>
            </w:r>
            <w:r w:rsidRPr="0043235D">
              <w:rPr>
                <w:rFonts w:ascii="Verdana" w:hAnsi="Verdana"/>
              </w:rPr>
              <w:t xml:space="preserve"> (SSI or Aetna SSI) beneficiary payments or plan requests. EGWP beneficiaries must either mail a check/money order to the address on their invoice, set up ACH/BillPay through their bank/EFT form, or be assisted by Customer Care using the SSO for Premium Payments.</w:t>
            </w:r>
          </w:p>
        </w:tc>
      </w:tr>
    </w:tbl>
    <w:p w:rsidRPr="0043235D" w:rsidR="00603ACC" w:rsidP="00603ACC" w:rsidRDefault="00603ACC" w14:paraId="0F1D6D0D" w14:textId="77777777">
      <w:pPr>
        <w:spacing w:before="120" w:after="120"/>
        <w:textAlignment w:val="top"/>
        <w:rPr>
          <w:rFonts w:ascii="Verdana" w:hAnsi="Verdana"/>
        </w:rPr>
      </w:pPr>
      <w:bookmarkStart w:name="_Schedule_for_Call" w:id="28"/>
      <w:bookmarkStart w:name="_Call_Center_Site" w:id="29"/>
      <w:bookmarkStart w:name="_Tips_for_Resetting" w:id="30"/>
      <w:bookmarkStart w:name="_Resetting_the_Payment" w:id="31"/>
      <w:bookmarkStart w:name="_Unlocking_CCR_Accounts" w:id="32"/>
      <w:bookmarkStart w:name="_Creating_User_Logins" w:id="33"/>
      <w:bookmarkStart w:name="_Creating_a_New" w:id="34"/>
      <w:bookmarkEnd w:id="28"/>
      <w:bookmarkEnd w:id="29"/>
      <w:bookmarkEnd w:id="30"/>
      <w:bookmarkEnd w:id="31"/>
      <w:bookmarkEnd w:id="32"/>
      <w:bookmarkEnd w:id="33"/>
      <w:bookmarkEnd w:id="34"/>
    </w:p>
    <w:p w:rsidRPr="0043235D" w:rsidR="00603ACC" w:rsidP="00603ACC" w:rsidRDefault="00603ACC" w14:paraId="76ED427E" w14:textId="77777777">
      <w:pPr>
        <w:jc w:val="right"/>
        <w:rPr>
          <w:rFonts w:ascii="Verdana" w:hAnsi="Verdana"/>
          <w:color w:val="000000"/>
        </w:rPr>
      </w:pPr>
      <w:hyperlink w:history="1" w:anchor="_top">
        <w:r w:rsidRPr="0043235D">
          <w:rPr>
            <w:rStyle w:val="Hyperlink"/>
            <w:rFonts w:ascii="Verdana" w:hAnsi="Verdana" w:eastAsiaTheme="minorHAnsi"/>
          </w:rPr>
          <w:t>Top of the Document</w:t>
        </w:r>
      </w:hyperlink>
    </w:p>
    <w:tbl>
      <w:tblPr>
        <w:tblW w:w="5000" w:type="pct"/>
        <w:tblBorders>
          <w:top w:val="single" w:color="auto" w:sz="4" w:space="0"/>
          <w:left w:val="single" w:color="auto" w:sz="4" w:space="0"/>
          <w:bottom w:val="single" w:color="auto" w:sz="4" w:space="0"/>
          <w:right w:val="single" w:color="auto" w:sz="4" w:space="0"/>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Pr="0043235D" w:rsidR="00603ACC" w:rsidTr="00965C56" w14:paraId="77EB0641" w14:textId="77777777">
        <w:tc>
          <w:tcPr>
            <w:tcW w:w="5000" w:type="pct"/>
            <w:shd w:val="clear" w:color="auto" w:fill="C0C0C0"/>
          </w:tcPr>
          <w:p w:rsidRPr="00967BA9" w:rsidR="00603ACC" w:rsidP="00965C56" w:rsidRDefault="00603ACC" w14:paraId="071CD383" w14:textId="77777777">
            <w:pPr>
              <w:pStyle w:val="Heading2"/>
              <w:spacing w:before="120" w:after="120"/>
              <w:rPr>
                <w:rFonts w:ascii="Verdana" w:hAnsi="Verdana"/>
                <w:i w:val="0"/>
                <w:iCs w:val="0"/>
              </w:rPr>
            </w:pPr>
            <w:bookmarkStart w:name="_Processing_a_One-Time" w:id="35"/>
            <w:bookmarkStart w:name="_Toc426621948" w:id="36"/>
            <w:bookmarkStart w:name="_Toc442967583" w:id="37"/>
            <w:bookmarkStart w:name="OLE_LINK1" w:id="38"/>
            <w:bookmarkStart w:name="_Toc199918247" w:id="39"/>
            <w:bookmarkEnd w:id="35"/>
            <w:r w:rsidRPr="00967BA9">
              <w:rPr>
                <w:rFonts w:ascii="Verdana" w:hAnsi="Verdana"/>
                <w:i w:val="0"/>
                <w:iCs w:val="0"/>
              </w:rPr>
              <w:t>Processing a One-Time E-Check Premium Payment</w:t>
            </w:r>
            <w:bookmarkEnd w:id="36"/>
            <w:bookmarkEnd w:id="37"/>
            <w:bookmarkEnd w:id="38"/>
            <w:bookmarkEnd w:id="39"/>
          </w:p>
        </w:tc>
      </w:tr>
    </w:tbl>
    <w:p w:rsidRPr="0043235D" w:rsidR="00603ACC" w:rsidP="00603ACC" w:rsidRDefault="00603ACC" w14:paraId="0E5BD843" w14:textId="77777777">
      <w:pPr>
        <w:spacing w:before="120" w:after="120"/>
        <w:rPr>
          <w:rFonts w:ascii="Verdana" w:hAnsi="Verdana"/>
        </w:rPr>
      </w:pPr>
    </w:p>
    <w:p w:rsidRPr="0043235D" w:rsidR="00603ACC" w:rsidP="00603ACC" w:rsidRDefault="00603ACC" w14:paraId="74844480" w14:textId="77777777">
      <w:pPr>
        <w:spacing w:before="120" w:after="120"/>
        <w:rPr>
          <w:rFonts w:ascii="Verdana" w:hAnsi="Verdana"/>
        </w:rPr>
      </w:pPr>
      <w:r w:rsidRPr="0043235D">
        <w:rPr>
          <w:rFonts w:ascii="Verdana" w:hAnsi="Verdana"/>
        </w:rPr>
        <w:t xml:space="preserve">If the beneficiary requests to make a </w:t>
      </w:r>
      <w:r w:rsidRPr="0043235D">
        <w:rPr>
          <w:rFonts w:ascii="Verdana" w:hAnsi="Verdana"/>
          <w:b/>
        </w:rPr>
        <w:t>One-Time</w:t>
      </w:r>
      <w:r w:rsidRPr="0043235D">
        <w:rPr>
          <w:rFonts w:ascii="Verdana" w:hAnsi="Verdana"/>
          <w:b/>
          <w:i/>
        </w:rPr>
        <w:t xml:space="preserve"> </w:t>
      </w:r>
      <w:r w:rsidRPr="0043235D">
        <w:rPr>
          <w:rFonts w:ascii="Verdana" w:hAnsi="Verdana"/>
        </w:rPr>
        <w:t>premium payment with their checking or savings account, perform the following steps:</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79"/>
        <w:gridCol w:w="2696"/>
        <w:gridCol w:w="687"/>
        <w:gridCol w:w="183"/>
        <w:gridCol w:w="8605"/>
      </w:tblGrid>
      <w:tr w:rsidRPr="0043235D" w:rsidR="00603ACC" w:rsidTr="134CC6AF" w14:paraId="1483B82B" w14:textId="77777777">
        <w:tc>
          <w:tcPr>
            <w:tcW w:w="292" w:type="pct"/>
            <w:shd w:val="clear" w:color="auto" w:fill="D9D9D9" w:themeFill="background1" w:themeFillShade="D9"/>
            <w:tcMar/>
          </w:tcPr>
          <w:p w:rsidRPr="0043235D" w:rsidR="00603ACC" w:rsidP="00965C56" w:rsidRDefault="00603ACC" w14:paraId="1144CB41" w14:textId="77777777">
            <w:pPr>
              <w:spacing w:before="120" w:after="120"/>
              <w:jc w:val="center"/>
              <w:rPr>
                <w:rFonts w:ascii="Verdana" w:hAnsi="Verdana"/>
                <w:b/>
              </w:rPr>
            </w:pPr>
            <w:r w:rsidRPr="0043235D">
              <w:rPr>
                <w:rFonts w:ascii="Verdana" w:hAnsi="Verdana"/>
                <w:b/>
              </w:rPr>
              <w:t>Step</w:t>
            </w:r>
          </w:p>
        </w:tc>
        <w:tc>
          <w:tcPr>
            <w:tcW w:w="4708" w:type="pct"/>
            <w:gridSpan w:val="4"/>
            <w:shd w:val="clear" w:color="auto" w:fill="D9D9D9" w:themeFill="background1" w:themeFillShade="D9"/>
            <w:tcMar/>
          </w:tcPr>
          <w:p w:rsidRPr="0043235D" w:rsidR="00603ACC" w:rsidP="00965C56" w:rsidRDefault="00603ACC" w14:paraId="17362DB2" w14:textId="77777777">
            <w:pPr>
              <w:spacing w:before="120" w:after="120"/>
              <w:jc w:val="center"/>
              <w:rPr>
                <w:rFonts w:ascii="Verdana" w:hAnsi="Verdana"/>
                <w:b/>
              </w:rPr>
            </w:pPr>
            <w:r w:rsidRPr="0043235D">
              <w:rPr>
                <w:rFonts w:ascii="Verdana" w:hAnsi="Verdana"/>
                <w:b/>
              </w:rPr>
              <w:t>Action</w:t>
            </w:r>
          </w:p>
        </w:tc>
      </w:tr>
      <w:tr w:rsidRPr="0043235D" w:rsidR="00603ACC" w:rsidTr="134CC6AF" w14:paraId="7640A1D3" w14:textId="77777777">
        <w:trPr>
          <w:trHeight w:val="69"/>
        </w:trPr>
        <w:tc>
          <w:tcPr>
            <w:tcW w:w="292" w:type="pct"/>
            <w:vMerge w:val="restart"/>
            <w:tcMar/>
          </w:tcPr>
          <w:p w:rsidRPr="0043235D" w:rsidR="00603ACC" w:rsidDel="00E47686" w:rsidP="00965C56" w:rsidRDefault="00603ACC" w14:paraId="1C3D0D6F" w14:textId="77777777">
            <w:pPr>
              <w:spacing w:before="120" w:after="120"/>
              <w:jc w:val="center"/>
              <w:rPr>
                <w:rFonts w:ascii="Verdana" w:hAnsi="Verdana"/>
                <w:b/>
              </w:rPr>
            </w:pPr>
            <w:r w:rsidRPr="0043235D">
              <w:rPr>
                <w:rFonts w:ascii="Verdana" w:hAnsi="Verdana"/>
                <w:b/>
              </w:rPr>
              <w:t>1</w:t>
            </w:r>
          </w:p>
        </w:tc>
        <w:tc>
          <w:tcPr>
            <w:tcW w:w="4708" w:type="pct"/>
            <w:gridSpan w:val="4"/>
            <w:tcBorders>
              <w:bottom w:val="single" w:color="auto" w:sz="4" w:space="0"/>
            </w:tcBorders>
            <w:tcMar/>
          </w:tcPr>
          <w:p w:rsidRPr="0043235D" w:rsidR="00603ACC" w:rsidP="00965C56" w:rsidRDefault="00603ACC" w14:paraId="6D391D8F" w14:textId="77777777">
            <w:pPr>
              <w:spacing w:before="120" w:after="120"/>
              <w:rPr>
                <w:rFonts w:ascii="Verdana" w:hAnsi="Verdana"/>
              </w:rPr>
            </w:pPr>
            <w:r w:rsidRPr="0043235D">
              <w:rPr>
                <w:rFonts w:ascii="Verdana" w:hAnsi="Verdana"/>
              </w:rPr>
              <w:t xml:space="preserve">From </w:t>
            </w:r>
            <w:r w:rsidRPr="0043235D">
              <w:rPr>
                <w:rFonts w:ascii="Verdana" w:hAnsi="Verdana"/>
                <w:color w:val="000000"/>
              </w:rPr>
              <w:t>Member Snapshot Landing Page</w:t>
            </w:r>
            <w:r w:rsidRPr="0043235D">
              <w:rPr>
                <w:rFonts w:ascii="Verdana" w:hAnsi="Verdana"/>
                <w:b/>
              </w:rPr>
              <w:t xml:space="preserve"> </w:t>
            </w:r>
            <w:r w:rsidRPr="0043235D">
              <w:rPr>
                <w:rFonts w:ascii="Verdana" w:hAnsi="Verdana"/>
                <w:bCs/>
              </w:rPr>
              <w:t>in Compass</w:t>
            </w:r>
            <w:r w:rsidRPr="0043235D">
              <w:rPr>
                <w:rFonts w:ascii="Verdana" w:hAnsi="Verdana"/>
              </w:rPr>
              <w:t xml:space="preserve">, click on the </w:t>
            </w:r>
            <w:r w:rsidRPr="0043235D">
              <w:rPr>
                <w:rFonts w:ascii="Verdana" w:hAnsi="Verdana"/>
                <w:b/>
              </w:rPr>
              <w:t xml:space="preserve">Medicare D </w:t>
            </w:r>
            <w:r w:rsidRPr="0043235D">
              <w:rPr>
                <w:rFonts w:ascii="Verdana" w:hAnsi="Verdana"/>
              </w:rPr>
              <w:t>tab.</w:t>
            </w:r>
          </w:p>
          <w:p w:rsidRPr="0043235D" w:rsidR="00603ACC" w:rsidP="00965C56" w:rsidRDefault="00603ACC" w14:paraId="432FE6AB" w14:textId="77777777">
            <w:pPr>
              <w:pStyle w:val="ListParagraph"/>
              <w:numPr>
                <w:ilvl w:val="0"/>
                <w:numId w:val="20"/>
              </w:numPr>
              <w:autoSpaceDE w:val="0"/>
              <w:autoSpaceDN w:val="0"/>
              <w:adjustRightInd w:val="0"/>
              <w:spacing w:before="120" w:after="120"/>
              <w:contextualSpacing w:val="0"/>
              <w:rPr>
                <w:rFonts w:ascii="Verdana" w:hAnsi="Verdana"/>
              </w:rPr>
            </w:pPr>
            <w:r w:rsidRPr="0043235D">
              <w:rPr>
                <w:rFonts w:ascii="Verdana" w:hAnsi="Verdana"/>
              </w:rPr>
              <w:t xml:space="preserve">Click the </w:t>
            </w:r>
            <w:r w:rsidRPr="0043235D">
              <w:rPr>
                <w:rFonts w:ascii="Verdana" w:hAnsi="Verdana"/>
                <w:b/>
              </w:rPr>
              <w:t>Premium Billing</w:t>
            </w:r>
            <w:r w:rsidRPr="0043235D">
              <w:rPr>
                <w:rFonts w:ascii="Verdana" w:hAnsi="Verdana"/>
              </w:rPr>
              <w:t xml:space="preserve"> tab.</w:t>
            </w:r>
          </w:p>
          <w:p w:rsidRPr="0043235D" w:rsidR="00603ACC" w:rsidP="00965C56" w:rsidRDefault="00603ACC" w14:paraId="1FB1015E" w14:textId="77777777">
            <w:pPr>
              <w:pStyle w:val="ListParagraph"/>
              <w:numPr>
                <w:ilvl w:val="0"/>
                <w:numId w:val="20"/>
              </w:numPr>
              <w:autoSpaceDE w:val="0"/>
              <w:autoSpaceDN w:val="0"/>
              <w:adjustRightInd w:val="0"/>
              <w:spacing w:before="120" w:after="120"/>
              <w:contextualSpacing w:val="0"/>
              <w:rPr>
                <w:rFonts w:ascii="Verdana" w:hAnsi="Verdana"/>
              </w:rPr>
            </w:pPr>
            <w:r w:rsidRPr="0043235D">
              <w:rPr>
                <w:rFonts w:ascii="Verdana" w:hAnsi="Verdana"/>
              </w:rPr>
              <w:t xml:space="preserve">Review the beneficiary’s </w:t>
            </w:r>
            <w:r w:rsidRPr="0043235D">
              <w:rPr>
                <w:rFonts w:ascii="Verdana" w:hAnsi="Verdana"/>
                <w:b/>
                <w:bCs/>
              </w:rPr>
              <w:t>Balance Details</w:t>
            </w:r>
            <w:r w:rsidRPr="0043235D">
              <w:rPr>
                <w:rFonts w:ascii="Verdana" w:hAnsi="Verdana"/>
              </w:rPr>
              <w:t xml:space="preserve">. </w:t>
            </w:r>
          </w:p>
          <w:p w:rsidRPr="0043235D" w:rsidR="00603ACC" w:rsidP="00965C56" w:rsidRDefault="00603ACC" w14:paraId="648E456B" w14:textId="77777777">
            <w:pPr>
              <w:autoSpaceDE w:val="0"/>
              <w:autoSpaceDN w:val="0"/>
              <w:adjustRightInd w:val="0"/>
              <w:spacing w:before="120" w:after="120"/>
              <w:jc w:val="center"/>
              <w:rPr>
                <w:rFonts w:ascii="Verdana" w:hAnsi="Verdana"/>
              </w:rPr>
            </w:pPr>
          </w:p>
          <w:p w:rsidRPr="0043235D" w:rsidR="00603ACC" w:rsidP="00965C56" w:rsidRDefault="00603ACC" w14:paraId="410A04A5" w14:textId="77777777">
            <w:pPr>
              <w:autoSpaceDE w:val="0"/>
              <w:autoSpaceDN w:val="0"/>
              <w:adjustRightInd w:val="0"/>
              <w:spacing w:before="120" w:after="120"/>
              <w:ind w:left="720"/>
              <w:jc w:val="center"/>
              <w:rPr>
                <w:rFonts w:ascii="Verdana" w:hAnsi="Verdana"/>
              </w:rPr>
            </w:pPr>
            <w:r w:rsidRPr="00E264B1">
              <w:rPr>
                <w:rFonts w:ascii="Verdana" w:hAnsi="Verdana"/>
                <w:noProof/>
              </w:rPr>
              <w:drawing>
                <wp:inline distT="0" distB="0" distL="0" distR="0" wp14:anchorId="4EBCFE8C" wp14:editId="3975EBCC">
                  <wp:extent cx="6000000" cy="2095238"/>
                  <wp:effectExtent l="0" t="0" r="1270" b="635"/>
                  <wp:docPr id="676753432" name="Picture 1" descr="A screenshot of a payment pl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53432" name="Picture 1" descr="A screenshot of a payment plan&#10;&#10;AI-generated content may be incorrect."/>
                          <pic:cNvPicPr/>
                        </pic:nvPicPr>
                        <pic:blipFill>
                          <a:blip r:embed="rId11"/>
                          <a:stretch>
                            <a:fillRect/>
                          </a:stretch>
                        </pic:blipFill>
                        <pic:spPr>
                          <a:xfrm>
                            <a:off x="0" y="0"/>
                            <a:ext cx="6000000" cy="2095238"/>
                          </a:xfrm>
                          <a:prstGeom prst="rect">
                            <a:avLst/>
                          </a:prstGeom>
                        </pic:spPr>
                      </pic:pic>
                    </a:graphicData>
                  </a:graphic>
                </wp:inline>
              </w:drawing>
            </w:r>
          </w:p>
          <w:p w:rsidRPr="0043235D" w:rsidR="00603ACC" w:rsidP="00965C56" w:rsidRDefault="00603ACC" w14:paraId="38610190" w14:textId="77777777">
            <w:pPr>
              <w:autoSpaceDE w:val="0"/>
              <w:autoSpaceDN w:val="0"/>
              <w:adjustRightInd w:val="0"/>
              <w:spacing w:before="120" w:after="120"/>
              <w:jc w:val="center"/>
              <w:rPr>
                <w:rFonts w:ascii="Verdana" w:hAnsi="Verdana"/>
                <w:b/>
              </w:rPr>
            </w:pPr>
          </w:p>
          <w:p w:rsidRPr="0043235D" w:rsidR="00603ACC" w:rsidP="00965C56" w:rsidRDefault="00603ACC" w14:paraId="7C85C00F" w14:textId="77777777">
            <w:pPr>
              <w:autoSpaceDE w:val="0"/>
              <w:autoSpaceDN w:val="0"/>
              <w:adjustRightInd w:val="0"/>
              <w:spacing w:before="120" w:after="120"/>
              <w:rPr>
                <w:rFonts w:ascii="Verdana" w:hAnsi="Verdana"/>
              </w:rPr>
            </w:pPr>
            <w:r w:rsidRPr="0043235D">
              <w:rPr>
                <w:rFonts w:ascii="Verdana" w:hAnsi="Verdana"/>
                <w:b/>
              </w:rPr>
              <w:t xml:space="preserve">Note: </w:t>
            </w:r>
            <w:r w:rsidRPr="0043235D">
              <w:rPr>
                <w:rFonts w:ascii="Verdana" w:hAnsi="Verdana"/>
              </w:rPr>
              <w:t xml:space="preserve">If </w:t>
            </w:r>
            <w:r w:rsidRPr="0043235D">
              <w:rPr>
                <w:rFonts w:ascii="Verdana" w:hAnsi="Verdana"/>
                <w:b/>
              </w:rPr>
              <w:t xml:space="preserve">Compass Medicare D </w:t>
            </w:r>
            <w:r w:rsidRPr="0043235D">
              <w:rPr>
                <w:rFonts w:ascii="Verdana" w:hAnsi="Verdana"/>
              </w:rPr>
              <w:t xml:space="preserve">tab is </w:t>
            </w:r>
            <w:r w:rsidRPr="0043235D">
              <w:rPr>
                <w:rFonts w:ascii="Verdana" w:hAnsi="Verdana"/>
                <w:b/>
              </w:rPr>
              <w:t>not</w:t>
            </w:r>
            <w:r w:rsidRPr="0043235D">
              <w:rPr>
                <w:rFonts w:ascii="Verdana" w:hAnsi="Verdana"/>
              </w:rPr>
              <w:t xml:space="preserve"> available, refer to </w:t>
            </w:r>
            <w:hyperlink w:history="1" w:anchor="_Downtime_Process">
              <w:r w:rsidRPr="0043235D">
                <w:rPr>
                  <w:rStyle w:val="Hyperlink"/>
                  <w:rFonts w:ascii="Verdana" w:hAnsi="Verdana" w:eastAsiaTheme="minorHAnsi"/>
                </w:rPr>
                <w:t>Downtime Process</w:t>
              </w:r>
            </w:hyperlink>
            <w:r w:rsidRPr="0043235D">
              <w:rPr>
                <w:rFonts w:ascii="Verdana" w:hAnsi="Verdana"/>
              </w:rPr>
              <w:t>.</w:t>
            </w:r>
          </w:p>
          <w:p w:rsidRPr="0043235D" w:rsidR="00603ACC" w:rsidP="00965C56" w:rsidRDefault="00603ACC" w14:paraId="3225FBFB" w14:textId="77777777">
            <w:pPr>
              <w:spacing w:before="120" w:after="120"/>
              <w:rPr>
                <w:rFonts w:ascii="Verdana" w:hAnsi="Verdana" w:cs="Arial"/>
                <w:bCs/>
              </w:rPr>
            </w:pPr>
          </w:p>
        </w:tc>
      </w:tr>
      <w:tr w:rsidRPr="0043235D" w:rsidR="00603ACC" w:rsidTr="134CC6AF" w14:paraId="6B05FAB6" w14:textId="77777777">
        <w:trPr>
          <w:trHeight w:val="67"/>
        </w:trPr>
        <w:tc>
          <w:tcPr>
            <w:tcW w:w="292" w:type="pct"/>
            <w:vMerge/>
            <w:tcMar/>
          </w:tcPr>
          <w:p w:rsidRPr="0043235D" w:rsidR="00603ACC" w:rsidP="00965C56" w:rsidRDefault="00603ACC" w14:paraId="288D0D18" w14:textId="77777777">
            <w:pPr>
              <w:spacing w:before="120" w:after="120"/>
              <w:jc w:val="center"/>
              <w:rPr>
                <w:rFonts w:ascii="Verdana" w:hAnsi="Verdana"/>
                <w:b/>
              </w:rPr>
            </w:pPr>
          </w:p>
        </w:tc>
        <w:tc>
          <w:tcPr>
            <w:tcW w:w="1042" w:type="pct"/>
            <w:shd w:val="clear" w:color="auto" w:fill="D9D9D9" w:themeFill="background1" w:themeFillShade="D9"/>
            <w:tcMar/>
          </w:tcPr>
          <w:p w:rsidRPr="0043235D" w:rsidR="00603ACC" w:rsidP="00965C56" w:rsidRDefault="00603ACC" w14:paraId="463C2BDC" w14:textId="77777777">
            <w:pPr>
              <w:spacing w:before="120" w:after="120"/>
              <w:jc w:val="center"/>
              <w:rPr>
                <w:rFonts w:ascii="Verdana" w:hAnsi="Verdana" w:cs="Arial"/>
                <w:b/>
                <w:bCs/>
              </w:rPr>
            </w:pPr>
            <w:r w:rsidRPr="0043235D">
              <w:rPr>
                <w:rFonts w:ascii="Verdana" w:hAnsi="Verdana" w:cs="Arial"/>
                <w:b/>
                <w:bCs/>
              </w:rPr>
              <w:t>If the beneficiary’s premium balance is...</w:t>
            </w:r>
          </w:p>
        </w:tc>
        <w:tc>
          <w:tcPr>
            <w:tcW w:w="3666" w:type="pct"/>
            <w:gridSpan w:val="3"/>
            <w:shd w:val="clear" w:color="auto" w:fill="D9D9D9" w:themeFill="background1" w:themeFillShade="D9"/>
            <w:tcMar/>
          </w:tcPr>
          <w:p w:rsidRPr="0043235D" w:rsidR="00603ACC" w:rsidP="00965C56" w:rsidRDefault="00603ACC" w14:paraId="0D6B5E1B" w14:textId="77777777">
            <w:pPr>
              <w:spacing w:before="120" w:after="120"/>
              <w:jc w:val="center"/>
              <w:rPr>
                <w:rFonts w:ascii="Verdana" w:hAnsi="Verdana" w:cs="Arial"/>
                <w:b/>
                <w:bCs/>
              </w:rPr>
            </w:pPr>
            <w:r w:rsidRPr="0043235D">
              <w:rPr>
                <w:rFonts w:ascii="Verdana" w:hAnsi="Verdana" w:cs="Arial"/>
                <w:b/>
                <w:bCs/>
              </w:rPr>
              <w:t>Then...</w:t>
            </w:r>
          </w:p>
        </w:tc>
      </w:tr>
      <w:tr w:rsidRPr="0043235D" w:rsidR="00603ACC" w:rsidTr="134CC6AF" w14:paraId="768261DD" w14:textId="77777777">
        <w:trPr>
          <w:trHeight w:val="67"/>
        </w:trPr>
        <w:tc>
          <w:tcPr>
            <w:tcW w:w="292" w:type="pct"/>
            <w:vMerge/>
            <w:tcMar/>
          </w:tcPr>
          <w:p w:rsidRPr="0043235D" w:rsidR="00603ACC" w:rsidP="00965C56" w:rsidRDefault="00603ACC" w14:paraId="5F700E34" w14:textId="77777777">
            <w:pPr>
              <w:spacing w:before="120" w:after="120"/>
              <w:jc w:val="center"/>
              <w:rPr>
                <w:rFonts w:ascii="Verdana" w:hAnsi="Verdana"/>
                <w:b/>
              </w:rPr>
            </w:pPr>
          </w:p>
        </w:tc>
        <w:tc>
          <w:tcPr>
            <w:tcW w:w="1042" w:type="pct"/>
            <w:tcMar/>
          </w:tcPr>
          <w:p w:rsidRPr="0043235D" w:rsidR="00603ACC" w:rsidP="00965C56" w:rsidRDefault="00603ACC" w14:paraId="68DDC4EB" w14:textId="77777777">
            <w:pPr>
              <w:spacing w:before="120" w:after="120"/>
              <w:rPr>
                <w:rFonts w:ascii="Verdana" w:hAnsi="Verdana"/>
                <w:bCs/>
                <w:color w:val="000000"/>
              </w:rPr>
            </w:pPr>
            <w:r w:rsidRPr="0043235D">
              <w:rPr>
                <w:rFonts w:ascii="Verdana" w:hAnsi="Verdana"/>
                <w:b/>
                <w:bCs/>
                <w:color w:val="000000"/>
              </w:rPr>
              <w:t>Past Due by 1 or more</w:t>
            </w:r>
            <w:r w:rsidRPr="0043235D">
              <w:rPr>
                <w:rFonts w:ascii="Verdana" w:hAnsi="Verdana"/>
                <w:bCs/>
                <w:color w:val="000000"/>
              </w:rPr>
              <w:t xml:space="preserve"> month’s premium (and LEP if applicable).</w:t>
            </w:r>
          </w:p>
          <w:p w:rsidRPr="0043235D" w:rsidR="00603ACC" w:rsidP="00965C56" w:rsidRDefault="00603ACC" w14:paraId="1ED85805" w14:textId="77777777">
            <w:pPr>
              <w:spacing w:before="120" w:after="120"/>
              <w:rPr>
                <w:rFonts w:ascii="Verdana" w:hAnsi="Verdana"/>
                <w:bCs/>
                <w:color w:val="000000"/>
              </w:rPr>
            </w:pPr>
          </w:p>
          <w:p w:rsidRPr="0043235D" w:rsidR="00603ACC" w:rsidP="00965C56" w:rsidRDefault="00603ACC" w14:paraId="6CB579D3" w14:textId="77777777">
            <w:pPr>
              <w:spacing w:before="120" w:after="120"/>
              <w:rPr>
                <w:rFonts w:ascii="Verdana" w:hAnsi="Verdana"/>
                <w:b/>
                <w:bCs/>
                <w:color w:val="000000"/>
              </w:rPr>
            </w:pPr>
            <w:r w:rsidRPr="0043235D">
              <w:rPr>
                <w:rFonts w:ascii="Verdana" w:hAnsi="Verdana"/>
                <w:b/>
                <w:bCs/>
                <w:color w:val="000000"/>
              </w:rPr>
              <w:t xml:space="preserve">Example: </w:t>
            </w:r>
            <w:r w:rsidRPr="0043235D">
              <w:rPr>
                <w:rFonts w:ascii="Verdana" w:hAnsi="Verdana"/>
                <w:bCs/>
                <w:color w:val="000000"/>
              </w:rPr>
              <w:t>Today is March 3rd and April premiums have billed. A SilverScript account with February through April premiums due would need to be transferred.</w:t>
            </w:r>
          </w:p>
          <w:p w:rsidRPr="0043235D" w:rsidR="00603ACC" w:rsidP="00965C56" w:rsidRDefault="00603ACC" w14:paraId="090F94D5" w14:textId="77777777">
            <w:pPr>
              <w:spacing w:before="120" w:after="120"/>
              <w:rPr>
                <w:rFonts w:ascii="Verdana" w:hAnsi="Verdana" w:cs="Arial"/>
                <w:bCs/>
              </w:rPr>
            </w:pPr>
          </w:p>
        </w:tc>
        <w:tc>
          <w:tcPr>
            <w:tcW w:w="3666" w:type="pct"/>
            <w:gridSpan w:val="3"/>
            <w:tcMar/>
          </w:tcPr>
          <w:p w:rsidRPr="0043235D" w:rsidR="00603ACC" w:rsidP="00965C56" w:rsidRDefault="00603ACC" w14:paraId="35CD688D" w14:textId="77777777">
            <w:pPr>
              <w:spacing w:before="120" w:after="120"/>
              <w:rPr>
                <w:rFonts w:ascii="Verdana" w:hAnsi="Verdana"/>
              </w:rPr>
            </w:pPr>
            <w:r w:rsidRPr="0043235D">
              <w:rPr>
                <w:rFonts w:ascii="Verdana" w:hAnsi="Verdana"/>
              </w:rPr>
              <w:t xml:space="preserve">Does </w:t>
            </w:r>
            <w:r w:rsidRPr="0043235D">
              <w:rPr>
                <w:rFonts w:ascii="Verdana" w:hAnsi="Verdana"/>
                <w:b/>
                <w:bCs/>
              </w:rPr>
              <w:t>NOT</w:t>
            </w:r>
            <w:r w:rsidRPr="0043235D">
              <w:rPr>
                <w:rFonts w:ascii="Verdana" w:hAnsi="Verdana"/>
              </w:rPr>
              <w:t xml:space="preserve"> apply to EGWP, as they are not included in dunning processes. </w:t>
            </w:r>
          </w:p>
          <w:p w:rsidRPr="0043235D" w:rsidR="00603ACC" w:rsidP="00965C56" w:rsidRDefault="00603ACC" w14:paraId="2430B367" w14:textId="77777777">
            <w:pPr>
              <w:spacing w:before="120" w:after="120"/>
              <w:rPr>
                <w:rFonts w:ascii="Verdana" w:hAnsi="Verdana"/>
              </w:rPr>
            </w:pPr>
          </w:p>
          <w:p w:rsidRPr="0043235D" w:rsidR="00603ACC" w:rsidP="00965C56" w:rsidRDefault="00603ACC" w14:paraId="7B5F4983" w14:textId="77777777">
            <w:pPr>
              <w:spacing w:before="120" w:after="120"/>
              <w:rPr>
                <w:rFonts w:ascii="Verdana" w:hAnsi="Verdana"/>
              </w:rPr>
            </w:pPr>
            <w:r w:rsidRPr="0043235D">
              <w:rPr>
                <w:rFonts w:ascii="Verdana" w:hAnsi="Verdana"/>
              </w:rPr>
              <w:t xml:space="preserve">For </w:t>
            </w:r>
            <w:r w:rsidRPr="0043235D">
              <w:rPr>
                <w:rFonts w:ascii="Verdana" w:hAnsi="Verdana"/>
                <w:b/>
                <w:color w:val="000000"/>
              </w:rPr>
              <w:t>Aetna Med D</w:t>
            </w:r>
            <w:r w:rsidRPr="0043235D">
              <w:rPr>
                <w:rFonts w:ascii="Verdana" w:hAnsi="Verdana"/>
                <w:bCs/>
                <w:color w:val="000000"/>
              </w:rPr>
              <w:t xml:space="preserve"> </w:t>
            </w:r>
            <w:r w:rsidRPr="0043235D">
              <w:rPr>
                <w:rFonts w:ascii="Verdana" w:hAnsi="Verdana"/>
                <w:b/>
              </w:rPr>
              <w:t>SilverScript</w:t>
            </w:r>
            <w:r w:rsidRPr="0043235D">
              <w:rPr>
                <w:rFonts w:ascii="Verdana" w:hAnsi="Verdana"/>
              </w:rPr>
              <w:t xml:space="preserve"> beneficiaries: The MED D CCR </w:t>
            </w:r>
            <w:r w:rsidRPr="0043235D">
              <w:rPr>
                <w:rFonts w:ascii="Verdana" w:hAnsi="Verdana"/>
                <w:b/>
              </w:rPr>
              <w:t>must WARM transfer</w:t>
            </w:r>
            <w:r w:rsidRPr="0043235D">
              <w:rPr>
                <w:rFonts w:ascii="Verdana" w:hAnsi="Verdana"/>
              </w:rPr>
              <w:t xml:space="preserve"> the beneficiary to the Premium Billing Specialized Team for further assistance </w:t>
            </w:r>
            <w:r w:rsidRPr="0043235D">
              <w:rPr>
                <w:rFonts w:ascii="Verdana" w:hAnsi="Verdana"/>
                <w:color w:val="000000"/>
              </w:rPr>
              <w:t xml:space="preserve">at </w:t>
            </w:r>
            <w:r w:rsidRPr="0043235D">
              <w:rPr>
                <w:rFonts w:ascii="Verdana" w:hAnsi="Verdana"/>
                <w:b/>
                <w:color w:val="000000"/>
              </w:rPr>
              <w:t>1-(866)-824-4055</w:t>
            </w:r>
            <w:r w:rsidRPr="0043235D">
              <w:rPr>
                <w:rFonts w:ascii="Verdana" w:hAnsi="Verdana"/>
              </w:rPr>
              <w:t>.</w:t>
            </w:r>
          </w:p>
          <w:p w:rsidRPr="0043235D" w:rsidR="00603ACC" w:rsidP="00965C56" w:rsidRDefault="00603ACC" w14:paraId="1194114A" w14:textId="77777777">
            <w:pPr>
              <w:autoSpaceDE w:val="0"/>
              <w:autoSpaceDN w:val="0"/>
              <w:adjustRightInd w:val="0"/>
              <w:spacing w:before="120" w:after="120"/>
              <w:rPr>
                <w:rFonts w:ascii="Verdana" w:hAnsi="Verdana"/>
                <w:b/>
                <w:color w:val="000000"/>
              </w:rPr>
            </w:pPr>
          </w:p>
          <w:p w:rsidRPr="0043235D" w:rsidR="00603ACC" w:rsidP="00965C56" w:rsidRDefault="00603ACC" w14:paraId="78681088" w14:textId="77777777">
            <w:pPr>
              <w:spacing w:before="120" w:after="120"/>
              <w:rPr>
                <w:rFonts w:ascii="Verdana" w:hAnsi="Verdana"/>
                <w:color w:val="000000"/>
              </w:rPr>
            </w:pPr>
            <w:r w:rsidRPr="0043235D">
              <w:rPr>
                <w:rFonts w:ascii="Verdana" w:hAnsi="Verdana"/>
                <w:b/>
              </w:rPr>
              <w:t xml:space="preserve">Note: </w:t>
            </w:r>
            <w:r w:rsidRPr="0043235D">
              <w:rPr>
                <w:rFonts w:ascii="Verdana" w:hAnsi="Verdana"/>
              </w:rPr>
              <w:t xml:space="preserve">If encountering any issues with connecting to the Premium Billing Specialized Team’s </w:t>
            </w:r>
            <w:r w:rsidRPr="0043235D">
              <w:rPr>
                <w:rFonts w:ascii="Verdana" w:hAnsi="Verdana"/>
                <w:b/>
              </w:rPr>
              <w:t>1-866-824-4055</w:t>
            </w:r>
            <w:r w:rsidRPr="0043235D">
              <w:rPr>
                <w:rFonts w:ascii="Verdana" w:hAnsi="Verdana"/>
              </w:rPr>
              <w:t xml:space="preserve"> phone number for appropriate warm transfer calls, consult with your Supervisor for further assistance; you may be instructed to contact IT to report any technical difficulties.</w:t>
            </w:r>
          </w:p>
          <w:p w:rsidRPr="0043235D" w:rsidR="00603ACC" w:rsidP="00965C56" w:rsidRDefault="00603ACC" w14:paraId="4B4F2AA4" w14:textId="77777777">
            <w:pPr>
              <w:spacing w:before="120" w:after="120"/>
              <w:rPr>
                <w:rFonts w:ascii="Verdana" w:hAnsi="Verdana"/>
              </w:rPr>
            </w:pPr>
          </w:p>
          <w:p w:rsidRPr="0043235D" w:rsidR="00603ACC" w:rsidP="00965C56" w:rsidRDefault="00603ACC" w14:paraId="3723AB86" w14:textId="77777777">
            <w:pPr>
              <w:spacing w:before="120" w:after="120"/>
              <w:rPr>
                <w:rFonts w:ascii="Verdana" w:hAnsi="Verdana"/>
              </w:rPr>
            </w:pPr>
            <w:r w:rsidRPr="0043235D">
              <w:rPr>
                <w:rFonts w:ascii="Verdana" w:hAnsi="Verdana" w:cs="Arial"/>
                <w:noProof/>
                <w:color w:val="000000"/>
              </w:rPr>
              <w:drawing>
                <wp:inline distT="0" distB="0" distL="0" distR="0" wp14:anchorId="57577C42" wp14:editId="5246E11E">
                  <wp:extent cx="238125" cy="209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b/>
              </w:rPr>
              <w:t>Premium Billing Specialized CCRs</w:t>
            </w:r>
            <w:r w:rsidRPr="0043235D">
              <w:rPr>
                <w:rFonts w:ascii="Verdana" w:hAnsi="Verdana"/>
              </w:rPr>
              <w:t xml:space="preserve"> will:</w:t>
            </w:r>
          </w:p>
          <w:p w:rsidRPr="0043235D" w:rsidR="00603ACC" w:rsidP="00965C56" w:rsidRDefault="00603ACC" w14:paraId="6E77F444" w14:textId="77777777">
            <w:pPr>
              <w:pStyle w:val="ListParagraph"/>
              <w:numPr>
                <w:ilvl w:val="0"/>
                <w:numId w:val="20"/>
              </w:numPr>
              <w:spacing w:before="120" w:after="120"/>
              <w:contextualSpacing w:val="0"/>
              <w:rPr>
                <w:rFonts w:ascii="Verdana" w:hAnsi="Verdana"/>
              </w:rPr>
            </w:pPr>
            <w:r w:rsidRPr="0043235D">
              <w:rPr>
                <w:rFonts w:ascii="Verdana" w:hAnsi="Verdana"/>
              </w:rPr>
              <w:t xml:space="preserve">Review the </w:t>
            </w:r>
            <w:proofErr w:type="gramStart"/>
            <w:r w:rsidRPr="0043235D">
              <w:rPr>
                <w:rFonts w:ascii="Verdana" w:hAnsi="Verdana"/>
              </w:rPr>
              <w:t>beneficiary’s</w:t>
            </w:r>
            <w:proofErr w:type="gramEnd"/>
            <w:r w:rsidRPr="0043235D">
              <w:rPr>
                <w:rFonts w:ascii="Verdana" w:hAnsi="Verdana"/>
              </w:rPr>
              <w:t xml:space="preserve"> balance.</w:t>
            </w:r>
          </w:p>
          <w:p w:rsidRPr="0043235D" w:rsidR="00603ACC" w:rsidP="00965C56" w:rsidRDefault="00603ACC" w14:paraId="0AE2C493" w14:textId="77777777">
            <w:pPr>
              <w:pStyle w:val="ListParagraph"/>
              <w:numPr>
                <w:ilvl w:val="0"/>
                <w:numId w:val="20"/>
              </w:numPr>
              <w:spacing w:before="120" w:after="120"/>
              <w:contextualSpacing w:val="0"/>
              <w:rPr>
                <w:rFonts w:ascii="Verdana" w:hAnsi="Verdana"/>
              </w:rPr>
            </w:pPr>
            <w:r w:rsidRPr="0043235D">
              <w:rPr>
                <w:rStyle w:val="ui-provider"/>
                <w:rFonts w:ascii="Verdana" w:hAnsi="Verdana"/>
              </w:rPr>
              <w:t xml:space="preserve">Check in OneClick to determine if the beneficiary has recently received a Dunning letter as well as review </w:t>
            </w:r>
            <w:r w:rsidRPr="0043235D">
              <w:rPr>
                <w:rStyle w:val="ui-provider"/>
                <w:rFonts w:ascii="Verdana" w:hAnsi="Verdana"/>
                <w:b/>
                <w:bCs/>
              </w:rPr>
              <w:t>Case Comments</w:t>
            </w:r>
            <w:r w:rsidRPr="0043235D">
              <w:rPr>
                <w:rStyle w:val="ui-provider"/>
                <w:rFonts w:ascii="Verdana" w:hAnsi="Verdana"/>
              </w:rPr>
              <w:t xml:space="preserve"> and </w:t>
            </w:r>
            <w:r w:rsidRPr="0043235D">
              <w:rPr>
                <w:rStyle w:val="ui-provider"/>
                <w:rFonts w:ascii="Verdana" w:hAnsi="Verdana"/>
                <w:b/>
                <w:bCs/>
              </w:rPr>
              <w:t>Medicare D Alerts</w:t>
            </w:r>
            <w:r w:rsidRPr="0043235D">
              <w:rPr>
                <w:rStyle w:val="ui-provider"/>
                <w:rFonts w:ascii="Verdana" w:hAnsi="Verdana"/>
              </w:rPr>
              <w:t xml:space="preserve"> on the </w:t>
            </w:r>
            <w:r w:rsidRPr="0043235D">
              <w:rPr>
                <w:rStyle w:val="ui-provider"/>
                <w:rFonts w:ascii="Verdana" w:hAnsi="Verdana"/>
                <w:b/>
                <w:bCs/>
              </w:rPr>
              <w:t>Medicare D Landing Page</w:t>
            </w:r>
            <w:r w:rsidRPr="0043235D">
              <w:rPr>
                <w:rStyle w:val="ui-provider"/>
                <w:rFonts w:ascii="Verdana" w:hAnsi="Verdana"/>
              </w:rPr>
              <w:t>.</w:t>
            </w:r>
          </w:p>
          <w:p w:rsidRPr="0043235D" w:rsidR="00603ACC" w:rsidP="00965C56" w:rsidRDefault="00603ACC" w14:paraId="389BF639" w14:textId="77777777">
            <w:pPr>
              <w:pStyle w:val="ListParagraph"/>
              <w:numPr>
                <w:ilvl w:val="0"/>
                <w:numId w:val="20"/>
              </w:numPr>
              <w:spacing w:before="120" w:after="120"/>
              <w:contextualSpacing w:val="0"/>
              <w:rPr>
                <w:rFonts w:ascii="Verdana" w:hAnsi="Verdana"/>
              </w:rPr>
            </w:pPr>
            <w:r w:rsidRPr="0043235D">
              <w:rPr>
                <w:rFonts w:ascii="Verdana" w:hAnsi="Verdana"/>
              </w:rPr>
              <w:t>If the beneficiary is in the Dunning Process:</w:t>
            </w:r>
          </w:p>
          <w:p w:rsidRPr="0043235D" w:rsidR="00603ACC" w:rsidP="00603ACC" w:rsidRDefault="00603ACC" w14:paraId="5241B2BC" w14:textId="77777777">
            <w:pPr>
              <w:pStyle w:val="ListParagraph"/>
              <w:numPr>
                <w:ilvl w:val="0"/>
                <w:numId w:val="63"/>
              </w:numPr>
              <w:spacing w:before="120" w:after="120"/>
              <w:contextualSpacing w:val="0"/>
              <w:rPr>
                <w:rFonts w:ascii="Verdana" w:hAnsi="Verdana"/>
              </w:rPr>
            </w:pPr>
            <w:r w:rsidRPr="0043235D">
              <w:rPr>
                <w:rFonts w:ascii="Verdana" w:hAnsi="Verdana"/>
              </w:rPr>
              <w:t xml:space="preserve">Inform the beneficiary of the Dunning amount and Deadline, refer to </w:t>
            </w:r>
            <w:hyperlink w:history="1" w:anchor="!/view?docid=9efb103a-cdee-4055-8fe2-870f7486feb4" r:id="rId12">
              <w:r w:rsidRPr="00967BA9">
                <w:rPr>
                  <w:rStyle w:val="Hyperlink"/>
                  <w:rFonts w:ascii="Verdana" w:hAnsi="Verdana" w:eastAsiaTheme="minorHAnsi"/>
                </w:rPr>
                <w:t>Aetna Compass MED D - SilverScript - Premium Billing Dunning and Disputes Process</w:t>
              </w:r>
              <w:r w:rsidRPr="00967BA9">
                <w:rPr>
                  <w:rStyle w:val="Hyperlink"/>
                  <w:rFonts w:ascii="Verdana" w:hAnsi="Verdana"/>
                </w:rPr>
                <w:t xml:space="preserve"> (062812) to</w:t>
              </w:r>
            </w:hyperlink>
            <w:r w:rsidRPr="0043235D">
              <w:rPr>
                <w:rFonts w:ascii="Verdana" w:hAnsi="Verdana"/>
              </w:rPr>
              <w:t xml:space="preserve"> ensure the beneficiary is provided valid information and options.</w:t>
            </w:r>
          </w:p>
          <w:p w:rsidRPr="0043235D" w:rsidR="00603ACC" w:rsidP="00965C56" w:rsidRDefault="00603ACC" w14:paraId="3D72C1D2" w14:textId="77777777">
            <w:pPr>
              <w:pStyle w:val="ListParagraph"/>
              <w:numPr>
                <w:ilvl w:val="0"/>
                <w:numId w:val="20"/>
              </w:numPr>
              <w:spacing w:before="120" w:after="120"/>
              <w:contextualSpacing w:val="0"/>
              <w:rPr>
                <w:rFonts w:ascii="Verdana" w:hAnsi="Verdana" w:cs="Arial"/>
                <w:bCs/>
              </w:rPr>
            </w:pPr>
            <w:r w:rsidRPr="0043235D">
              <w:rPr>
                <w:rFonts w:ascii="Verdana" w:hAnsi="Verdana"/>
              </w:rPr>
              <w:t xml:space="preserve">If the beneficiary is </w:t>
            </w:r>
            <w:r w:rsidRPr="0043235D">
              <w:rPr>
                <w:rFonts w:ascii="Verdana" w:hAnsi="Verdana"/>
                <w:b/>
              </w:rPr>
              <w:t>NOT</w:t>
            </w:r>
            <w:r w:rsidRPr="0043235D">
              <w:rPr>
                <w:rFonts w:ascii="Verdana" w:hAnsi="Verdana"/>
              </w:rPr>
              <w:t xml:space="preserve"> in the Dunning Process, proceed to </w:t>
            </w:r>
            <w:hyperlink w:history="1" w:anchor="Processing_OTEC_Step2">
              <w:r w:rsidRPr="0043235D">
                <w:rPr>
                  <w:rStyle w:val="Hyperlink"/>
                  <w:rFonts w:ascii="Verdana" w:hAnsi="Verdana"/>
                  <w:b/>
                </w:rPr>
                <w:t>Step 2</w:t>
              </w:r>
              <w:r w:rsidRPr="0043235D">
                <w:rPr>
                  <w:rStyle w:val="Hyperlink"/>
                  <w:rFonts w:ascii="Verdana" w:hAnsi="Verdana"/>
                </w:rPr>
                <w:t>.</w:t>
              </w:r>
            </w:hyperlink>
          </w:p>
        </w:tc>
      </w:tr>
      <w:tr w:rsidRPr="0043235D" w:rsidR="00603ACC" w:rsidTr="134CC6AF" w14:paraId="4138E84C" w14:textId="77777777">
        <w:trPr>
          <w:trHeight w:val="67"/>
        </w:trPr>
        <w:tc>
          <w:tcPr>
            <w:tcW w:w="292" w:type="pct"/>
            <w:vMerge/>
            <w:tcMar/>
          </w:tcPr>
          <w:p w:rsidRPr="0043235D" w:rsidR="00603ACC" w:rsidP="00965C56" w:rsidRDefault="00603ACC" w14:paraId="02F14D8E" w14:textId="77777777">
            <w:pPr>
              <w:spacing w:before="120" w:after="120"/>
              <w:jc w:val="center"/>
              <w:rPr>
                <w:rFonts w:ascii="Verdana" w:hAnsi="Verdana"/>
                <w:b/>
              </w:rPr>
            </w:pPr>
          </w:p>
        </w:tc>
        <w:tc>
          <w:tcPr>
            <w:tcW w:w="1042" w:type="pct"/>
            <w:tcMar/>
          </w:tcPr>
          <w:p w:rsidRPr="0043235D" w:rsidR="00603ACC" w:rsidP="00965C56" w:rsidRDefault="00603ACC" w14:paraId="7E38F435" w14:textId="77777777">
            <w:pPr>
              <w:spacing w:before="120" w:after="120"/>
              <w:rPr>
                <w:rFonts w:ascii="Verdana" w:hAnsi="Verdana" w:cs="Arial"/>
                <w:bCs/>
              </w:rPr>
            </w:pPr>
            <w:r w:rsidRPr="0043235D">
              <w:rPr>
                <w:rFonts w:ascii="Verdana" w:hAnsi="Verdana" w:cs="Arial"/>
                <w:b/>
                <w:bCs/>
              </w:rPr>
              <w:t>Only current or future months due</w:t>
            </w:r>
          </w:p>
        </w:tc>
        <w:tc>
          <w:tcPr>
            <w:tcW w:w="3666" w:type="pct"/>
            <w:gridSpan w:val="3"/>
            <w:tcMar/>
          </w:tcPr>
          <w:p w:rsidRPr="0043235D" w:rsidR="00603ACC" w:rsidP="00965C56" w:rsidRDefault="00603ACC" w14:paraId="69FD9B3A" w14:textId="77777777">
            <w:pPr>
              <w:spacing w:before="120" w:after="120"/>
              <w:rPr>
                <w:rFonts w:ascii="Verdana" w:hAnsi="Verdana" w:cs="Arial"/>
                <w:bCs/>
              </w:rPr>
            </w:pPr>
            <w:r w:rsidRPr="0043235D">
              <w:rPr>
                <w:rFonts w:ascii="Verdana" w:hAnsi="Verdana" w:cs="Arial"/>
                <w:bCs/>
              </w:rPr>
              <w:t xml:space="preserve">Proceed to </w:t>
            </w:r>
            <w:hyperlink w:history="1" w:anchor="Processing_OTEC_Step2">
              <w:r w:rsidRPr="0043235D">
                <w:rPr>
                  <w:rStyle w:val="Hyperlink"/>
                  <w:rFonts w:ascii="Verdana" w:hAnsi="Verdana" w:cs="Arial"/>
                  <w:b/>
                  <w:bCs/>
                </w:rPr>
                <w:t>Step 2</w:t>
              </w:r>
            </w:hyperlink>
            <w:r w:rsidRPr="0043235D">
              <w:rPr>
                <w:rFonts w:ascii="Verdana" w:hAnsi="Verdana" w:cs="Arial"/>
                <w:bCs/>
              </w:rPr>
              <w:t>.</w:t>
            </w:r>
          </w:p>
        </w:tc>
      </w:tr>
      <w:tr w:rsidRPr="0043235D" w:rsidR="00603ACC" w:rsidTr="134CC6AF" w14:paraId="6BA79794" w14:textId="77777777">
        <w:tc>
          <w:tcPr>
            <w:tcW w:w="292" w:type="pct"/>
            <w:tcMar/>
          </w:tcPr>
          <w:p w:rsidRPr="0043235D" w:rsidR="00603ACC" w:rsidP="00965C56" w:rsidRDefault="00603ACC" w14:paraId="3F34787C" w14:textId="77777777">
            <w:pPr>
              <w:spacing w:before="120" w:after="120"/>
              <w:jc w:val="center"/>
              <w:rPr>
                <w:rFonts w:ascii="Verdana" w:hAnsi="Verdana"/>
                <w:b/>
              </w:rPr>
            </w:pPr>
            <w:bookmarkStart w:name="Step2" w:id="40"/>
            <w:bookmarkStart w:name="Processing_OTEC_Step2" w:id="41"/>
            <w:r w:rsidRPr="0043235D">
              <w:rPr>
                <w:rFonts w:ascii="Verdana" w:hAnsi="Verdana"/>
                <w:b/>
              </w:rPr>
              <w:t>2</w:t>
            </w:r>
            <w:bookmarkEnd w:id="40"/>
            <w:bookmarkEnd w:id="41"/>
          </w:p>
        </w:tc>
        <w:tc>
          <w:tcPr>
            <w:tcW w:w="4708" w:type="pct"/>
            <w:gridSpan w:val="4"/>
            <w:tcMar/>
          </w:tcPr>
          <w:p w:rsidRPr="0043235D" w:rsidR="00603ACC" w:rsidP="00965C56" w:rsidRDefault="00603ACC" w14:paraId="5AFF14D2" w14:textId="77777777">
            <w:pPr>
              <w:spacing w:before="120" w:after="120"/>
              <w:rPr>
                <w:rFonts w:ascii="Verdana" w:hAnsi="Verdana" w:cs="Arial"/>
                <w:bCs/>
              </w:rPr>
            </w:pPr>
            <w:r w:rsidRPr="0043235D">
              <w:rPr>
                <w:rFonts w:ascii="Verdana" w:hAnsi="Verdana" w:cs="Arial"/>
                <w:bCs/>
              </w:rPr>
              <w:t xml:space="preserve">After the </w:t>
            </w:r>
            <w:r w:rsidRPr="0043235D">
              <w:rPr>
                <w:rFonts w:ascii="Verdana" w:hAnsi="Verdana" w:cs="Arial"/>
                <w:b/>
                <w:bCs/>
              </w:rPr>
              <w:t>End Date</w:t>
            </w:r>
            <w:r w:rsidRPr="0043235D">
              <w:rPr>
                <w:rFonts w:ascii="Verdana" w:hAnsi="Verdana" w:cs="Arial"/>
                <w:bCs/>
              </w:rPr>
              <w:t xml:space="preserve"> in the </w:t>
            </w:r>
            <w:r w:rsidRPr="0043235D">
              <w:rPr>
                <w:rFonts w:ascii="Verdana" w:hAnsi="Verdana" w:cs="Arial"/>
                <w:b/>
                <w:bCs/>
              </w:rPr>
              <w:t xml:space="preserve">Date Range </w:t>
            </w:r>
            <w:r w:rsidRPr="0043235D">
              <w:rPr>
                <w:rFonts w:ascii="Verdana" w:hAnsi="Verdana" w:cs="Arial"/>
                <w:bCs/>
              </w:rPr>
              <w:t xml:space="preserve">section is set to one year out, confirm no future Auto Pay is in the </w:t>
            </w:r>
            <w:r w:rsidRPr="0043235D">
              <w:rPr>
                <w:rFonts w:ascii="Verdana" w:hAnsi="Verdana" w:cs="Arial"/>
                <w:b/>
              </w:rPr>
              <w:t>Billing Cycle &amp; Payment Method</w:t>
            </w:r>
            <w:r w:rsidRPr="0043235D">
              <w:rPr>
                <w:rFonts w:ascii="Verdana" w:hAnsi="Verdana" w:cs="Arial"/>
                <w:bCs/>
              </w:rPr>
              <w:t xml:space="preserve"> section, and click the </w:t>
            </w:r>
            <w:r w:rsidRPr="0043235D">
              <w:rPr>
                <w:rFonts w:ascii="Verdana" w:hAnsi="Verdana" w:cs="Arial"/>
                <w:b/>
                <w:bCs/>
              </w:rPr>
              <w:t>One-Time Payment</w:t>
            </w:r>
            <w:r w:rsidRPr="0043235D">
              <w:rPr>
                <w:rFonts w:ascii="Verdana" w:hAnsi="Verdana" w:cs="Arial"/>
                <w:bCs/>
              </w:rPr>
              <w:t xml:space="preserve"> button from the </w:t>
            </w:r>
            <w:r w:rsidRPr="0043235D">
              <w:rPr>
                <w:rFonts w:ascii="Verdana" w:hAnsi="Verdana" w:cs="Arial"/>
                <w:b/>
                <w:bCs/>
              </w:rPr>
              <w:t>Premium Billing</w:t>
            </w:r>
            <w:r w:rsidRPr="0043235D">
              <w:rPr>
                <w:rFonts w:ascii="Verdana" w:hAnsi="Verdana" w:cs="Arial"/>
                <w:bCs/>
              </w:rPr>
              <w:t xml:space="preserve"> tab in </w:t>
            </w:r>
            <w:r w:rsidRPr="0043235D">
              <w:rPr>
                <w:rFonts w:ascii="Verdana" w:hAnsi="Verdana" w:cs="Arial"/>
                <w:b/>
                <w:bCs/>
              </w:rPr>
              <w:t>Compass</w:t>
            </w:r>
            <w:r w:rsidRPr="0043235D">
              <w:rPr>
                <w:rFonts w:ascii="Verdana" w:hAnsi="Verdana" w:cs="Arial"/>
                <w:bCs/>
              </w:rPr>
              <w:t xml:space="preserve">. </w:t>
            </w:r>
          </w:p>
          <w:p w:rsidRPr="0043235D" w:rsidR="00603ACC" w:rsidP="00965C56" w:rsidRDefault="00603ACC" w14:paraId="06CEAC16" w14:textId="77777777">
            <w:pPr>
              <w:spacing w:before="120" w:after="120"/>
              <w:jc w:val="center"/>
              <w:rPr>
                <w:rFonts w:ascii="Verdana" w:hAnsi="Verdana" w:cs="Arial"/>
                <w:bCs/>
              </w:rPr>
            </w:pPr>
          </w:p>
          <w:p w:rsidRPr="0043235D" w:rsidR="00603ACC" w:rsidP="00965C56" w:rsidRDefault="00603ACC" w14:paraId="41AC7BC5" w14:textId="77777777">
            <w:pPr>
              <w:spacing w:before="120" w:after="120"/>
              <w:jc w:val="center"/>
              <w:rPr>
                <w:rFonts w:ascii="Verdana" w:hAnsi="Verdana"/>
              </w:rPr>
            </w:pPr>
            <w:r w:rsidRPr="0043235D">
              <w:rPr>
                <w:rFonts w:ascii="Verdana" w:hAnsi="Verdana"/>
                <w:noProof/>
              </w:rPr>
              <w:t xml:space="preserve"> </w:t>
            </w:r>
            <w:r w:rsidRPr="00E264B1">
              <w:rPr>
                <w:rFonts w:ascii="Verdana" w:hAnsi="Verdana"/>
                <w:noProof/>
              </w:rPr>
              <w:drawing>
                <wp:inline distT="0" distB="0" distL="0" distR="0" wp14:anchorId="04372062" wp14:editId="7BE3BAE9">
                  <wp:extent cx="6057143" cy="6990476"/>
                  <wp:effectExtent l="0" t="0" r="1270" b="1270"/>
                  <wp:docPr id="7800507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50732" name="Picture 1" descr="A screenshot of a computer&#10;&#10;AI-generated content may be incorrect."/>
                          <pic:cNvPicPr/>
                        </pic:nvPicPr>
                        <pic:blipFill>
                          <a:blip r:embed="rId13"/>
                          <a:stretch>
                            <a:fillRect/>
                          </a:stretch>
                        </pic:blipFill>
                        <pic:spPr>
                          <a:xfrm>
                            <a:off x="0" y="0"/>
                            <a:ext cx="6057143" cy="6990476"/>
                          </a:xfrm>
                          <a:prstGeom prst="rect">
                            <a:avLst/>
                          </a:prstGeom>
                        </pic:spPr>
                      </pic:pic>
                    </a:graphicData>
                  </a:graphic>
                </wp:inline>
              </w:drawing>
            </w:r>
          </w:p>
          <w:p w:rsidRPr="0043235D" w:rsidR="00603ACC" w:rsidP="00965C56" w:rsidRDefault="00603ACC" w14:paraId="1114FBC0" w14:textId="77777777">
            <w:pPr>
              <w:spacing w:before="120" w:after="120"/>
              <w:jc w:val="center"/>
              <w:rPr>
                <w:rFonts w:ascii="Verdana" w:hAnsi="Verdana"/>
              </w:rPr>
            </w:pPr>
          </w:p>
          <w:p w:rsidRPr="0043235D" w:rsidR="00603ACC" w:rsidP="00965C56" w:rsidRDefault="00603ACC" w14:paraId="6D0ABDA7" w14:textId="77777777">
            <w:pPr>
              <w:spacing w:before="120" w:after="120"/>
              <w:rPr>
                <w:rFonts w:ascii="Verdana" w:hAnsi="Verdana"/>
              </w:rPr>
            </w:pPr>
            <w:r w:rsidRPr="0043235D">
              <w:rPr>
                <w:rFonts w:ascii="Verdana" w:hAnsi="Verdana"/>
                <w:b/>
              </w:rPr>
              <w:t xml:space="preserve">Result: </w:t>
            </w:r>
            <w:r w:rsidRPr="0043235D">
              <w:rPr>
                <w:rFonts w:ascii="Verdana" w:hAnsi="Verdana"/>
              </w:rPr>
              <w:t xml:space="preserve">The user is automatically redirected to the </w:t>
            </w:r>
            <w:r w:rsidRPr="0043235D">
              <w:rPr>
                <w:rFonts w:ascii="Verdana" w:hAnsi="Verdana" w:cs="Arial"/>
                <w:b/>
                <w:color w:val="000000"/>
              </w:rPr>
              <w:t>Premium Payments Single-Sign-On (SSO)</w:t>
            </w:r>
            <w:r w:rsidRPr="0043235D">
              <w:rPr>
                <w:rFonts w:ascii="Verdana" w:hAnsi="Verdana" w:cs="Arial"/>
                <w:color w:val="000000"/>
              </w:rPr>
              <w:t xml:space="preserve"> system</w:t>
            </w:r>
            <w:r w:rsidRPr="0043235D">
              <w:rPr>
                <w:rFonts w:ascii="Verdana" w:hAnsi="Verdana"/>
              </w:rPr>
              <w:t>.</w:t>
            </w:r>
          </w:p>
          <w:p w:rsidRPr="0043235D" w:rsidR="00603ACC" w:rsidP="00965C56" w:rsidRDefault="00603ACC" w14:paraId="501AA5C1" w14:textId="77777777">
            <w:pPr>
              <w:spacing w:before="120" w:after="120"/>
              <w:jc w:val="center"/>
              <w:rPr>
                <w:rFonts w:ascii="Verdana" w:hAnsi="Verdana"/>
              </w:rPr>
            </w:pPr>
          </w:p>
          <w:p w:rsidRPr="0043235D" w:rsidR="00603ACC" w:rsidP="00965C56" w:rsidRDefault="00603ACC" w14:paraId="2955C125" w14:textId="77777777">
            <w:pPr>
              <w:spacing w:before="120" w:after="120"/>
              <w:jc w:val="center"/>
              <w:rPr>
                <w:rFonts w:ascii="Verdana" w:hAnsi="Verdana"/>
                <w:noProof/>
              </w:rPr>
            </w:pPr>
            <w:r w:rsidRPr="0043235D">
              <w:rPr>
                <w:rFonts w:ascii="Verdana" w:hAnsi="Verdana"/>
                <w:noProof/>
              </w:rPr>
              <w:drawing>
                <wp:inline distT="0" distB="0" distL="0" distR="0" wp14:anchorId="6432E3BE" wp14:editId="0F57CD16">
                  <wp:extent cx="4162425" cy="4410075"/>
                  <wp:effectExtent l="19050" t="19050" r="28575" b="28575"/>
                  <wp:docPr id="18" name="Picture 18" descr="A screenshot of a credit card pay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redit card paymen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2425" cy="4410075"/>
                          </a:xfrm>
                          <a:prstGeom prst="rect">
                            <a:avLst/>
                          </a:prstGeom>
                          <a:ln w="3175" cap="sq">
                            <a:solidFill>
                              <a:srgbClr val="000000"/>
                            </a:solidFill>
                            <a:miter lim="800000"/>
                          </a:ln>
                          <a:effectLst/>
                        </pic:spPr>
                      </pic:pic>
                    </a:graphicData>
                  </a:graphic>
                </wp:inline>
              </w:drawing>
            </w:r>
          </w:p>
          <w:p w:rsidRPr="0043235D" w:rsidR="00603ACC" w:rsidP="00965C56" w:rsidRDefault="00603ACC" w14:paraId="59DF6EB9" w14:textId="77777777">
            <w:pPr>
              <w:spacing w:before="120" w:after="120"/>
              <w:jc w:val="center"/>
              <w:rPr>
                <w:rFonts w:ascii="Verdana" w:hAnsi="Verdana"/>
              </w:rPr>
            </w:pPr>
          </w:p>
        </w:tc>
      </w:tr>
      <w:tr w:rsidRPr="0043235D" w:rsidR="00603ACC" w:rsidTr="134CC6AF" w14:paraId="5B5B7261" w14:textId="77777777">
        <w:trPr>
          <w:trHeight w:val="9620"/>
        </w:trPr>
        <w:tc>
          <w:tcPr>
            <w:tcW w:w="292" w:type="pct"/>
            <w:tcMar/>
          </w:tcPr>
          <w:p w:rsidRPr="0043235D" w:rsidR="00603ACC" w:rsidP="00965C56" w:rsidRDefault="00603ACC" w14:paraId="176F09F2" w14:textId="77777777">
            <w:pPr>
              <w:spacing w:before="120" w:after="120"/>
              <w:jc w:val="center"/>
              <w:rPr>
                <w:rFonts w:ascii="Verdana" w:hAnsi="Verdana"/>
                <w:b/>
              </w:rPr>
            </w:pPr>
            <w:r w:rsidRPr="0043235D">
              <w:rPr>
                <w:rFonts w:ascii="Verdana" w:hAnsi="Verdana"/>
                <w:b/>
              </w:rPr>
              <w:t>3</w:t>
            </w:r>
          </w:p>
        </w:tc>
        <w:tc>
          <w:tcPr>
            <w:tcW w:w="4708" w:type="pct"/>
            <w:gridSpan w:val="4"/>
            <w:tcBorders>
              <w:bottom w:val="single" w:color="auto" w:sz="4" w:space="0"/>
            </w:tcBorders>
            <w:tcMar/>
          </w:tcPr>
          <w:p w:rsidRPr="0043235D" w:rsidR="00603ACC" w:rsidP="00965C56" w:rsidRDefault="00603ACC" w14:paraId="19DD4216" w14:textId="77777777">
            <w:pPr>
              <w:spacing w:before="120" w:after="120"/>
              <w:rPr>
                <w:rFonts w:ascii="Verdana" w:hAnsi="Verdana"/>
              </w:rPr>
            </w:pPr>
            <w:r w:rsidRPr="0043235D">
              <w:rPr>
                <w:rFonts w:ascii="Verdana" w:hAnsi="Verdana"/>
              </w:rPr>
              <w:t xml:space="preserve">Select the </w:t>
            </w:r>
            <w:r w:rsidRPr="0043235D">
              <w:rPr>
                <w:rFonts w:ascii="Verdana" w:hAnsi="Verdana"/>
                <w:b/>
              </w:rPr>
              <w:t xml:space="preserve">Check </w:t>
            </w:r>
            <w:r w:rsidRPr="0043235D">
              <w:rPr>
                <w:rFonts w:ascii="Verdana" w:hAnsi="Verdana"/>
              </w:rPr>
              <w:t>radio button to open the fields for E-Check payment and enter the following mandatory fields - indicated by an asterisk (*).</w:t>
            </w:r>
          </w:p>
          <w:p w:rsidRPr="0043235D" w:rsidR="00603ACC" w:rsidP="00965C56" w:rsidRDefault="00603ACC" w14:paraId="583D102C" w14:textId="77777777">
            <w:pPr>
              <w:spacing w:before="120" w:after="120"/>
              <w:rPr>
                <w:rFonts w:ascii="Verdana" w:hAnsi="Verdana"/>
              </w:rPr>
            </w:pPr>
          </w:p>
          <w:p w:rsidRPr="0043235D" w:rsidR="00603ACC" w:rsidP="00965C56" w:rsidRDefault="00603ACC" w14:paraId="39A23B15" w14:textId="77777777">
            <w:pPr>
              <w:spacing w:before="120" w:after="120"/>
              <w:rPr>
                <w:rFonts w:ascii="Verdana" w:hAnsi="Verdana"/>
                <w:b/>
              </w:rPr>
            </w:pPr>
            <w:r w:rsidRPr="0043235D">
              <w:rPr>
                <w:rFonts w:ascii="Verdana" w:hAnsi="Verdana"/>
                <w:b/>
              </w:rPr>
              <w:t xml:space="preserve">Notes: </w:t>
            </w:r>
          </w:p>
          <w:p w:rsidRPr="0043235D" w:rsidR="00603ACC" w:rsidP="00965C56" w:rsidRDefault="00603ACC" w14:paraId="1FC158F7" w14:textId="77777777">
            <w:pPr>
              <w:pStyle w:val="ListParagraph"/>
              <w:numPr>
                <w:ilvl w:val="0"/>
                <w:numId w:val="20"/>
              </w:numPr>
              <w:spacing w:before="120" w:after="120"/>
              <w:contextualSpacing w:val="0"/>
              <w:rPr>
                <w:rFonts w:ascii="Verdana" w:hAnsi="Verdana"/>
              </w:rPr>
            </w:pPr>
            <w:r w:rsidRPr="0043235D">
              <w:rPr>
                <w:rFonts w:ascii="Verdana" w:hAnsi="Verdana"/>
              </w:rPr>
              <w:t>Routing &amp; Account Number are required but are not indicated by an asterisk (</w:t>
            </w:r>
            <w:r w:rsidRPr="0043235D">
              <w:rPr>
                <w:rFonts w:ascii="Verdana" w:hAnsi="Verdana"/>
                <w:b/>
                <w:bCs/>
              </w:rPr>
              <w:t>*</w:t>
            </w:r>
            <w:r w:rsidRPr="0043235D">
              <w:rPr>
                <w:rFonts w:ascii="Verdana" w:hAnsi="Verdana"/>
              </w:rPr>
              <w:t>).</w:t>
            </w:r>
          </w:p>
          <w:p w:rsidRPr="0043235D" w:rsidR="00603ACC" w:rsidP="00965C56" w:rsidRDefault="00603ACC" w14:paraId="577EC862" w14:textId="77777777">
            <w:pPr>
              <w:pStyle w:val="ListParagraph"/>
              <w:numPr>
                <w:ilvl w:val="0"/>
                <w:numId w:val="20"/>
              </w:numPr>
              <w:spacing w:before="120" w:after="120"/>
              <w:contextualSpacing w:val="0"/>
              <w:rPr>
                <w:rFonts w:ascii="Verdana" w:hAnsi="Verdana"/>
              </w:rPr>
            </w:pPr>
            <w:r w:rsidRPr="0043235D">
              <w:rPr>
                <w:rFonts w:ascii="Verdana" w:hAnsi="Verdana"/>
                <w:b/>
              </w:rPr>
              <w:t xml:space="preserve">Payment Amount </w:t>
            </w:r>
            <w:r w:rsidRPr="0043235D">
              <w:rPr>
                <w:rFonts w:ascii="Verdana" w:hAnsi="Verdana"/>
              </w:rPr>
              <w:t xml:space="preserve">- Must enter the decimal point. </w:t>
            </w:r>
          </w:p>
          <w:p w:rsidRPr="0043235D" w:rsidR="00603ACC" w:rsidP="00965C56" w:rsidRDefault="00603ACC" w14:paraId="35DA2A79" w14:textId="77777777">
            <w:pPr>
              <w:spacing w:before="120" w:after="120"/>
              <w:ind w:left="360"/>
              <w:rPr>
                <w:rFonts w:ascii="Verdana" w:hAnsi="Verdana"/>
              </w:rPr>
            </w:pPr>
            <w:r w:rsidRPr="0043235D">
              <w:rPr>
                <w:rFonts w:ascii="Verdana" w:hAnsi="Verdana"/>
                <w:b/>
                <w:bCs/>
              </w:rPr>
              <w:t xml:space="preserve">Note: </w:t>
            </w:r>
            <w:r w:rsidRPr="0043235D">
              <w:rPr>
                <w:rFonts w:ascii="Verdana" w:hAnsi="Verdana"/>
              </w:rPr>
              <w:t xml:space="preserve">See </w:t>
            </w:r>
            <w:r w:rsidRPr="0043235D">
              <w:rPr>
                <w:rFonts w:ascii="Verdana" w:hAnsi="Verdana"/>
                <w:b/>
                <w:bCs/>
              </w:rPr>
              <w:t>FAQ 24</w:t>
            </w:r>
            <w:r w:rsidRPr="0043235D">
              <w:rPr>
                <w:rFonts w:ascii="Verdana" w:hAnsi="Verdana"/>
              </w:rPr>
              <w:t xml:space="preserve"> for Payment Calculation Tips.</w:t>
            </w:r>
          </w:p>
          <w:p w:rsidRPr="0043235D" w:rsidR="00603ACC" w:rsidP="00965C56" w:rsidRDefault="00603ACC" w14:paraId="0D9C39C1" w14:textId="77777777">
            <w:pPr>
              <w:pStyle w:val="ListParagraph"/>
              <w:numPr>
                <w:ilvl w:val="0"/>
                <w:numId w:val="20"/>
              </w:numPr>
              <w:spacing w:before="120" w:after="120"/>
              <w:contextualSpacing w:val="0"/>
              <w:rPr>
                <w:rFonts w:ascii="Verdana" w:hAnsi="Verdana"/>
              </w:rPr>
            </w:pPr>
            <w:r w:rsidRPr="0043235D">
              <w:rPr>
                <w:rFonts w:ascii="Verdana" w:hAnsi="Verdana"/>
                <w:b/>
              </w:rPr>
              <w:t>Check Type</w:t>
            </w:r>
            <w:r w:rsidRPr="0043235D">
              <w:rPr>
                <w:rFonts w:ascii="Verdana" w:hAnsi="Verdana"/>
              </w:rPr>
              <w:t xml:space="preserve"> - Defaults to </w:t>
            </w:r>
            <w:r w:rsidRPr="0043235D">
              <w:rPr>
                <w:rFonts w:ascii="Verdana" w:hAnsi="Verdana"/>
                <w:b/>
              </w:rPr>
              <w:t>Telephone Payment</w:t>
            </w:r>
            <w:r w:rsidRPr="0043235D">
              <w:rPr>
                <w:rFonts w:ascii="Verdana" w:hAnsi="Verdana"/>
              </w:rPr>
              <w:t>.</w:t>
            </w:r>
          </w:p>
          <w:p w:rsidRPr="0043235D" w:rsidR="00603ACC" w:rsidP="00965C56" w:rsidRDefault="00603ACC" w14:paraId="3D6053C4" w14:textId="77777777">
            <w:pPr>
              <w:pStyle w:val="ListParagraph"/>
              <w:numPr>
                <w:ilvl w:val="0"/>
                <w:numId w:val="20"/>
              </w:numPr>
              <w:spacing w:before="120" w:after="120"/>
              <w:contextualSpacing w:val="0"/>
              <w:rPr>
                <w:rFonts w:ascii="Verdana" w:hAnsi="Verdana"/>
              </w:rPr>
            </w:pPr>
            <w:r w:rsidRPr="0043235D">
              <w:rPr>
                <w:rFonts w:ascii="Verdana" w:hAnsi="Verdana"/>
                <w:b/>
              </w:rPr>
              <w:t xml:space="preserve">Routing Number - </w:t>
            </w:r>
            <w:r w:rsidRPr="0043235D">
              <w:rPr>
                <w:rFonts w:ascii="Verdana" w:hAnsi="Verdana"/>
              </w:rPr>
              <w:t>The 9-digit number usually found on the bottom left corner of the check; refer to the “i” guide.</w:t>
            </w:r>
          </w:p>
          <w:p w:rsidRPr="0043235D" w:rsidR="00603ACC" w:rsidP="00965C56" w:rsidRDefault="00603ACC" w14:paraId="337A57F3" w14:textId="77777777">
            <w:pPr>
              <w:pStyle w:val="ListParagraph"/>
              <w:numPr>
                <w:ilvl w:val="0"/>
                <w:numId w:val="20"/>
              </w:numPr>
              <w:spacing w:before="120" w:after="120"/>
              <w:contextualSpacing w:val="0"/>
              <w:rPr>
                <w:rFonts w:ascii="Verdana" w:hAnsi="Verdana"/>
              </w:rPr>
            </w:pPr>
            <w:r w:rsidRPr="0043235D">
              <w:rPr>
                <w:rFonts w:ascii="Verdana" w:hAnsi="Verdana"/>
                <w:b/>
              </w:rPr>
              <w:t>Account Number</w:t>
            </w:r>
            <w:r w:rsidRPr="0043235D">
              <w:rPr>
                <w:rFonts w:ascii="Verdana" w:hAnsi="Verdana"/>
              </w:rPr>
              <w:t xml:space="preserve"> - Can accept Checking or Savings. When speaking with the beneficiary, ask them </w:t>
            </w:r>
            <w:proofErr w:type="gramStart"/>
            <w:r w:rsidRPr="0043235D">
              <w:rPr>
                <w:rFonts w:ascii="Verdana" w:hAnsi="Verdana"/>
              </w:rPr>
              <w:t xml:space="preserve">to </w:t>
            </w:r>
            <w:r w:rsidRPr="0043235D">
              <w:rPr>
                <w:rFonts w:ascii="Verdana" w:hAnsi="Verdana"/>
                <w:b/>
              </w:rPr>
              <w:t>not</w:t>
            </w:r>
            <w:proofErr w:type="gramEnd"/>
            <w:r w:rsidRPr="0043235D">
              <w:rPr>
                <w:rFonts w:ascii="Verdana" w:hAnsi="Verdana"/>
              </w:rPr>
              <w:t xml:space="preserve"> include the check number with the account number.</w:t>
            </w:r>
          </w:p>
          <w:p w:rsidRPr="0043235D" w:rsidR="00603ACC" w:rsidP="00965C56" w:rsidRDefault="00603ACC" w14:paraId="778CE5A2" w14:textId="77777777">
            <w:pPr>
              <w:spacing w:before="120" w:after="120"/>
              <w:ind w:left="360"/>
              <w:rPr>
                <w:rFonts w:ascii="Verdana" w:hAnsi="Verdana"/>
              </w:rPr>
            </w:pPr>
            <w:r w:rsidRPr="0043235D">
              <w:rPr>
                <w:rFonts w:ascii="Verdana" w:hAnsi="Verdana"/>
                <w:b/>
                <w:noProof/>
              </w:rPr>
              <w:drawing>
                <wp:inline distT="0" distB="0" distL="0" distR="0" wp14:anchorId="36638F66" wp14:editId="2480FDB2">
                  <wp:extent cx="238095" cy="209524"/>
                  <wp:effectExtent l="0" t="0" r="0" b="635"/>
                  <wp:docPr id="43672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21394" name="Picture 436721394"/>
                          <pic:cNvPicPr/>
                        </pic:nvPicPr>
                        <pic:blipFill>
                          <a:blip r:embed="rId5">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43235D">
              <w:rPr>
                <w:rFonts w:ascii="Verdana" w:hAnsi="Verdana"/>
                <w:b/>
              </w:rPr>
              <w:t xml:space="preserve"> </w:t>
            </w:r>
            <w:r w:rsidRPr="0043235D">
              <w:rPr>
                <w:rFonts w:ascii="Verdana" w:hAnsi="Verdana"/>
              </w:rPr>
              <w:t>Some Savings accounts do not support or allow online payments. If the beneficiary is unsure if they can process payments online, they would need to follow up with their financial institution to confirm.</w:t>
            </w:r>
          </w:p>
          <w:p w:rsidRPr="0043235D" w:rsidR="00603ACC" w:rsidP="00965C56" w:rsidRDefault="00603ACC" w14:paraId="73526851" w14:textId="77777777">
            <w:pPr>
              <w:pStyle w:val="ListParagraph"/>
              <w:numPr>
                <w:ilvl w:val="0"/>
                <w:numId w:val="20"/>
              </w:numPr>
              <w:spacing w:before="120" w:after="120"/>
              <w:contextualSpacing w:val="0"/>
              <w:rPr>
                <w:rFonts w:ascii="Verdana" w:hAnsi="Verdana"/>
              </w:rPr>
            </w:pPr>
            <w:r w:rsidRPr="0043235D">
              <w:rPr>
                <w:rFonts w:ascii="Verdana" w:hAnsi="Verdana"/>
                <w:b/>
              </w:rPr>
              <w:t xml:space="preserve">Check State - </w:t>
            </w:r>
            <w:r w:rsidRPr="0043235D">
              <w:rPr>
                <w:rFonts w:ascii="Verdana" w:hAnsi="Verdana"/>
              </w:rPr>
              <w:t xml:space="preserve">Select the state in the </w:t>
            </w:r>
            <w:r w:rsidRPr="0043235D">
              <w:rPr>
                <w:rFonts w:ascii="Verdana" w:hAnsi="Verdana"/>
                <w:b/>
              </w:rPr>
              <w:t>account holder address</w:t>
            </w:r>
            <w:r w:rsidRPr="0043235D">
              <w:rPr>
                <w:rFonts w:ascii="Verdana" w:hAnsi="Verdana"/>
              </w:rPr>
              <w:t xml:space="preserve"> on the check/savings account.</w:t>
            </w:r>
          </w:p>
          <w:p w:rsidRPr="0043235D" w:rsidR="00603ACC" w:rsidP="00965C56" w:rsidRDefault="00603ACC" w14:paraId="3B78DDFE" w14:textId="77777777">
            <w:pPr>
              <w:pStyle w:val="ListParagraph"/>
              <w:numPr>
                <w:ilvl w:val="0"/>
                <w:numId w:val="20"/>
              </w:numPr>
              <w:spacing w:before="120" w:after="120"/>
              <w:contextualSpacing w:val="0"/>
              <w:rPr>
                <w:rFonts w:ascii="Verdana" w:hAnsi="Verdana"/>
              </w:rPr>
            </w:pPr>
            <w:r w:rsidRPr="0043235D">
              <w:rPr>
                <w:rFonts w:ascii="Verdana" w:hAnsi="Verdana"/>
                <w:b/>
              </w:rPr>
              <w:t>First Name &amp; Last Name</w:t>
            </w:r>
            <w:r w:rsidRPr="0043235D">
              <w:rPr>
                <w:rFonts w:ascii="Verdana" w:hAnsi="Verdana"/>
              </w:rPr>
              <w:t xml:space="preserve"> - Auto populates with the beneficiary’s name but should be changed if caller/payer is not the beneficiary.</w:t>
            </w:r>
          </w:p>
          <w:p w:rsidRPr="0043235D" w:rsidR="00603ACC" w:rsidP="00965C56" w:rsidRDefault="00603ACC" w14:paraId="26E928C6" w14:textId="77777777">
            <w:pPr>
              <w:pStyle w:val="ListParagraph"/>
              <w:numPr>
                <w:ilvl w:val="0"/>
                <w:numId w:val="20"/>
              </w:numPr>
              <w:spacing w:before="120" w:after="120"/>
              <w:contextualSpacing w:val="0"/>
              <w:rPr>
                <w:rFonts w:ascii="Verdana" w:hAnsi="Verdana"/>
                <w:b/>
              </w:rPr>
            </w:pPr>
            <w:r w:rsidRPr="0043235D">
              <w:rPr>
                <w:rFonts w:ascii="Verdana" w:hAnsi="Verdana"/>
                <w:b/>
              </w:rPr>
              <w:t>Zip Code</w:t>
            </w:r>
            <w:r w:rsidRPr="0043235D">
              <w:rPr>
                <w:rFonts w:ascii="Verdana" w:hAnsi="Verdana"/>
              </w:rPr>
              <w:t xml:space="preserve"> - Auto populates with the beneficiary’s zip code on file. Confirm if this is the zip code on the check/savings account and change if not.</w:t>
            </w:r>
          </w:p>
          <w:p w:rsidRPr="0043235D" w:rsidR="00603ACC" w:rsidP="00965C56" w:rsidRDefault="00603ACC" w14:paraId="59CE030D" w14:textId="77777777">
            <w:pPr>
              <w:pStyle w:val="ListParagraph"/>
              <w:numPr>
                <w:ilvl w:val="0"/>
                <w:numId w:val="20"/>
              </w:numPr>
              <w:spacing w:before="120" w:after="120"/>
              <w:contextualSpacing w:val="0"/>
              <w:rPr>
                <w:rFonts w:ascii="Verdana" w:hAnsi="Verdana"/>
              </w:rPr>
            </w:pPr>
            <w:r w:rsidRPr="0043235D">
              <w:rPr>
                <w:rFonts w:ascii="Verdana" w:hAnsi="Verdana"/>
              </w:rPr>
              <w:t xml:space="preserve">The </w:t>
            </w:r>
            <w:r w:rsidRPr="0043235D">
              <w:rPr>
                <w:rFonts w:ascii="Verdana" w:hAnsi="Verdana"/>
                <w:b/>
              </w:rPr>
              <w:t>Email</w:t>
            </w:r>
            <w:r w:rsidRPr="0043235D">
              <w:rPr>
                <w:rFonts w:ascii="Verdana" w:hAnsi="Verdana"/>
              </w:rPr>
              <w:t xml:space="preserve"> </w:t>
            </w:r>
            <w:r w:rsidRPr="0043235D">
              <w:rPr>
                <w:rFonts w:ascii="Verdana" w:hAnsi="Verdana"/>
                <w:b/>
              </w:rPr>
              <w:t>Address</w:t>
            </w:r>
            <w:r w:rsidRPr="0043235D">
              <w:rPr>
                <w:rFonts w:ascii="Verdana" w:hAnsi="Verdana"/>
              </w:rPr>
              <w:t xml:space="preserve"> </w:t>
            </w:r>
            <w:r w:rsidRPr="0043235D">
              <w:rPr>
                <w:rFonts w:ascii="Verdana" w:hAnsi="Verdana"/>
                <w:b/>
              </w:rPr>
              <w:t>Field</w:t>
            </w:r>
            <w:r w:rsidRPr="0043235D">
              <w:rPr>
                <w:rFonts w:ascii="Verdana" w:hAnsi="Verdana"/>
              </w:rPr>
              <w:t xml:space="preserve"> is </w:t>
            </w:r>
            <w:r w:rsidRPr="0043235D">
              <w:rPr>
                <w:rFonts w:ascii="Verdana" w:hAnsi="Verdana"/>
                <w:b/>
              </w:rPr>
              <w:t xml:space="preserve">optional </w:t>
            </w:r>
            <w:r w:rsidRPr="0043235D">
              <w:rPr>
                <w:rFonts w:ascii="Verdana" w:hAnsi="Verdana"/>
              </w:rPr>
              <w:t>but encouraged for beneficiaries requesting a receipt. (Paper receipt copies are not currently available.) Entering an email address will prepare the Single-Sign-On (SSO) for a transaction receipt to be emailed to the beneficiary for a One-Time payment. The email will be sent from the payment processor (InstaMed) and have an InstaMed header.</w:t>
            </w:r>
          </w:p>
          <w:p w:rsidRPr="0043235D" w:rsidR="00603ACC" w:rsidP="00965C56" w:rsidRDefault="00603ACC" w14:paraId="4F5802BB" w14:textId="77777777">
            <w:pPr>
              <w:spacing w:before="120" w:after="120"/>
              <w:jc w:val="center"/>
              <w:rPr>
                <w:rFonts w:ascii="Verdana" w:hAnsi="Verdana"/>
              </w:rPr>
            </w:pPr>
          </w:p>
          <w:p w:rsidRPr="0043235D" w:rsidR="00603ACC" w:rsidP="00965C56" w:rsidRDefault="00603ACC" w14:paraId="7E6DA72E" w14:textId="77777777">
            <w:pPr>
              <w:tabs>
                <w:tab w:val="center" w:pos="6496"/>
                <w:tab w:val="left" w:pos="11820"/>
              </w:tabs>
              <w:spacing w:before="120" w:after="120"/>
              <w:jc w:val="center"/>
              <w:rPr>
                <w:rFonts w:ascii="Verdana" w:hAnsi="Verdana"/>
                <w:noProof/>
              </w:rPr>
            </w:pPr>
            <w:r w:rsidRPr="0043235D">
              <w:rPr>
                <w:rFonts w:ascii="Verdana" w:hAnsi="Verdana"/>
                <w:noProof/>
              </w:rPr>
              <w:drawing>
                <wp:inline distT="0" distB="0" distL="0" distR="0" wp14:anchorId="03914DA4" wp14:editId="785C33FD">
                  <wp:extent cx="3695700" cy="3867150"/>
                  <wp:effectExtent l="19050" t="19050" r="19050" b="19050"/>
                  <wp:docPr id="19" name="Picture 1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screen&#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5700" cy="3867150"/>
                          </a:xfrm>
                          <a:prstGeom prst="rect">
                            <a:avLst/>
                          </a:prstGeom>
                          <a:ln w="3175" cap="sq">
                            <a:solidFill>
                              <a:srgbClr val="000000"/>
                            </a:solidFill>
                            <a:miter lim="800000"/>
                          </a:ln>
                          <a:effectLst/>
                        </pic:spPr>
                      </pic:pic>
                    </a:graphicData>
                  </a:graphic>
                </wp:inline>
              </w:drawing>
            </w:r>
          </w:p>
          <w:p w:rsidRPr="0043235D" w:rsidR="00603ACC" w:rsidP="00965C56" w:rsidRDefault="00603ACC" w14:paraId="4FB39B74" w14:textId="77777777">
            <w:pPr>
              <w:spacing w:before="120" w:after="120"/>
              <w:jc w:val="center"/>
              <w:rPr>
                <w:rFonts w:ascii="Verdana" w:hAnsi="Verdana" w:eastAsia="Calibri" w:cs="Tahoma"/>
                <w:b/>
              </w:rPr>
            </w:pPr>
          </w:p>
          <w:p w:rsidRPr="0043235D" w:rsidR="00603ACC" w:rsidP="00965C56" w:rsidRDefault="00603ACC" w14:paraId="385F81D7" w14:textId="77777777">
            <w:pPr>
              <w:pStyle w:val="ListParagraph"/>
              <w:numPr>
                <w:ilvl w:val="0"/>
                <w:numId w:val="20"/>
              </w:numPr>
              <w:spacing w:before="120" w:after="120"/>
              <w:contextualSpacing w:val="0"/>
              <w:rPr>
                <w:rFonts w:ascii="Verdana" w:hAnsi="Verdana" w:cs="Arial"/>
                <w:bCs/>
              </w:rPr>
            </w:pPr>
            <w:r w:rsidRPr="0043235D">
              <w:rPr>
                <w:rFonts w:ascii="Verdana" w:hAnsi="Verdana" w:cs="Arial"/>
                <w:b/>
                <w:bCs/>
              </w:rPr>
              <w:t>Member ID-Group ID, First</w:t>
            </w:r>
            <w:r w:rsidRPr="0043235D">
              <w:rPr>
                <w:rFonts w:ascii="Verdana" w:hAnsi="Verdana" w:cs="Arial"/>
                <w:bCs/>
              </w:rPr>
              <w:t xml:space="preserve"> and </w:t>
            </w:r>
            <w:r w:rsidRPr="0043235D">
              <w:rPr>
                <w:rFonts w:ascii="Verdana" w:hAnsi="Verdana" w:cs="Arial"/>
                <w:b/>
                <w:bCs/>
              </w:rPr>
              <w:t>Last Name</w:t>
            </w:r>
            <w:r w:rsidRPr="0043235D">
              <w:rPr>
                <w:rFonts w:ascii="Verdana" w:hAnsi="Verdana" w:cs="Arial"/>
                <w:bCs/>
              </w:rPr>
              <w:t xml:space="preserve"> are automatically populated and cannot be changed in </w:t>
            </w:r>
            <w:r w:rsidRPr="0043235D">
              <w:rPr>
                <w:rFonts w:ascii="Verdana" w:hAnsi="Verdana" w:cs="Arial"/>
                <w:b/>
              </w:rPr>
              <w:t>One-Time Payment</w:t>
            </w:r>
            <w:r w:rsidRPr="0043235D">
              <w:rPr>
                <w:rFonts w:ascii="Verdana" w:hAnsi="Verdana" w:cs="Arial"/>
                <w:bCs/>
              </w:rPr>
              <w:t xml:space="preserve"> screen.</w:t>
            </w:r>
          </w:p>
          <w:p w:rsidRPr="0043235D" w:rsidR="00603ACC" w:rsidP="00965C56" w:rsidRDefault="00603ACC" w14:paraId="4304E0A2" w14:textId="77777777">
            <w:pPr>
              <w:pStyle w:val="ListParagraph"/>
              <w:numPr>
                <w:ilvl w:val="0"/>
                <w:numId w:val="20"/>
              </w:numPr>
              <w:tabs>
                <w:tab w:val="center" w:pos="689"/>
                <w:tab w:val="left" w:pos="11820"/>
              </w:tabs>
              <w:spacing w:before="120" w:after="120"/>
              <w:contextualSpacing w:val="0"/>
              <w:rPr>
                <w:rFonts w:ascii="Verdana" w:hAnsi="Verdana"/>
              </w:rPr>
            </w:pPr>
            <w:r w:rsidRPr="0043235D">
              <w:rPr>
                <w:rFonts w:ascii="Verdana" w:hAnsi="Verdana"/>
                <w:b/>
              </w:rPr>
              <w:t>Reset</w:t>
            </w:r>
            <w:r w:rsidRPr="0043235D">
              <w:rPr>
                <w:rFonts w:ascii="Verdana" w:hAnsi="Verdana"/>
              </w:rPr>
              <w:t xml:space="preserve"> button erases data entered and returns screen to default credit card form. The </w:t>
            </w:r>
            <w:r w:rsidRPr="0043235D">
              <w:rPr>
                <w:rFonts w:ascii="Verdana" w:hAnsi="Verdana"/>
                <w:b/>
              </w:rPr>
              <w:t>Check</w:t>
            </w:r>
            <w:r w:rsidRPr="0043235D">
              <w:rPr>
                <w:rFonts w:ascii="Verdana" w:hAnsi="Verdana"/>
              </w:rPr>
              <w:t xml:space="preserve"> radio button will need to be selected again. </w:t>
            </w:r>
            <w:r w:rsidRPr="0043235D">
              <w:rPr>
                <w:rFonts w:ascii="Verdana" w:hAnsi="Verdana"/>
                <w:b/>
              </w:rPr>
              <w:t>All</w:t>
            </w:r>
            <w:r w:rsidRPr="0043235D">
              <w:rPr>
                <w:rFonts w:ascii="Verdana" w:hAnsi="Verdana"/>
              </w:rPr>
              <w:t xml:space="preserve"> mandatory fields must be completed.</w:t>
            </w:r>
          </w:p>
          <w:p w:rsidRPr="0043235D" w:rsidR="00603ACC" w:rsidP="00965C56" w:rsidRDefault="00603ACC" w14:paraId="2D2A844A" w14:textId="77777777">
            <w:pPr>
              <w:pStyle w:val="ListParagraph"/>
              <w:numPr>
                <w:ilvl w:val="0"/>
                <w:numId w:val="20"/>
              </w:numPr>
              <w:tabs>
                <w:tab w:val="center" w:pos="689"/>
                <w:tab w:val="left" w:pos="11820"/>
              </w:tabs>
              <w:spacing w:before="120" w:after="120"/>
              <w:contextualSpacing w:val="0"/>
              <w:rPr>
                <w:rFonts w:ascii="Verdana" w:hAnsi="Verdana"/>
              </w:rPr>
            </w:pPr>
            <w:r w:rsidRPr="0043235D">
              <w:rPr>
                <w:rFonts w:ascii="Verdana" w:hAnsi="Verdana"/>
                <w:b/>
              </w:rPr>
              <w:t>Close</w:t>
            </w:r>
            <w:r w:rsidRPr="0043235D">
              <w:rPr>
                <w:rFonts w:ascii="Verdana" w:hAnsi="Verdana"/>
              </w:rPr>
              <w:t xml:space="preserve"> button abandons the data entered. This will return user to the </w:t>
            </w:r>
            <w:r w:rsidRPr="0043235D">
              <w:rPr>
                <w:rFonts w:ascii="Verdana" w:hAnsi="Verdana"/>
                <w:b/>
              </w:rPr>
              <w:t>Premium Billing</w:t>
            </w:r>
            <w:r w:rsidRPr="0043235D">
              <w:rPr>
                <w:rFonts w:ascii="Verdana" w:hAnsi="Verdana"/>
              </w:rPr>
              <w:t xml:space="preserve"> tab without submitting changes.</w:t>
            </w:r>
          </w:p>
          <w:p w:rsidRPr="0043235D" w:rsidR="00603ACC" w:rsidP="00965C56" w:rsidRDefault="00603ACC" w14:paraId="5321D1C4" w14:textId="77777777">
            <w:pPr>
              <w:pStyle w:val="ListParagraph"/>
              <w:numPr>
                <w:ilvl w:val="0"/>
                <w:numId w:val="20"/>
              </w:numPr>
              <w:tabs>
                <w:tab w:val="center" w:pos="689"/>
                <w:tab w:val="left" w:pos="11820"/>
              </w:tabs>
              <w:spacing w:before="120" w:after="120"/>
              <w:contextualSpacing w:val="0"/>
              <w:rPr>
                <w:rFonts w:ascii="Verdana" w:hAnsi="Verdana"/>
              </w:rPr>
            </w:pPr>
            <w:r w:rsidRPr="0043235D">
              <w:rPr>
                <w:rFonts w:ascii="Verdana" w:hAnsi="Verdana"/>
              </w:rPr>
              <w:t xml:space="preserve">For guidance on where to find </w:t>
            </w:r>
            <w:r w:rsidRPr="0043235D">
              <w:rPr>
                <w:rFonts w:ascii="Verdana" w:hAnsi="Verdana"/>
                <w:b/>
              </w:rPr>
              <w:t>Routing</w:t>
            </w:r>
            <w:r w:rsidRPr="0043235D">
              <w:rPr>
                <w:rFonts w:ascii="Verdana" w:hAnsi="Verdana"/>
              </w:rPr>
              <w:t xml:space="preserve"> and </w:t>
            </w:r>
            <w:r w:rsidRPr="0043235D">
              <w:rPr>
                <w:rFonts w:ascii="Verdana" w:hAnsi="Verdana"/>
                <w:b/>
              </w:rPr>
              <w:t>Account</w:t>
            </w:r>
            <w:r w:rsidRPr="0043235D">
              <w:rPr>
                <w:rFonts w:ascii="Verdana" w:hAnsi="Verdana"/>
              </w:rPr>
              <w:t xml:space="preserve"> numbers, the CCR may click the “</w:t>
            </w:r>
            <w:r w:rsidRPr="0043235D">
              <w:rPr>
                <w:rFonts w:ascii="Verdana" w:hAnsi="Verdana"/>
                <w:b/>
              </w:rPr>
              <w:t>i</w:t>
            </w:r>
            <w:r w:rsidRPr="0043235D">
              <w:rPr>
                <w:rFonts w:ascii="Verdana" w:hAnsi="Verdana"/>
              </w:rPr>
              <w:t>” icon.</w:t>
            </w:r>
          </w:p>
          <w:p w:rsidRPr="0043235D" w:rsidR="00603ACC" w:rsidP="00965C56" w:rsidRDefault="00603ACC" w14:paraId="53791F99" w14:textId="77777777">
            <w:pPr>
              <w:tabs>
                <w:tab w:val="center" w:pos="689"/>
                <w:tab w:val="left" w:pos="11820"/>
              </w:tabs>
              <w:spacing w:before="120" w:after="120"/>
              <w:jc w:val="center"/>
              <w:rPr>
                <w:rFonts w:ascii="Verdana" w:hAnsi="Verdana"/>
              </w:rPr>
            </w:pPr>
          </w:p>
          <w:p w:rsidRPr="0043235D" w:rsidR="00603ACC" w:rsidP="00965C56" w:rsidRDefault="00603ACC" w14:paraId="68BE10CA" w14:textId="77777777">
            <w:pPr>
              <w:spacing w:before="120" w:after="120"/>
              <w:jc w:val="center"/>
              <w:rPr>
                <w:rFonts w:ascii="Verdana" w:hAnsi="Verdana"/>
                <w:noProof/>
              </w:rPr>
            </w:pPr>
            <w:r w:rsidRPr="0043235D">
              <w:rPr>
                <w:rFonts w:ascii="Verdana" w:hAnsi="Verdana"/>
                <w:noProof/>
              </w:rPr>
              <w:drawing>
                <wp:inline distT="0" distB="0" distL="0" distR="0" wp14:anchorId="04435F95" wp14:editId="27B6958C">
                  <wp:extent cx="3429000" cy="1152525"/>
                  <wp:effectExtent l="19050" t="19050" r="19050" b="28575"/>
                  <wp:docPr id="20"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1152525"/>
                          </a:xfrm>
                          <a:prstGeom prst="rect">
                            <a:avLst/>
                          </a:prstGeom>
                          <a:ln w="3175" cap="sq">
                            <a:solidFill>
                              <a:srgbClr val="000000"/>
                            </a:solidFill>
                            <a:miter lim="800000"/>
                          </a:ln>
                          <a:effectLst/>
                        </pic:spPr>
                      </pic:pic>
                    </a:graphicData>
                  </a:graphic>
                </wp:inline>
              </w:drawing>
            </w:r>
          </w:p>
          <w:p w:rsidRPr="0043235D" w:rsidR="00603ACC" w:rsidP="00965C56" w:rsidRDefault="00603ACC" w14:paraId="5E96F7E9" w14:textId="77777777">
            <w:pPr>
              <w:spacing w:before="120" w:after="120"/>
              <w:jc w:val="center"/>
              <w:rPr>
                <w:rFonts w:ascii="Verdana" w:hAnsi="Verdana"/>
                <w:noProof/>
              </w:rPr>
            </w:pPr>
          </w:p>
          <w:p w:rsidRPr="0043235D" w:rsidR="00603ACC" w:rsidP="00965C56" w:rsidRDefault="00603ACC" w14:paraId="60B1A060" w14:textId="77777777">
            <w:pPr>
              <w:spacing w:before="120" w:after="120"/>
              <w:rPr>
                <w:rFonts w:ascii="Verdana" w:hAnsi="Verdana"/>
              </w:rPr>
            </w:pPr>
            <w:r w:rsidRPr="0043235D">
              <w:rPr>
                <w:rFonts w:ascii="Verdana" w:hAnsi="Verdana"/>
                <w:b/>
              </w:rPr>
              <w:t xml:space="preserve">Result: </w:t>
            </w:r>
            <w:r w:rsidRPr="0043235D">
              <w:rPr>
                <w:rFonts w:ascii="Verdana" w:hAnsi="Verdana"/>
              </w:rPr>
              <w:t>Informational Pop-up screen will appear:</w:t>
            </w:r>
          </w:p>
          <w:p w:rsidRPr="0043235D" w:rsidR="00603ACC" w:rsidP="00965C56" w:rsidRDefault="00603ACC" w14:paraId="196270F3" w14:textId="77777777">
            <w:pPr>
              <w:spacing w:before="120" w:after="120"/>
              <w:jc w:val="center"/>
              <w:rPr>
                <w:rFonts w:ascii="Verdana" w:hAnsi="Verdana"/>
              </w:rPr>
            </w:pPr>
          </w:p>
          <w:p w:rsidRPr="0043235D" w:rsidR="00603ACC" w:rsidP="00965C56" w:rsidRDefault="00603ACC" w14:paraId="7093C73B" w14:textId="77777777">
            <w:pPr>
              <w:spacing w:before="120" w:after="120"/>
              <w:jc w:val="center"/>
              <w:rPr>
                <w:rFonts w:ascii="Verdana" w:hAnsi="Verdana"/>
                <w:noProof/>
              </w:rPr>
            </w:pPr>
            <w:r w:rsidRPr="0043235D">
              <w:rPr>
                <w:rFonts w:ascii="Verdana" w:hAnsi="Verdana"/>
                <w:noProof/>
              </w:rPr>
              <w:drawing>
                <wp:inline distT="0" distB="0" distL="0" distR="0" wp14:anchorId="2293DB1A" wp14:editId="1D49339D">
                  <wp:extent cx="3200400" cy="4736197"/>
                  <wp:effectExtent l="0" t="0" r="0" b="7620"/>
                  <wp:docPr id="123975756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57563" name="Picture 1" descr="A screenshot of a computer screen&#10;&#10;AI-generated content may be incorrect."/>
                          <pic:cNvPicPr/>
                        </pic:nvPicPr>
                        <pic:blipFill>
                          <a:blip r:embed="rId17"/>
                          <a:stretch>
                            <a:fillRect/>
                          </a:stretch>
                        </pic:blipFill>
                        <pic:spPr>
                          <a:xfrm>
                            <a:off x="0" y="0"/>
                            <a:ext cx="3200400" cy="4736197"/>
                          </a:xfrm>
                          <a:prstGeom prst="rect">
                            <a:avLst/>
                          </a:prstGeom>
                        </pic:spPr>
                      </pic:pic>
                    </a:graphicData>
                  </a:graphic>
                </wp:inline>
              </w:drawing>
            </w:r>
          </w:p>
          <w:p w:rsidRPr="0043235D" w:rsidR="00603ACC" w:rsidP="00965C56" w:rsidRDefault="00603ACC" w14:paraId="704F2209" w14:textId="77777777">
            <w:pPr>
              <w:spacing w:before="120" w:after="120"/>
              <w:jc w:val="center"/>
              <w:rPr>
                <w:rFonts w:ascii="Verdana" w:hAnsi="Verdana"/>
                <w:noProof/>
              </w:rPr>
            </w:pPr>
          </w:p>
          <w:p w:rsidRPr="0043235D" w:rsidR="00603ACC" w:rsidP="00965C56" w:rsidRDefault="00603ACC" w14:paraId="26D99A00" w14:textId="77777777">
            <w:pPr>
              <w:tabs>
                <w:tab w:val="center" w:pos="6496"/>
                <w:tab w:val="left" w:pos="11820"/>
              </w:tabs>
              <w:spacing w:before="120" w:after="120"/>
              <w:rPr>
                <w:rFonts w:ascii="Verdana" w:hAnsi="Verdana"/>
              </w:rPr>
            </w:pPr>
            <w:r w:rsidRPr="0043235D">
              <w:rPr>
                <w:rFonts w:ascii="Verdana" w:hAnsi="Verdana" w:cs="Arial"/>
                <w:noProof/>
                <w:color w:val="000000"/>
              </w:rPr>
              <w:drawing>
                <wp:inline distT="0" distB="0" distL="0" distR="0" wp14:anchorId="1C4DC63C" wp14:editId="6EBAA81D">
                  <wp:extent cx="238125" cy="209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rPr>
              <w:t xml:space="preserve">If Payment Method box populates with a Credit Card/Debit Card or Bank Information, the beneficiary has payment information on file for automatic payments (RCD or EFT). </w:t>
            </w:r>
            <w:r w:rsidRPr="0043235D">
              <w:rPr>
                <w:rFonts w:ascii="Verdana" w:hAnsi="Verdana" w:eastAsia="Calibri" w:cs="Tahoma"/>
              </w:rPr>
              <w:t>Close the current payment screen</w:t>
            </w:r>
            <w:r w:rsidRPr="0043235D">
              <w:rPr>
                <w:rFonts w:ascii="Verdana" w:hAnsi="Verdana"/>
              </w:rPr>
              <w:t xml:space="preserve">. Review and update the status of the payment method on file for RCD or EFT using the </w:t>
            </w:r>
            <w:r w:rsidRPr="0043235D">
              <w:rPr>
                <w:rFonts w:ascii="Verdana" w:hAnsi="Verdana"/>
                <w:b/>
                <w:bCs/>
              </w:rPr>
              <w:t>Automatic Payment</w:t>
            </w:r>
            <w:r w:rsidRPr="0043235D">
              <w:rPr>
                <w:rFonts w:ascii="Verdana" w:hAnsi="Verdana"/>
              </w:rPr>
              <w:t xml:space="preserve"> button on the </w:t>
            </w:r>
            <w:r w:rsidRPr="0043235D">
              <w:rPr>
                <w:rFonts w:ascii="Verdana" w:hAnsi="Verdana"/>
                <w:b/>
                <w:bCs/>
              </w:rPr>
              <w:t xml:space="preserve">Med D </w:t>
            </w:r>
            <w:r w:rsidRPr="0043235D">
              <w:rPr>
                <w:rFonts w:ascii="Verdana" w:hAnsi="Verdana"/>
              </w:rPr>
              <w:t xml:space="preserve">tab. Do </w:t>
            </w:r>
            <w:r w:rsidRPr="0043235D">
              <w:rPr>
                <w:rFonts w:ascii="Verdana" w:hAnsi="Verdana"/>
                <w:b/>
              </w:rPr>
              <w:t>NOT</w:t>
            </w:r>
            <w:r w:rsidRPr="0043235D">
              <w:rPr>
                <w:rFonts w:ascii="Verdana" w:hAnsi="Verdana"/>
              </w:rPr>
              <w:t xml:space="preserve"> add a new payment method until the payment method on file has been reviewed.</w:t>
            </w:r>
          </w:p>
          <w:p w:rsidRPr="0043235D" w:rsidR="00603ACC" w:rsidP="00965C56" w:rsidRDefault="00603ACC" w14:paraId="04F5A6AE" w14:textId="77777777">
            <w:pPr>
              <w:pStyle w:val="ListParagraph"/>
              <w:numPr>
                <w:ilvl w:val="0"/>
                <w:numId w:val="20"/>
              </w:numPr>
              <w:spacing w:before="120" w:after="120"/>
              <w:contextualSpacing w:val="0"/>
              <w:rPr>
                <w:rFonts w:ascii="Verdana" w:hAnsi="Verdana" w:eastAsia="Calibri" w:cs="Tahoma"/>
              </w:rPr>
            </w:pPr>
            <w:r w:rsidRPr="0043235D">
              <w:rPr>
                <w:rFonts w:ascii="Verdana" w:hAnsi="Verdana" w:eastAsia="Calibri" w:cs="Tahoma"/>
              </w:rPr>
              <w:t>The status may be made Active or Inactive.</w:t>
            </w:r>
          </w:p>
          <w:p w:rsidRPr="0043235D" w:rsidR="00603ACC" w:rsidP="00603ACC" w:rsidRDefault="00603ACC" w14:paraId="5F0808EC" w14:textId="77777777">
            <w:pPr>
              <w:pStyle w:val="ListParagraph"/>
              <w:numPr>
                <w:ilvl w:val="0"/>
                <w:numId w:val="47"/>
              </w:numPr>
              <w:spacing w:before="120" w:after="120"/>
              <w:contextualSpacing w:val="0"/>
              <w:rPr>
                <w:rFonts w:ascii="Verdana" w:hAnsi="Verdana" w:eastAsia="Calibri" w:cs="Tahoma"/>
              </w:rPr>
            </w:pPr>
            <w:r w:rsidRPr="0043235D">
              <w:rPr>
                <w:rFonts w:ascii="Verdana" w:hAnsi="Verdana" w:eastAsia="Calibri" w:cs="Tahoma"/>
              </w:rPr>
              <w:t>Active will populate the account information on the One-Time payment screen after updating.</w:t>
            </w:r>
          </w:p>
          <w:p w:rsidRPr="0043235D" w:rsidR="00603ACC" w:rsidP="00603ACC" w:rsidRDefault="00603ACC" w14:paraId="524B29EA" w14:textId="77777777">
            <w:pPr>
              <w:pStyle w:val="ListParagraph"/>
              <w:numPr>
                <w:ilvl w:val="0"/>
                <w:numId w:val="47"/>
              </w:numPr>
              <w:spacing w:before="120" w:after="120"/>
              <w:contextualSpacing w:val="0"/>
              <w:rPr>
                <w:rFonts w:ascii="Verdana" w:hAnsi="Verdana"/>
                <w:b/>
              </w:rPr>
            </w:pPr>
            <w:r w:rsidRPr="0043235D">
              <w:rPr>
                <w:rFonts w:ascii="Verdana" w:hAnsi="Verdana" w:eastAsia="Calibri" w:cs="Tahoma"/>
              </w:rPr>
              <w:t>Inactive will remove the account information on the One-Time payment screen after updating.</w:t>
            </w:r>
          </w:p>
          <w:p w:rsidRPr="0043235D" w:rsidR="00603ACC" w:rsidP="00965C56" w:rsidRDefault="00603ACC" w14:paraId="2893CA3B" w14:textId="77777777">
            <w:pPr>
              <w:pStyle w:val="ListParagraph"/>
              <w:numPr>
                <w:ilvl w:val="0"/>
                <w:numId w:val="20"/>
              </w:numPr>
              <w:spacing w:before="120" w:after="120"/>
              <w:contextualSpacing w:val="0"/>
              <w:rPr>
                <w:rFonts w:ascii="Verdana" w:hAnsi="Verdana" w:eastAsia="Calibri" w:cs="Tahoma"/>
              </w:rPr>
            </w:pPr>
            <w:r w:rsidRPr="0043235D">
              <w:rPr>
                <w:rFonts w:ascii="Verdana" w:hAnsi="Verdana" w:eastAsia="Calibri" w:cs="Tahoma"/>
              </w:rPr>
              <w:t xml:space="preserve">Only select the </w:t>
            </w:r>
            <w:r w:rsidRPr="0043235D">
              <w:rPr>
                <w:rFonts w:ascii="Verdana" w:hAnsi="Verdana" w:eastAsia="Calibri" w:cs="Tahoma"/>
                <w:b/>
                <w:bCs/>
              </w:rPr>
              <w:t>Automatic Payment</w:t>
            </w:r>
            <w:r w:rsidRPr="0043235D">
              <w:rPr>
                <w:rFonts w:ascii="Verdana" w:hAnsi="Verdana" w:eastAsia="Calibri" w:cs="Tahoma"/>
              </w:rPr>
              <w:t xml:space="preserve"> radio button if the beneficiary wants to use this payment method for Automatic monthly charges.</w:t>
            </w:r>
          </w:p>
          <w:p w:rsidRPr="0043235D" w:rsidR="00603ACC" w:rsidP="00965C56" w:rsidRDefault="00603ACC" w14:paraId="48C1F334" w14:textId="77777777">
            <w:pPr>
              <w:tabs>
                <w:tab w:val="center" w:pos="6496"/>
                <w:tab w:val="left" w:pos="11820"/>
              </w:tabs>
              <w:spacing w:before="120" w:after="120"/>
              <w:rPr>
                <w:rFonts w:ascii="Verdana" w:hAnsi="Verdana"/>
              </w:rPr>
            </w:pPr>
          </w:p>
          <w:p w:rsidRPr="0043235D" w:rsidR="00603ACC" w:rsidP="00965C56" w:rsidRDefault="00603ACC" w14:paraId="539BED74" w14:textId="77777777">
            <w:pPr>
              <w:autoSpaceDE w:val="0"/>
              <w:autoSpaceDN w:val="0"/>
              <w:adjustRightInd w:val="0"/>
              <w:spacing w:before="120" w:after="120"/>
              <w:rPr>
                <w:rFonts w:ascii="Verdana" w:hAnsi="Verdana"/>
              </w:rPr>
            </w:pPr>
            <w:r w:rsidRPr="0043235D">
              <w:rPr>
                <w:rFonts w:ascii="Verdana" w:hAnsi="Verdana" w:cs="Arial"/>
                <w:noProof/>
                <w:color w:val="000000"/>
              </w:rPr>
              <w:drawing>
                <wp:inline distT="0" distB="0" distL="0" distR="0" wp14:anchorId="09D042D8" wp14:editId="15A117F0">
                  <wp:extent cx="238125" cy="209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rPr>
              <w:t xml:space="preserve">If the beneficiary is </w:t>
            </w:r>
            <w:r w:rsidRPr="0043235D">
              <w:rPr>
                <w:rFonts w:ascii="Verdana" w:hAnsi="Verdana"/>
                <w:b/>
              </w:rPr>
              <w:t>already</w:t>
            </w:r>
            <w:r w:rsidRPr="0043235D">
              <w:rPr>
                <w:rFonts w:ascii="Verdana" w:hAnsi="Verdana"/>
              </w:rPr>
              <w:t xml:space="preserve"> enrolled in automatic Credit Card/Debit Card payments (RCD) or automatic bank draft ACH payments (EFT) (refer to Figure below), but asks to make a One-Time payment, inform the caller that a payment made after the 1st of the month </w:t>
            </w:r>
            <w:r w:rsidRPr="0043235D">
              <w:rPr>
                <w:rFonts w:ascii="Verdana" w:hAnsi="Verdana"/>
                <w:b/>
              </w:rPr>
              <w:t>may not</w:t>
            </w:r>
            <w:r w:rsidRPr="0043235D">
              <w:rPr>
                <w:rFonts w:ascii="Verdana" w:hAnsi="Verdana"/>
              </w:rPr>
              <w:t xml:space="preserve"> prevent or alter the EFT/RCD charge for the current month. A manual payment may lead to multiple payments processing. (The EFT/RCD payments are scheduled ahead of the charge date, using data already posted in the billing system.)</w:t>
            </w:r>
          </w:p>
          <w:p w:rsidRPr="0043235D" w:rsidR="00603ACC" w:rsidP="00965C56" w:rsidRDefault="00603ACC" w14:paraId="1FF153A2" w14:textId="77777777">
            <w:pPr>
              <w:autoSpaceDE w:val="0"/>
              <w:autoSpaceDN w:val="0"/>
              <w:adjustRightInd w:val="0"/>
              <w:spacing w:before="120" w:after="120"/>
              <w:rPr>
                <w:rFonts w:ascii="Verdana" w:hAnsi="Verdana"/>
              </w:rPr>
            </w:pPr>
          </w:p>
          <w:p w:rsidRPr="0043235D" w:rsidR="00603ACC" w:rsidP="00965C56" w:rsidRDefault="00603ACC" w14:paraId="08223530" w14:textId="77777777">
            <w:pPr>
              <w:autoSpaceDE w:val="0"/>
              <w:autoSpaceDN w:val="0"/>
              <w:adjustRightInd w:val="0"/>
              <w:spacing w:before="120" w:after="120"/>
              <w:rPr>
                <w:rFonts w:ascii="Verdana" w:hAnsi="Verdana"/>
              </w:rPr>
            </w:pPr>
            <w:r w:rsidRPr="0043235D">
              <w:rPr>
                <w:rFonts w:ascii="Verdana" w:hAnsi="Verdana" w:cs="Arial"/>
                <w:noProof/>
                <w:color w:val="000000"/>
              </w:rPr>
              <w:drawing>
                <wp:inline distT="0" distB="0" distL="0" distR="0" wp14:anchorId="601FFFE4" wp14:editId="46A8C663">
                  <wp:extent cx="238125"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rPr>
              <w:t>EFTs activated between the 1st and 5th of the month may be drafted in the current month if there is a balance on the account at the beginning of the month.</w:t>
            </w:r>
          </w:p>
          <w:p w:rsidRPr="0043235D" w:rsidR="00603ACC" w:rsidP="00965C56" w:rsidRDefault="00603ACC" w14:paraId="235F22EB" w14:textId="77777777">
            <w:pPr>
              <w:autoSpaceDE w:val="0"/>
              <w:autoSpaceDN w:val="0"/>
              <w:adjustRightInd w:val="0"/>
              <w:spacing w:before="120" w:after="120"/>
              <w:rPr>
                <w:rFonts w:ascii="Verdana" w:hAnsi="Verdana"/>
                <w:b/>
                <w:noProof/>
              </w:rPr>
            </w:pPr>
          </w:p>
          <w:p w:rsidRPr="0043235D" w:rsidR="00603ACC" w:rsidP="00965C56" w:rsidRDefault="00603ACC" w14:paraId="13CB58DB" w14:textId="77777777">
            <w:pPr>
              <w:pStyle w:val="ListParagraph"/>
              <w:spacing w:before="120" w:after="120"/>
              <w:ind w:left="0"/>
              <w:contextualSpacing w:val="0"/>
              <w:rPr>
                <w:rFonts w:ascii="Verdana" w:hAnsi="Verdana"/>
              </w:rPr>
            </w:pPr>
            <w:r w:rsidRPr="0043235D">
              <w:rPr>
                <w:rFonts w:ascii="Verdana" w:hAnsi="Verdana" w:cs="Arial"/>
                <w:noProof/>
                <w:color w:val="000000"/>
              </w:rPr>
              <w:drawing>
                <wp:inline distT="0" distB="0" distL="0" distR="0" wp14:anchorId="53CFA7C5" wp14:editId="6064084E">
                  <wp:extent cx="238125" cy="20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rPr>
              <w:t xml:space="preserve">Taking a payment through a banking account on file for EFT of premiums is </w:t>
            </w:r>
            <w:r w:rsidRPr="0043235D">
              <w:rPr>
                <w:rFonts w:ascii="Verdana" w:hAnsi="Verdana"/>
                <w:b/>
              </w:rPr>
              <w:t>not</w:t>
            </w:r>
            <w:r w:rsidRPr="0043235D">
              <w:rPr>
                <w:rFonts w:ascii="Verdana" w:hAnsi="Verdana"/>
              </w:rPr>
              <w:t xml:space="preserve"> advised. If the payment returns for any reason, the EFT will be </w:t>
            </w:r>
            <w:r w:rsidRPr="0043235D">
              <w:rPr>
                <w:rFonts w:ascii="Verdana" w:hAnsi="Verdana"/>
                <w:b/>
              </w:rPr>
              <w:t>stopped,</w:t>
            </w:r>
            <w:r w:rsidRPr="0043235D">
              <w:rPr>
                <w:rFonts w:ascii="Verdana" w:hAnsi="Verdana"/>
              </w:rPr>
              <w:t xml:space="preserve"> and the billing will return to INV. (This action will not generate a letter to alert the beneficiary of the billing change.)</w:t>
            </w:r>
          </w:p>
          <w:p w:rsidRPr="0043235D" w:rsidR="00603ACC" w:rsidP="00965C56" w:rsidRDefault="00603ACC" w14:paraId="7B1C87F8" w14:textId="77777777">
            <w:pPr>
              <w:pStyle w:val="ListParagraph"/>
              <w:spacing w:before="120" w:after="120"/>
              <w:ind w:left="0"/>
              <w:contextualSpacing w:val="0"/>
              <w:jc w:val="center"/>
              <w:rPr>
                <w:rFonts w:ascii="Verdana" w:hAnsi="Verdana"/>
              </w:rPr>
            </w:pPr>
          </w:p>
          <w:p w:rsidRPr="0043235D" w:rsidR="00603ACC" w:rsidP="00965C56" w:rsidRDefault="00603ACC" w14:paraId="10994110" w14:textId="77777777">
            <w:pPr>
              <w:spacing w:before="120" w:after="120"/>
              <w:jc w:val="center"/>
              <w:rPr>
                <w:rFonts w:ascii="Verdana" w:hAnsi="Verdana"/>
                <w:noProof/>
              </w:rPr>
            </w:pPr>
            <w:r w:rsidRPr="00E264B1">
              <w:rPr>
                <w:rFonts w:ascii="Verdana" w:hAnsi="Verdana"/>
                <w:noProof/>
              </w:rPr>
              <w:drawing>
                <wp:inline distT="0" distB="0" distL="0" distR="0" wp14:anchorId="789F8D12" wp14:editId="6A86799F">
                  <wp:extent cx="6200000" cy="4342857"/>
                  <wp:effectExtent l="0" t="0" r="0" b="635"/>
                  <wp:docPr id="19600817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81712" name="Picture 1" descr="A screenshot of a computer&#10;&#10;AI-generated content may be incorrect."/>
                          <pic:cNvPicPr/>
                        </pic:nvPicPr>
                        <pic:blipFill>
                          <a:blip r:embed="rId18"/>
                          <a:stretch>
                            <a:fillRect/>
                          </a:stretch>
                        </pic:blipFill>
                        <pic:spPr>
                          <a:xfrm>
                            <a:off x="0" y="0"/>
                            <a:ext cx="6200000" cy="4342857"/>
                          </a:xfrm>
                          <a:prstGeom prst="rect">
                            <a:avLst/>
                          </a:prstGeom>
                        </pic:spPr>
                      </pic:pic>
                    </a:graphicData>
                  </a:graphic>
                </wp:inline>
              </w:drawing>
            </w:r>
          </w:p>
          <w:p w:rsidRPr="0043235D" w:rsidR="00603ACC" w:rsidP="00965C56" w:rsidRDefault="00603ACC" w14:paraId="6261C1FA" w14:textId="77777777">
            <w:pPr>
              <w:spacing w:before="120" w:after="120"/>
              <w:jc w:val="center"/>
              <w:rPr>
                <w:rFonts w:ascii="Verdana" w:hAnsi="Verdana"/>
                <w:noProof/>
              </w:rPr>
            </w:pPr>
          </w:p>
        </w:tc>
      </w:tr>
      <w:tr w:rsidRPr="0043235D" w:rsidR="00603ACC" w:rsidTr="134CC6AF" w14:paraId="2550952E" w14:textId="77777777">
        <w:tc>
          <w:tcPr>
            <w:tcW w:w="292" w:type="pct"/>
            <w:tcBorders>
              <w:top w:val="single" w:color="auto" w:sz="4" w:space="0"/>
              <w:left w:val="single" w:color="auto" w:sz="4" w:space="0"/>
              <w:right w:val="single" w:color="auto" w:sz="4" w:space="0"/>
            </w:tcBorders>
            <w:tcMar/>
          </w:tcPr>
          <w:p w:rsidRPr="0043235D" w:rsidR="00603ACC" w:rsidP="00965C56" w:rsidRDefault="00603ACC" w14:paraId="5E3FD5EB" w14:textId="77777777">
            <w:pPr>
              <w:spacing w:before="120" w:after="120"/>
              <w:jc w:val="center"/>
              <w:rPr>
                <w:rFonts w:ascii="Verdana" w:hAnsi="Verdana"/>
                <w:b/>
              </w:rPr>
            </w:pPr>
            <w:r w:rsidRPr="0043235D">
              <w:rPr>
                <w:rFonts w:ascii="Verdana" w:hAnsi="Verdana"/>
                <w:b/>
              </w:rPr>
              <w:t>4</w:t>
            </w:r>
          </w:p>
        </w:tc>
        <w:tc>
          <w:tcPr>
            <w:tcW w:w="4708" w:type="pct"/>
            <w:gridSpan w:val="4"/>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51FE7AAD" w14:textId="77777777">
            <w:pPr>
              <w:spacing w:before="120" w:after="120"/>
              <w:rPr>
                <w:rFonts w:ascii="Verdana" w:hAnsi="Verdana"/>
              </w:rPr>
            </w:pPr>
            <w:r w:rsidRPr="0043235D">
              <w:rPr>
                <w:rFonts w:ascii="Verdana" w:hAnsi="Verdana"/>
              </w:rPr>
              <w:t xml:space="preserve">Verify all information entered is correct, and state the following </w:t>
            </w:r>
            <w:r w:rsidRPr="0043235D">
              <w:rPr>
                <w:rFonts w:ascii="Verdana" w:hAnsi="Verdana"/>
                <w:b/>
              </w:rPr>
              <w:t>required</w:t>
            </w:r>
            <w:r w:rsidRPr="0043235D">
              <w:rPr>
                <w:rFonts w:ascii="Verdana" w:hAnsi="Verdana"/>
              </w:rPr>
              <w:t xml:space="preserve"> Authorization request:</w:t>
            </w:r>
          </w:p>
          <w:p w:rsidRPr="0043235D" w:rsidR="00603ACC" w:rsidP="00965C56" w:rsidRDefault="00603ACC" w14:paraId="2AB524AD" w14:textId="77777777">
            <w:pPr>
              <w:spacing w:before="120" w:after="120"/>
              <w:rPr>
                <w:rFonts w:ascii="Verdana" w:hAnsi="Verdana"/>
                <w:noProof/>
                <w:color w:val="1F497D"/>
              </w:rPr>
            </w:pPr>
          </w:p>
          <w:p w:rsidRPr="0043235D" w:rsidR="00603ACC" w:rsidP="00965C56" w:rsidRDefault="00603ACC" w14:paraId="024CD4EC" w14:textId="77777777">
            <w:pPr>
              <w:spacing w:before="120" w:after="120"/>
              <w:rPr>
                <w:rFonts w:ascii="Verdana" w:hAnsi="Verdana"/>
              </w:rPr>
            </w:pPr>
            <w:r w:rsidRPr="0043235D">
              <w:rPr>
                <w:rFonts w:ascii="Verdana" w:hAnsi="Verdana"/>
                <w:noProof/>
              </w:rPr>
              <w:drawing>
                <wp:inline distT="0" distB="0" distL="0" distR="0" wp14:anchorId="77A1EA07" wp14:editId="199BF725">
                  <wp:extent cx="238125" cy="209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19">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43235D">
              <w:rPr>
                <w:rFonts w:ascii="Verdana" w:hAnsi="Verdana"/>
                <w:noProof/>
                <w:color w:val="1F497D"/>
              </w:rPr>
              <w:t xml:space="preserve"> </w:t>
            </w:r>
            <w:r w:rsidRPr="0043235D">
              <w:rPr>
                <w:rFonts w:ascii="Verdana" w:hAnsi="Verdana"/>
              </w:rPr>
              <w:t>You &lt;Name Of Person Authorizing The Transaction&gt; are authorizing a One-Time electronic check payment in the amount of &lt;Insert Amount&gt; from your &lt;Checking or Savings&gt; account ending in &lt;Insert Last 4 Of Acct #&gt;. This amount may be deducted from your account as soon as today &lt;Insert Date&gt; but may take an additional 24-48 hours depending on bank processes. If you have questions regarding this transaction, you can call us 24 hours a day, 7 days a week at 1-866-824-4055. Do you wish to authorize this transaction?</w:t>
            </w:r>
          </w:p>
          <w:p w:rsidRPr="0043235D" w:rsidR="00603ACC" w:rsidP="00965C56" w:rsidRDefault="00603ACC" w14:paraId="58910D91" w14:textId="77777777">
            <w:pPr>
              <w:pStyle w:val="ListParagraph"/>
              <w:numPr>
                <w:ilvl w:val="0"/>
                <w:numId w:val="20"/>
              </w:numPr>
              <w:spacing w:before="120" w:after="120"/>
              <w:contextualSpacing w:val="0"/>
              <w:rPr>
                <w:rFonts w:ascii="Verdana" w:hAnsi="Verdana"/>
              </w:rPr>
            </w:pPr>
            <w:r w:rsidRPr="0043235D">
              <w:rPr>
                <w:rFonts w:ascii="Verdana" w:hAnsi="Verdana"/>
              </w:rPr>
              <w:t xml:space="preserve">If caller does </w:t>
            </w:r>
            <w:r w:rsidRPr="0043235D">
              <w:rPr>
                <w:rFonts w:ascii="Verdana" w:hAnsi="Verdana"/>
                <w:b/>
                <w:bCs/>
              </w:rPr>
              <w:t>not</w:t>
            </w:r>
            <w:r w:rsidRPr="0043235D">
              <w:rPr>
                <w:rFonts w:ascii="Verdana" w:hAnsi="Verdana"/>
              </w:rPr>
              <w:t xml:space="preserve"> agree to the authorization, click </w:t>
            </w:r>
            <w:r w:rsidRPr="0043235D">
              <w:rPr>
                <w:rFonts w:ascii="Verdana" w:hAnsi="Verdana"/>
                <w:b/>
              </w:rPr>
              <w:t>Close</w:t>
            </w:r>
            <w:r w:rsidRPr="0043235D">
              <w:rPr>
                <w:rFonts w:ascii="Verdana" w:hAnsi="Verdana"/>
              </w:rPr>
              <w:t xml:space="preserve"> and offer caller another payment option.</w:t>
            </w:r>
          </w:p>
          <w:p w:rsidRPr="0043235D" w:rsidR="00603ACC" w:rsidP="00965C56" w:rsidRDefault="00603ACC" w14:paraId="4FC2577B" w14:textId="77777777">
            <w:pPr>
              <w:pStyle w:val="ListParagraph"/>
              <w:numPr>
                <w:ilvl w:val="0"/>
                <w:numId w:val="20"/>
              </w:numPr>
              <w:spacing w:before="120" w:after="120"/>
              <w:contextualSpacing w:val="0"/>
              <w:rPr>
                <w:rFonts w:ascii="Verdana" w:hAnsi="Verdana"/>
              </w:rPr>
            </w:pPr>
            <w:r w:rsidRPr="0043235D">
              <w:rPr>
                <w:rFonts w:ascii="Verdana" w:hAnsi="Verdana"/>
              </w:rPr>
              <w:t xml:space="preserve">After caller agrees to the authorization, click the </w:t>
            </w:r>
            <w:r w:rsidRPr="0043235D">
              <w:rPr>
                <w:rFonts w:ascii="Verdana" w:hAnsi="Verdana"/>
                <w:b/>
              </w:rPr>
              <w:t>Submit</w:t>
            </w:r>
            <w:r w:rsidRPr="0043235D">
              <w:rPr>
                <w:rFonts w:ascii="Verdana" w:hAnsi="Verdana"/>
              </w:rPr>
              <w:t xml:space="preserve"> button.</w:t>
            </w:r>
          </w:p>
          <w:p w:rsidRPr="0043235D" w:rsidR="00603ACC" w:rsidP="00965C56" w:rsidRDefault="00603ACC" w14:paraId="6DA2F86D" w14:textId="77777777">
            <w:pPr>
              <w:spacing w:before="120" w:after="120"/>
              <w:jc w:val="center"/>
              <w:rPr>
                <w:rFonts w:ascii="Verdana" w:hAnsi="Verdana"/>
              </w:rPr>
            </w:pPr>
          </w:p>
          <w:p w:rsidRPr="0043235D" w:rsidR="00603ACC" w:rsidP="00965C56" w:rsidRDefault="00603ACC" w14:paraId="20215946" w14:textId="77777777">
            <w:pPr>
              <w:spacing w:before="120" w:after="120"/>
              <w:jc w:val="center"/>
              <w:rPr>
                <w:rFonts w:ascii="Verdana" w:hAnsi="Verdana"/>
                <w:noProof/>
              </w:rPr>
            </w:pPr>
            <w:r w:rsidRPr="0043235D">
              <w:rPr>
                <w:rFonts w:ascii="Verdana" w:hAnsi="Verdana"/>
                <w:noProof/>
              </w:rPr>
              <w:t xml:space="preserve"> </w:t>
            </w:r>
            <w:r w:rsidRPr="0043235D">
              <w:rPr>
                <w:rFonts w:ascii="Verdana" w:hAnsi="Verdana"/>
                <w:noProof/>
              </w:rPr>
              <w:drawing>
                <wp:inline distT="0" distB="0" distL="0" distR="0" wp14:anchorId="0F650FCD" wp14:editId="331BD848">
                  <wp:extent cx="1828800" cy="1047750"/>
                  <wp:effectExtent l="19050" t="19050" r="19050" b="19050"/>
                  <wp:docPr id="28" name="Picture 2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 screen&#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047750"/>
                          </a:xfrm>
                          <a:prstGeom prst="rect">
                            <a:avLst/>
                          </a:prstGeom>
                          <a:ln w="3175" cap="sq">
                            <a:solidFill>
                              <a:srgbClr val="000000"/>
                            </a:solidFill>
                            <a:miter lim="800000"/>
                          </a:ln>
                          <a:effectLst/>
                        </pic:spPr>
                      </pic:pic>
                    </a:graphicData>
                  </a:graphic>
                </wp:inline>
              </w:drawing>
            </w:r>
          </w:p>
          <w:p w:rsidRPr="0043235D" w:rsidR="00603ACC" w:rsidP="00965C56" w:rsidRDefault="00603ACC" w14:paraId="3A6A86A8" w14:textId="77777777">
            <w:pPr>
              <w:spacing w:before="120" w:after="120"/>
              <w:jc w:val="center"/>
              <w:rPr>
                <w:rFonts w:ascii="Verdana" w:hAnsi="Verdana"/>
              </w:rPr>
            </w:pPr>
          </w:p>
          <w:p w:rsidRPr="0043235D" w:rsidR="00603ACC" w:rsidP="00965C56" w:rsidRDefault="00603ACC" w14:paraId="23BCA5A9" w14:textId="77777777">
            <w:pPr>
              <w:spacing w:before="120" w:after="120"/>
              <w:rPr>
                <w:rFonts w:ascii="Verdana" w:hAnsi="Verdana"/>
              </w:rPr>
            </w:pPr>
            <w:r w:rsidRPr="0043235D">
              <w:rPr>
                <w:rFonts w:ascii="Verdana" w:hAnsi="Verdana"/>
                <w:b/>
              </w:rPr>
              <w:t xml:space="preserve">Note: </w:t>
            </w:r>
            <w:r w:rsidRPr="0043235D">
              <w:rPr>
                <w:rFonts w:ascii="Verdana" w:hAnsi="Verdana"/>
              </w:rPr>
              <w:t>If the payment amount entered is over a certain amount (determined by Premium Billing), then a pop-up question will display requiring verification of the requested payment amount. Verify the amount shown</w:t>
            </w:r>
            <w:r w:rsidRPr="0043235D">
              <w:rPr>
                <w:rFonts w:ascii="Verdana" w:hAnsi="Verdana"/>
                <w:b/>
              </w:rPr>
              <w:t xml:space="preserve"> </w:t>
            </w:r>
            <w:r w:rsidRPr="0043235D">
              <w:rPr>
                <w:rFonts w:ascii="Verdana" w:hAnsi="Verdana"/>
              </w:rPr>
              <w:t xml:space="preserve">matches the amount the beneficiary requested. Clicking </w:t>
            </w:r>
            <w:r w:rsidRPr="0043235D">
              <w:rPr>
                <w:rFonts w:ascii="Verdana" w:hAnsi="Verdana"/>
                <w:b/>
              </w:rPr>
              <w:t>Yes</w:t>
            </w:r>
            <w:r w:rsidRPr="0043235D">
              <w:rPr>
                <w:rFonts w:ascii="Verdana" w:hAnsi="Verdana"/>
              </w:rPr>
              <w:t xml:space="preserve"> completes the payment. Clicking </w:t>
            </w:r>
            <w:r w:rsidRPr="0043235D">
              <w:rPr>
                <w:rFonts w:ascii="Verdana" w:hAnsi="Verdana"/>
                <w:b/>
              </w:rPr>
              <w:t>No</w:t>
            </w:r>
            <w:r w:rsidRPr="0043235D">
              <w:rPr>
                <w:rFonts w:ascii="Verdana" w:hAnsi="Verdana"/>
              </w:rPr>
              <w:t xml:space="preserve"> returns the user to the above entry screen to enable any changes.</w:t>
            </w:r>
          </w:p>
          <w:p w:rsidRPr="0043235D" w:rsidR="00603ACC" w:rsidP="00965C56" w:rsidRDefault="00603ACC" w14:paraId="172C1AF1" w14:textId="77777777">
            <w:pPr>
              <w:spacing w:before="120" w:after="120"/>
              <w:jc w:val="center"/>
              <w:rPr>
                <w:rFonts w:ascii="Verdana" w:hAnsi="Verdana"/>
              </w:rPr>
            </w:pPr>
          </w:p>
          <w:p w:rsidRPr="0043235D" w:rsidR="00603ACC" w:rsidP="00965C56" w:rsidRDefault="00603ACC" w14:paraId="12123B2A" w14:textId="77777777">
            <w:pPr>
              <w:spacing w:before="120" w:after="120"/>
              <w:rPr>
                <w:rFonts w:ascii="Verdana" w:hAnsi="Verdana"/>
              </w:rPr>
            </w:pPr>
            <w:r w:rsidRPr="0043235D">
              <w:rPr>
                <w:rFonts w:ascii="Verdana" w:hAnsi="Verdana"/>
                <w:b/>
              </w:rPr>
              <w:t xml:space="preserve">Result: </w:t>
            </w:r>
            <w:r w:rsidRPr="0043235D">
              <w:rPr>
                <w:rFonts w:ascii="Verdana" w:hAnsi="Verdana"/>
              </w:rPr>
              <w:t>A receipt will pop up.</w:t>
            </w:r>
          </w:p>
          <w:p w:rsidRPr="0043235D" w:rsidR="00603ACC" w:rsidP="00965C56" w:rsidRDefault="00603ACC" w14:paraId="607462CB" w14:textId="77777777">
            <w:pPr>
              <w:spacing w:before="120" w:after="120"/>
              <w:jc w:val="center"/>
              <w:rPr>
                <w:rFonts w:ascii="Verdana" w:hAnsi="Verdana"/>
              </w:rPr>
            </w:pPr>
          </w:p>
          <w:p w:rsidRPr="0043235D" w:rsidR="00603ACC" w:rsidP="00965C56" w:rsidRDefault="00603ACC" w14:paraId="6BFEE9D9" w14:textId="77777777">
            <w:pPr>
              <w:spacing w:before="120" w:after="120"/>
              <w:jc w:val="center"/>
              <w:rPr>
                <w:rFonts w:ascii="Verdana" w:hAnsi="Verdana"/>
              </w:rPr>
            </w:pPr>
            <w:r w:rsidRPr="0043235D">
              <w:rPr>
                <w:rFonts w:ascii="Verdana" w:hAnsi="Verdana"/>
                <w:b/>
                <w:noProof/>
                <w:color w:val="1F497D"/>
              </w:rPr>
              <w:drawing>
                <wp:inline distT="0" distB="0" distL="0" distR="0" wp14:anchorId="4E450D75" wp14:editId="4A223066">
                  <wp:extent cx="4333875" cy="962025"/>
                  <wp:effectExtent l="0" t="0" r="0" b="0"/>
                  <wp:docPr id="29"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3875" cy="962025"/>
                          </a:xfrm>
                          <a:prstGeom prst="rect">
                            <a:avLst/>
                          </a:prstGeom>
                          <a:noFill/>
                          <a:ln>
                            <a:noFill/>
                          </a:ln>
                        </pic:spPr>
                      </pic:pic>
                    </a:graphicData>
                  </a:graphic>
                </wp:inline>
              </w:drawing>
            </w:r>
          </w:p>
          <w:p w:rsidRPr="0043235D" w:rsidR="00603ACC" w:rsidP="00965C56" w:rsidRDefault="00603ACC" w14:paraId="2D5E1D73" w14:textId="77777777">
            <w:pPr>
              <w:spacing w:before="120" w:after="120"/>
              <w:jc w:val="center"/>
              <w:rPr>
                <w:rFonts w:ascii="Verdana" w:hAnsi="Verdana"/>
              </w:rPr>
            </w:pPr>
          </w:p>
          <w:p w:rsidRPr="0043235D" w:rsidR="00603ACC" w:rsidP="00965C56" w:rsidRDefault="00603ACC" w14:paraId="0E9C82BF" w14:textId="77777777">
            <w:pPr>
              <w:spacing w:before="120" w:after="120"/>
              <w:rPr>
                <w:rFonts w:ascii="Verdana" w:hAnsi="Verdana"/>
              </w:rPr>
            </w:pPr>
          </w:p>
        </w:tc>
      </w:tr>
      <w:tr w:rsidRPr="0043235D" w:rsidR="00603ACC" w:rsidTr="134CC6AF" w14:paraId="5C4AD68C" w14:textId="77777777">
        <w:tc>
          <w:tcPr>
            <w:tcW w:w="292" w:type="pct"/>
            <w:tcBorders>
              <w:top w:val="single" w:color="auto" w:sz="4" w:space="0"/>
              <w:left w:val="single" w:color="auto" w:sz="4" w:space="0"/>
              <w:right w:val="single" w:color="auto" w:sz="4" w:space="0"/>
            </w:tcBorders>
            <w:tcMar/>
          </w:tcPr>
          <w:p w:rsidRPr="0043235D" w:rsidR="00603ACC" w:rsidP="00965C56" w:rsidRDefault="00603ACC" w14:paraId="1F77DD9B" w14:textId="77777777">
            <w:pPr>
              <w:spacing w:before="120" w:after="120"/>
              <w:jc w:val="center"/>
              <w:rPr>
                <w:rFonts w:ascii="Verdana" w:hAnsi="Verdana"/>
                <w:b/>
              </w:rPr>
            </w:pPr>
            <w:r w:rsidRPr="0043235D">
              <w:rPr>
                <w:rFonts w:ascii="Verdana" w:hAnsi="Verdana"/>
                <w:b/>
              </w:rPr>
              <w:t>5</w:t>
            </w:r>
          </w:p>
        </w:tc>
        <w:tc>
          <w:tcPr>
            <w:tcW w:w="4708" w:type="pct"/>
            <w:gridSpan w:val="4"/>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547D3942" w14:textId="77777777">
            <w:pPr>
              <w:spacing w:before="120" w:after="120"/>
              <w:rPr>
                <w:rFonts w:ascii="Verdana" w:hAnsi="Verdana"/>
                <w:b/>
              </w:rPr>
            </w:pPr>
            <w:r w:rsidRPr="0043235D">
              <w:rPr>
                <w:rFonts w:ascii="Verdana" w:hAnsi="Verdana" w:cs="Arial"/>
                <w:noProof/>
                <w:color w:val="000000"/>
              </w:rPr>
              <w:drawing>
                <wp:inline distT="0" distB="0" distL="0" distR="0" wp14:anchorId="1CA78C4D" wp14:editId="62BE383E">
                  <wp:extent cx="238125" cy="209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noProof/>
                <w:kern w:val="32"/>
              </w:rPr>
              <w:t xml:space="preserve">Verify the receipt displays </w:t>
            </w:r>
            <w:r w:rsidRPr="0043235D">
              <w:rPr>
                <w:rFonts w:ascii="Verdana" w:hAnsi="Verdana"/>
                <w:b/>
                <w:noProof/>
                <w:kern w:val="32"/>
              </w:rPr>
              <w:t>--- Approved ---</w:t>
            </w:r>
            <w:r w:rsidRPr="0043235D">
              <w:rPr>
                <w:rFonts w:ascii="Verdana" w:hAnsi="Verdana"/>
                <w:noProof/>
                <w:kern w:val="32"/>
              </w:rPr>
              <w:t xml:space="preserve"> </w:t>
            </w:r>
            <w:r w:rsidRPr="0043235D">
              <w:rPr>
                <w:rFonts w:ascii="Verdana" w:hAnsi="Verdana"/>
              </w:rPr>
              <w:t>and state the following to the caller:</w:t>
            </w:r>
          </w:p>
          <w:p w:rsidRPr="0043235D" w:rsidR="00603ACC" w:rsidP="00965C56" w:rsidRDefault="00603ACC" w14:paraId="630A6A6C" w14:textId="77777777">
            <w:pPr>
              <w:spacing w:before="120" w:after="120"/>
              <w:rPr>
                <w:rFonts w:ascii="Verdana" w:hAnsi="Verdana"/>
                <w:noProof/>
                <w:color w:val="1F497D"/>
              </w:rPr>
            </w:pPr>
          </w:p>
          <w:p w:rsidRPr="0043235D" w:rsidR="00603ACC" w:rsidP="00965C56" w:rsidRDefault="00603ACC" w14:paraId="21A19C16" w14:textId="77777777">
            <w:pPr>
              <w:spacing w:before="120" w:after="120"/>
              <w:rPr>
                <w:rFonts w:ascii="Verdana" w:hAnsi="Verdana"/>
              </w:rPr>
            </w:pPr>
            <w:r w:rsidRPr="0043235D">
              <w:rPr>
                <w:rFonts w:ascii="Verdana" w:hAnsi="Verdana"/>
                <w:noProof/>
              </w:rPr>
              <w:drawing>
                <wp:inline distT="0" distB="0" distL="0" distR="0" wp14:anchorId="36808D4C" wp14:editId="7CB9703A">
                  <wp:extent cx="238125" cy="209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9">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43235D">
              <w:rPr>
                <w:rFonts w:ascii="Verdana" w:hAnsi="Verdana"/>
                <w:noProof/>
                <w:color w:val="1F497D"/>
              </w:rPr>
              <w:t xml:space="preserve"> </w:t>
            </w:r>
            <w:r w:rsidRPr="0043235D">
              <w:rPr>
                <w:rFonts w:ascii="Verdana" w:hAnsi="Verdana"/>
              </w:rPr>
              <w:t>Your E-Check payment has been accepted and will be transmitted for processing. Your confirmation number is &lt;XXXXXX&gt;. This does not mean that the payment has been accepted by your financial institution. If you do not see the payment withdrawn from your account within 3 business days, please call us back at 1-866-824-4055 so that we can research the transaction.</w:t>
            </w:r>
          </w:p>
          <w:p w:rsidRPr="0043235D" w:rsidR="00603ACC" w:rsidP="00965C56" w:rsidRDefault="00603ACC" w14:paraId="4FEDAC37" w14:textId="77777777">
            <w:pPr>
              <w:spacing w:before="120" w:after="120"/>
              <w:rPr>
                <w:rFonts w:ascii="Verdana" w:hAnsi="Verdana"/>
              </w:rPr>
            </w:pPr>
          </w:p>
          <w:p w:rsidRPr="0043235D" w:rsidR="00603ACC" w:rsidP="00965C56" w:rsidRDefault="00603ACC" w14:paraId="6BF4AAF8" w14:textId="77777777">
            <w:pPr>
              <w:spacing w:before="120" w:after="120"/>
              <w:rPr>
                <w:rFonts w:ascii="Verdana" w:hAnsi="Verdana"/>
                <w:b/>
              </w:rPr>
            </w:pPr>
            <w:r w:rsidRPr="0043235D">
              <w:rPr>
                <w:rFonts w:ascii="Verdana" w:hAnsi="Verdana" w:cs="Arial"/>
                <w:noProof/>
                <w:color w:val="000000"/>
              </w:rPr>
              <w:drawing>
                <wp:inline distT="0" distB="0" distL="0" distR="0" wp14:anchorId="7113562E" wp14:editId="0DDE1F52">
                  <wp:extent cx="238125" cy="20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rPr>
              <w:t xml:space="preserve">The </w:t>
            </w:r>
            <w:r w:rsidRPr="0043235D">
              <w:rPr>
                <w:rFonts w:ascii="Verdana" w:hAnsi="Verdana"/>
                <w:b/>
              </w:rPr>
              <w:t>Authorization Code</w:t>
            </w:r>
            <w:r w:rsidRPr="0043235D">
              <w:rPr>
                <w:rFonts w:ascii="Verdana" w:hAnsi="Verdana"/>
              </w:rPr>
              <w:t xml:space="preserve"> for </w:t>
            </w:r>
            <w:r w:rsidRPr="0043235D">
              <w:rPr>
                <w:rFonts w:ascii="Verdana" w:hAnsi="Verdana"/>
                <w:b/>
              </w:rPr>
              <w:t>One-time E-Check</w:t>
            </w:r>
            <w:r w:rsidRPr="0043235D">
              <w:rPr>
                <w:rFonts w:ascii="Verdana" w:hAnsi="Verdana"/>
              </w:rPr>
              <w:t xml:space="preserve"> payments is system generated, not a bank response. However, the code will be tied to the payment in InstaMed and may be used by Premium Billing for payment research. (E-Check payments are not live transactions with the bank or financial institution.) Approved status does not mean the payment is accepted by the bank/financial institution. </w:t>
            </w:r>
            <w:r w:rsidRPr="0043235D">
              <w:rPr>
                <w:rFonts w:ascii="Verdana" w:hAnsi="Verdana"/>
                <w:b/>
              </w:rPr>
              <w:t>One-time</w:t>
            </w:r>
            <w:r w:rsidRPr="0043235D">
              <w:rPr>
                <w:rFonts w:ascii="Verdana" w:hAnsi="Verdana"/>
                <w:b/>
                <w:i/>
              </w:rPr>
              <w:t xml:space="preserve"> </w:t>
            </w:r>
            <w:r w:rsidRPr="0043235D">
              <w:rPr>
                <w:rFonts w:ascii="Verdana" w:hAnsi="Verdana"/>
                <w:b/>
              </w:rPr>
              <w:t xml:space="preserve">E-Check </w:t>
            </w:r>
            <w:r w:rsidRPr="0043235D">
              <w:rPr>
                <w:rFonts w:ascii="Verdana" w:hAnsi="Verdana"/>
              </w:rPr>
              <w:t xml:space="preserve">premium billing payments made on the </w:t>
            </w:r>
            <w:r w:rsidRPr="0043235D">
              <w:rPr>
                <w:rFonts w:ascii="Verdana" w:hAnsi="Verdana" w:cs="Arial"/>
                <w:b/>
                <w:color w:val="000000"/>
              </w:rPr>
              <w:t>Single-Sign-On (SSO)</w:t>
            </w:r>
            <w:r w:rsidRPr="0043235D">
              <w:rPr>
                <w:rFonts w:ascii="Verdana" w:hAnsi="Verdana" w:cs="Arial"/>
                <w:color w:val="000000"/>
              </w:rPr>
              <w:t xml:space="preserve"> system</w:t>
            </w:r>
            <w:r w:rsidRPr="0043235D">
              <w:rPr>
                <w:rFonts w:ascii="Verdana" w:hAnsi="Verdana"/>
              </w:rPr>
              <w:t xml:space="preserve"> are visible in </w:t>
            </w:r>
            <w:r w:rsidRPr="0043235D">
              <w:rPr>
                <w:rFonts w:ascii="Verdana" w:hAnsi="Verdana"/>
                <w:b/>
              </w:rPr>
              <w:t xml:space="preserve">Compass </w:t>
            </w:r>
            <w:r w:rsidRPr="0043235D">
              <w:rPr>
                <w:rFonts w:ascii="Verdana" w:hAnsi="Verdana"/>
              </w:rPr>
              <w:t xml:space="preserve">within </w:t>
            </w:r>
            <w:r w:rsidRPr="0043235D">
              <w:rPr>
                <w:rFonts w:ascii="Verdana" w:hAnsi="Verdana"/>
                <w:b/>
              </w:rPr>
              <w:t>3 calendar days</w:t>
            </w:r>
            <w:r w:rsidRPr="0043235D">
              <w:rPr>
                <w:rFonts w:ascii="Verdana" w:hAnsi="Verdana"/>
              </w:rPr>
              <w:t xml:space="preserve">. The funds may draft from the beneficiary’s account as soon as the same day but may take an additional 24-48 hours depending on bank processes. A rejected payment will result in a reversal posting to the account; beneficiary/payer will receive notice from their financial institution for most rejections. </w:t>
            </w:r>
            <w:r w:rsidRPr="0043235D">
              <w:rPr>
                <w:rFonts w:ascii="Verdana" w:hAnsi="Verdana"/>
                <w:b/>
              </w:rPr>
              <w:t>Refer to Step 6 for important information on Returned Item E-Checks</w:t>
            </w:r>
            <w:r w:rsidRPr="0043235D">
              <w:rPr>
                <w:rFonts w:ascii="Verdana" w:hAnsi="Verdana"/>
              </w:rPr>
              <w:t>.</w:t>
            </w:r>
          </w:p>
          <w:p w:rsidRPr="0043235D" w:rsidR="00603ACC" w:rsidP="00965C56" w:rsidRDefault="00603ACC" w14:paraId="244FE900" w14:textId="77777777">
            <w:pPr>
              <w:spacing w:before="120" w:after="120"/>
              <w:rPr>
                <w:rFonts w:ascii="Verdana" w:hAnsi="Verdana"/>
              </w:rPr>
            </w:pPr>
          </w:p>
          <w:p w:rsidR="00603ACC" w:rsidP="00965C56" w:rsidRDefault="00603ACC" w14:paraId="28AA770C" w14:textId="77777777">
            <w:pPr>
              <w:spacing w:before="120" w:after="120"/>
              <w:rPr>
                <w:rFonts w:ascii="Verdana" w:hAnsi="Verdana" w:eastAsia="Calibri" w:cs="Tahoma"/>
              </w:rPr>
            </w:pPr>
            <w:r w:rsidRPr="0043235D">
              <w:rPr>
                <w:rFonts w:ascii="Verdana" w:hAnsi="Verdana"/>
                <w:b/>
              </w:rPr>
              <w:t xml:space="preserve">Note: </w:t>
            </w:r>
            <w:r w:rsidRPr="0043235D">
              <w:rPr>
                <w:rFonts w:ascii="Verdana" w:hAnsi="Verdana" w:eastAsia="Calibri" w:cs="Tahoma"/>
              </w:rPr>
              <w:t xml:space="preserve">CCRs </w:t>
            </w:r>
            <w:r w:rsidRPr="0043235D">
              <w:rPr>
                <w:rFonts w:ascii="Verdana" w:hAnsi="Verdana" w:eastAsia="Calibri" w:cs="Tahoma"/>
                <w:b/>
              </w:rPr>
              <w:t>must</w:t>
            </w:r>
            <w:r w:rsidRPr="0043235D">
              <w:rPr>
                <w:rFonts w:ascii="Verdana" w:hAnsi="Verdana" w:eastAsia="Calibri" w:cs="Tahoma"/>
              </w:rPr>
              <w:t xml:space="preserve"> leave notes providing a clear picture of what transpired during the call, include the amount, “E-Check”, and the</w:t>
            </w:r>
            <w:r w:rsidRPr="0043235D">
              <w:rPr>
                <w:rFonts w:ascii="Verdana" w:hAnsi="Verdana" w:eastAsia="Calibri" w:cs="Tahoma"/>
                <w:b/>
              </w:rPr>
              <w:t xml:space="preserve"> Authorization Code</w:t>
            </w:r>
            <w:r w:rsidRPr="0043235D">
              <w:rPr>
                <w:rFonts w:ascii="Verdana" w:hAnsi="Verdana" w:eastAsia="Calibri" w:cs="Tahoma"/>
                <w:bCs/>
              </w:rPr>
              <w:t>.</w:t>
            </w:r>
            <w:r w:rsidRPr="0043235D">
              <w:rPr>
                <w:rFonts w:ascii="Verdana" w:hAnsi="Verdana" w:eastAsia="Calibri" w:cs="Tahoma"/>
                <w:b/>
              </w:rPr>
              <w:t xml:space="preserve"> </w:t>
            </w:r>
            <w:r w:rsidRPr="0043235D">
              <w:rPr>
                <w:rFonts w:ascii="Verdana" w:hAnsi="Verdana"/>
              </w:rPr>
              <w:t xml:space="preserve">Refer to </w:t>
            </w:r>
            <w:hyperlink w:history="1" w:anchor="documentation">
              <w:r w:rsidRPr="0043235D">
                <w:rPr>
                  <w:rStyle w:val="Hyperlink"/>
                  <w:rFonts w:ascii="Verdana" w:hAnsi="Verdana" w:eastAsia="Calibri" w:cs="Tahoma"/>
                </w:rPr>
                <w:t>Premium Billing Call Documentation Requirements</w:t>
              </w:r>
            </w:hyperlink>
            <w:r w:rsidRPr="0043235D">
              <w:rPr>
                <w:rFonts w:ascii="Verdana" w:hAnsi="Verdana" w:eastAsia="Calibri" w:cs="Tahoma"/>
              </w:rPr>
              <w:t xml:space="preserve">. </w:t>
            </w:r>
          </w:p>
          <w:p w:rsidRPr="0043235D" w:rsidR="00603ACC" w:rsidP="00965C56" w:rsidRDefault="00603ACC" w14:paraId="2EA5DD3B" w14:textId="77777777">
            <w:pPr>
              <w:spacing w:before="120" w:after="120"/>
              <w:rPr>
                <w:rFonts w:ascii="Verdana" w:hAnsi="Verdana" w:eastAsia="Calibri" w:cs="Tahoma"/>
              </w:rPr>
            </w:pPr>
            <w:r w:rsidRPr="0043235D">
              <w:rPr>
                <w:rFonts w:ascii="Verdana" w:hAnsi="Verdana" w:eastAsia="Calibri" w:cs="Tahoma"/>
                <w:b/>
              </w:rPr>
              <w:t xml:space="preserve">Example: </w:t>
            </w:r>
            <w:r w:rsidRPr="0043235D">
              <w:rPr>
                <w:rFonts w:ascii="Verdana" w:hAnsi="Verdana" w:eastAsia="Calibri" w:cs="Tahoma"/>
              </w:rPr>
              <w:t>Beneficiary’s son made a One-Time premium payment of $</w:t>
            </w:r>
            <w:proofErr w:type="gramStart"/>
            <w:r w:rsidRPr="0043235D">
              <w:rPr>
                <w:rFonts w:ascii="Verdana" w:hAnsi="Verdana" w:eastAsia="Calibri" w:cs="Tahoma"/>
              </w:rPr>
              <w:t>$.$</w:t>
            </w:r>
            <w:proofErr w:type="gramEnd"/>
            <w:r w:rsidRPr="0043235D">
              <w:rPr>
                <w:rFonts w:ascii="Verdana" w:hAnsi="Verdana" w:eastAsia="Calibri" w:cs="Tahoma"/>
              </w:rPr>
              <w:t>$ by E-Check conf# a1b2c3.</w:t>
            </w:r>
          </w:p>
          <w:p w:rsidRPr="0043235D" w:rsidR="00603ACC" w:rsidP="00965C56" w:rsidRDefault="00603ACC" w14:paraId="2C24DA0E" w14:textId="77777777">
            <w:pPr>
              <w:spacing w:before="120" w:after="120"/>
              <w:rPr>
                <w:rFonts w:ascii="Verdana" w:hAnsi="Verdana" w:eastAsia="Calibri" w:cs="Tahoma"/>
              </w:rPr>
            </w:pPr>
          </w:p>
          <w:p w:rsidRPr="0043235D" w:rsidR="00603ACC" w:rsidP="00965C56" w:rsidRDefault="00603ACC" w14:paraId="1CCE18B7" w14:textId="77777777">
            <w:pPr>
              <w:autoSpaceDE w:val="0"/>
              <w:autoSpaceDN w:val="0"/>
              <w:adjustRightInd w:val="0"/>
              <w:spacing w:before="120" w:after="120"/>
              <w:rPr>
                <w:rFonts w:ascii="Verdana" w:hAnsi="Verdana"/>
              </w:rPr>
            </w:pPr>
            <w:r w:rsidRPr="0043235D">
              <w:rPr>
                <w:rFonts w:ascii="Verdana" w:hAnsi="Verdana"/>
              </w:rPr>
              <w:t xml:space="preserve">When </w:t>
            </w:r>
            <w:r w:rsidRPr="0043235D">
              <w:rPr>
                <w:rFonts w:ascii="Verdana" w:hAnsi="Verdana"/>
                <w:b/>
              </w:rPr>
              <w:t>receipt</w:t>
            </w:r>
            <w:r w:rsidRPr="0043235D">
              <w:rPr>
                <w:rFonts w:ascii="Verdana" w:hAnsi="Verdana"/>
              </w:rPr>
              <w:t xml:space="preserve"> pops up, confirm Email Address in the upper right, and click </w:t>
            </w:r>
            <w:r w:rsidRPr="0043235D">
              <w:rPr>
                <w:rFonts w:ascii="Verdana" w:hAnsi="Verdana"/>
                <w:b/>
              </w:rPr>
              <w:t>Send</w:t>
            </w:r>
            <w:r w:rsidRPr="0043235D">
              <w:rPr>
                <w:rFonts w:ascii="Verdana" w:hAnsi="Verdana"/>
              </w:rPr>
              <w:t xml:space="preserve"> to email a receipt.</w:t>
            </w:r>
          </w:p>
          <w:p w:rsidRPr="0043235D" w:rsidR="00603ACC" w:rsidP="00965C56" w:rsidRDefault="00603ACC" w14:paraId="2996DEDA" w14:textId="77777777">
            <w:pPr>
              <w:autoSpaceDE w:val="0"/>
              <w:autoSpaceDN w:val="0"/>
              <w:spacing w:before="120" w:after="120"/>
              <w:rPr>
                <w:rFonts w:ascii="Verdana" w:hAnsi="Verdana" w:cs="Arial"/>
                <w:color w:val="000000"/>
              </w:rPr>
            </w:pPr>
          </w:p>
          <w:p w:rsidRPr="0043235D" w:rsidR="00603ACC" w:rsidP="00965C56" w:rsidRDefault="00603ACC" w14:paraId="1BF017C8" w14:textId="77777777">
            <w:pPr>
              <w:autoSpaceDE w:val="0"/>
              <w:autoSpaceDN w:val="0"/>
              <w:spacing w:before="120" w:after="120"/>
              <w:rPr>
                <w:rFonts w:ascii="Verdana" w:hAnsi="Verdana" w:cs="Arial"/>
                <w:bCs/>
                <w:color w:val="000000"/>
              </w:rPr>
            </w:pPr>
            <w:r w:rsidRPr="0043235D">
              <w:rPr>
                <w:rFonts w:ascii="Verdana" w:hAnsi="Verdana" w:cs="Arial"/>
                <w:noProof/>
                <w:color w:val="000000"/>
              </w:rPr>
              <w:drawing>
                <wp:inline distT="0" distB="0" distL="0" distR="0" wp14:anchorId="1D6442F7" wp14:editId="2A69BDB9">
                  <wp:extent cx="238125" cy="209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color w:val="000000"/>
              </w:rPr>
              <w:t>Notify the Beneficiary that</w:t>
            </w:r>
            <w:r w:rsidRPr="0043235D">
              <w:rPr>
                <w:rFonts w:ascii="Verdana" w:hAnsi="Verdana" w:cs="Arial"/>
                <w:color w:val="000000"/>
              </w:rPr>
              <w:t xml:space="preserve"> </w:t>
            </w:r>
            <w:r w:rsidRPr="0043235D">
              <w:rPr>
                <w:rFonts w:ascii="Verdana" w:hAnsi="Verdana"/>
                <w:b/>
                <w:color w:val="000000"/>
              </w:rPr>
              <w:t>InstaMed</w:t>
            </w:r>
            <w:r w:rsidRPr="0043235D">
              <w:rPr>
                <w:rFonts w:ascii="Verdana" w:hAnsi="Verdana"/>
                <w:bCs/>
                <w:color w:val="000000"/>
              </w:rPr>
              <w:t>,</w:t>
            </w:r>
            <w:r w:rsidRPr="0043235D">
              <w:rPr>
                <w:rFonts w:ascii="Verdana" w:hAnsi="Verdana"/>
                <w:b/>
                <w:color w:val="000000"/>
              </w:rPr>
              <w:t xml:space="preserve"> </w:t>
            </w:r>
            <w:r w:rsidRPr="0043235D">
              <w:rPr>
                <w:rFonts w:ascii="Verdana" w:hAnsi="Verdana"/>
                <w:bCs/>
                <w:color w:val="000000"/>
              </w:rPr>
              <w:t>a JP Morgan Chase company,</w:t>
            </w:r>
            <w:r w:rsidRPr="0043235D">
              <w:rPr>
                <w:rFonts w:ascii="Verdana" w:hAnsi="Verdana"/>
                <w:color w:val="000000"/>
              </w:rPr>
              <w:t xml:space="preserve"> processes Medicare Part D premium payments </w:t>
            </w:r>
            <w:r w:rsidRPr="0043235D">
              <w:rPr>
                <w:rFonts w:ascii="Verdana" w:hAnsi="Verdana"/>
                <w:b/>
                <w:color w:val="000000"/>
              </w:rPr>
              <w:t>on behalf of SilverScript</w:t>
            </w:r>
            <w:r w:rsidRPr="0043235D">
              <w:rPr>
                <w:rFonts w:ascii="Verdana" w:hAnsi="Verdana"/>
                <w:bCs/>
                <w:color w:val="000000"/>
              </w:rPr>
              <w:t>.</w:t>
            </w:r>
            <w:r w:rsidRPr="0043235D">
              <w:rPr>
                <w:rFonts w:ascii="Verdana" w:hAnsi="Verdana"/>
                <w:b/>
                <w:color w:val="000000"/>
              </w:rPr>
              <w:t xml:space="preserve"> </w:t>
            </w:r>
            <w:r w:rsidRPr="0043235D">
              <w:rPr>
                <w:rFonts w:ascii="Verdana" w:hAnsi="Verdana"/>
                <w:color w:val="000000"/>
              </w:rPr>
              <w:t xml:space="preserve">The payment will appear on their bank statement as </w:t>
            </w:r>
            <w:bookmarkStart w:name="OLE_LINK23" w:id="42"/>
            <w:bookmarkStart w:name="OLE_LINK24" w:id="43"/>
            <w:bookmarkStart w:name="OLE_LINK2" w:id="44"/>
            <w:bookmarkStart w:name="OLE_LINK10" w:id="45"/>
            <w:bookmarkStart w:name="OLE_LINK22" w:id="46"/>
            <w:r w:rsidRPr="0043235D">
              <w:rPr>
                <w:rFonts w:ascii="Verdana" w:hAnsi="Verdana"/>
                <w:b/>
                <w:color w:val="000000"/>
              </w:rPr>
              <w:t>InstaMed</w:t>
            </w:r>
            <w:bookmarkEnd w:id="42"/>
            <w:r w:rsidRPr="0043235D">
              <w:rPr>
                <w:rFonts w:ascii="Verdana" w:hAnsi="Verdana"/>
                <w:b/>
                <w:color w:val="000000"/>
              </w:rPr>
              <w:t xml:space="preserve"> – </w:t>
            </w:r>
            <w:bookmarkEnd w:id="43"/>
            <w:r w:rsidRPr="0043235D">
              <w:rPr>
                <w:rFonts w:ascii="Verdana" w:hAnsi="Verdana"/>
                <w:b/>
                <w:color w:val="000000"/>
              </w:rPr>
              <w:t>SilverScript</w:t>
            </w:r>
            <w:bookmarkEnd w:id="44"/>
            <w:bookmarkEnd w:id="45"/>
            <w:bookmarkEnd w:id="46"/>
            <w:r w:rsidRPr="0043235D">
              <w:rPr>
                <w:rFonts w:ascii="Verdana" w:hAnsi="Verdana"/>
                <w:bCs/>
                <w:color w:val="000000"/>
              </w:rPr>
              <w:t>.</w:t>
            </w:r>
          </w:p>
          <w:p w:rsidRPr="0043235D" w:rsidR="00603ACC" w:rsidP="00965C56" w:rsidRDefault="00603ACC" w14:paraId="64CD0B2D" w14:textId="77777777">
            <w:pPr>
              <w:autoSpaceDE w:val="0"/>
              <w:autoSpaceDN w:val="0"/>
              <w:adjustRightInd w:val="0"/>
              <w:spacing w:before="120" w:after="120"/>
              <w:rPr>
                <w:rFonts w:ascii="Verdana" w:hAnsi="Verdana" w:cs="Arial"/>
                <w:color w:val="000000"/>
              </w:rPr>
            </w:pPr>
          </w:p>
          <w:p w:rsidRPr="0043235D" w:rsidR="00603ACC" w:rsidP="00965C56" w:rsidRDefault="00603ACC" w14:paraId="2932AE0B" w14:textId="77777777">
            <w:pPr>
              <w:autoSpaceDE w:val="0"/>
              <w:autoSpaceDN w:val="0"/>
              <w:adjustRightInd w:val="0"/>
              <w:spacing w:before="120" w:after="120"/>
              <w:rPr>
                <w:rFonts w:ascii="Verdana" w:hAnsi="Verdana"/>
              </w:rPr>
            </w:pPr>
            <w:r w:rsidRPr="0043235D">
              <w:rPr>
                <w:rFonts w:ascii="Verdana" w:hAnsi="Verdana" w:cs="Arial"/>
                <w:noProof/>
                <w:color w:val="000000"/>
              </w:rPr>
              <w:drawing>
                <wp:inline distT="0" distB="0" distL="0" distR="0" wp14:anchorId="35A01A54" wp14:editId="5A1EE43A">
                  <wp:extent cx="238125" cy="209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rPr>
              <w:t xml:space="preserve">Inform the beneficiary, if the email is not in their Inbox, to check their </w:t>
            </w:r>
            <w:r w:rsidRPr="0043235D">
              <w:rPr>
                <w:rFonts w:ascii="Verdana" w:hAnsi="Verdana"/>
                <w:b/>
              </w:rPr>
              <w:t>Spam</w:t>
            </w:r>
            <w:r w:rsidRPr="0043235D">
              <w:rPr>
                <w:rFonts w:ascii="Verdana" w:hAnsi="Verdana"/>
              </w:rPr>
              <w:t xml:space="preserve"> or </w:t>
            </w:r>
            <w:r w:rsidRPr="0043235D">
              <w:rPr>
                <w:rFonts w:ascii="Verdana" w:hAnsi="Verdana"/>
                <w:b/>
              </w:rPr>
              <w:t>Junk</w:t>
            </w:r>
            <w:r w:rsidRPr="0043235D">
              <w:rPr>
                <w:rFonts w:ascii="Verdana" w:hAnsi="Verdana"/>
              </w:rPr>
              <w:t xml:space="preserve"> email folders as the email is from a </w:t>
            </w:r>
            <w:r w:rsidRPr="0043235D">
              <w:rPr>
                <w:rFonts w:ascii="Verdana" w:hAnsi="Verdana"/>
                <w:b/>
              </w:rPr>
              <w:t>noreply@instamed.com</w:t>
            </w:r>
            <w:r w:rsidRPr="0043235D">
              <w:rPr>
                <w:rFonts w:ascii="Verdana" w:hAnsi="Verdana"/>
              </w:rPr>
              <w:t xml:space="preserve"> address and contains images.</w:t>
            </w:r>
          </w:p>
          <w:p w:rsidRPr="0043235D" w:rsidR="00603ACC" w:rsidP="00965C56" w:rsidRDefault="00603ACC" w14:paraId="184B96AB" w14:textId="77777777">
            <w:pPr>
              <w:autoSpaceDE w:val="0"/>
              <w:autoSpaceDN w:val="0"/>
              <w:adjustRightInd w:val="0"/>
              <w:spacing w:before="120" w:after="120"/>
              <w:rPr>
                <w:rFonts w:ascii="Verdana" w:hAnsi="Verdana"/>
              </w:rPr>
            </w:pPr>
          </w:p>
          <w:p w:rsidRPr="0043235D" w:rsidR="00603ACC" w:rsidP="00965C56" w:rsidRDefault="00603ACC" w14:paraId="26DFDA37" w14:textId="77777777">
            <w:pPr>
              <w:autoSpaceDE w:val="0"/>
              <w:autoSpaceDN w:val="0"/>
              <w:adjustRightInd w:val="0"/>
              <w:spacing w:before="120" w:after="120"/>
              <w:rPr>
                <w:rFonts w:ascii="Verdana" w:hAnsi="Verdana"/>
              </w:rPr>
            </w:pPr>
            <w:r w:rsidRPr="0043235D">
              <w:rPr>
                <w:rFonts w:ascii="Verdana" w:hAnsi="Verdana"/>
                <w:b/>
              </w:rPr>
              <w:t xml:space="preserve">Note: </w:t>
            </w:r>
            <w:r w:rsidRPr="0043235D">
              <w:rPr>
                <w:rFonts w:ascii="Verdana" w:hAnsi="Verdana"/>
              </w:rPr>
              <w:t>The email will be generated immediately but may take several minutes to be received depending on server traffic for both InstaMed and the beneficiary’s service provider or email settings. It may also sort to a junk or spam folder due to images contained in the body of the email.</w:t>
            </w:r>
          </w:p>
          <w:p w:rsidRPr="0043235D" w:rsidR="00603ACC" w:rsidP="00965C56" w:rsidRDefault="00603ACC" w14:paraId="74C33D61" w14:textId="77777777">
            <w:pPr>
              <w:autoSpaceDE w:val="0"/>
              <w:autoSpaceDN w:val="0"/>
              <w:adjustRightInd w:val="0"/>
              <w:spacing w:before="120" w:after="120"/>
              <w:rPr>
                <w:rFonts w:ascii="Verdana" w:hAnsi="Verdana"/>
              </w:rPr>
            </w:pPr>
          </w:p>
          <w:p w:rsidRPr="0043235D" w:rsidR="00603ACC" w:rsidP="00965C56" w:rsidRDefault="00603ACC" w14:paraId="0116A46F" w14:textId="77777777" w14:noSpellErr="1">
            <w:pPr>
              <w:tabs>
                <w:tab w:val="center" w:pos="6496"/>
                <w:tab w:val="left" w:pos="11820"/>
              </w:tabs>
              <w:spacing w:before="120" w:after="120"/>
              <w:jc w:val="center"/>
              <w:rPr>
                <w:rFonts w:ascii="Verdana" w:hAnsi="Verdana"/>
                <w:noProof/>
              </w:rPr>
            </w:pPr>
            <w:del w:author="Baker, Angelina" w:date="2025-06-12T17:42:09.76Z" w:id="501497149">
              <w:r w:rsidR="00603ACC">
                <w:drawing>
                  <wp:inline wp14:editId="650D85EB" wp14:anchorId="6E266B7F">
                    <wp:extent cx="3619048" cy="4552381"/>
                    <wp:effectExtent l="0" t="0" r="635" b="635"/>
                    <wp:docPr id="1514761841" name="Picture 1" descr="A screenshot of a prescription form&#10;&#10;AI-generated content may be incorrect." title=""/>
                    <wp:cNvGraphicFramePr>
                      <a:graphicFrameLocks noChangeAspect="1"/>
                    </wp:cNvGraphicFramePr>
                    <a:graphic>
                      <a:graphicData uri="http://schemas.openxmlformats.org/drawingml/2006/picture">
                        <pic:pic>
                          <pic:nvPicPr>
                            <pic:cNvPr id="0" name="Picture 1"/>
                            <pic:cNvPicPr/>
                          </pic:nvPicPr>
                          <pic:blipFill>
                            <a:blip r:embed="R81f6f13e78354377">
                              <a:extLst>
                                <a:ext xmlns:a="http://schemas.openxmlformats.org/drawingml/2006/main" uri="{28A0092B-C50C-407E-A947-70E740481C1C}">
                                  <a14:useLocalDpi val="0"/>
                                </a:ext>
                              </a:extLst>
                            </a:blip>
                            <a:stretch>
                              <a:fillRect/>
                            </a:stretch>
                          </pic:blipFill>
                          <pic:spPr>
                            <a:xfrm rot="0" flipH="0" flipV="0">
                              <a:off x="0" y="0"/>
                              <a:ext cx="3619048" cy="4552381"/>
                            </a:xfrm>
                            <a:prstGeom prst="rect">
                              <a:avLst/>
                            </a:prstGeom>
                          </pic:spPr>
                        </pic:pic>
                      </a:graphicData>
                    </a:graphic>
                  </wp:inline>
                </w:drawing>
              </w:r>
            </w:del>
          </w:p>
          <w:p w:rsidRPr="0043235D" w:rsidR="00603ACC" w:rsidP="00965C56" w:rsidRDefault="00603ACC" w14:paraId="5CAEE2E8" w14:textId="77777777">
            <w:pPr>
              <w:tabs>
                <w:tab w:val="center" w:pos="6496"/>
                <w:tab w:val="left" w:pos="11820"/>
              </w:tabs>
              <w:spacing w:before="120" w:after="120"/>
              <w:jc w:val="center"/>
              <w:rPr>
                <w:rFonts w:ascii="Verdana" w:hAnsi="Verdana"/>
                <w:noProof/>
              </w:rPr>
            </w:pPr>
          </w:p>
          <w:p w:rsidRPr="0043235D" w:rsidR="00603ACC" w:rsidP="00965C56" w:rsidRDefault="00603ACC" w14:paraId="3C43BB0B" w14:textId="77777777">
            <w:pPr>
              <w:tabs>
                <w:tab w:val="center" w:pos="6496"/>
                <w:tab w:val="left" w:pos="11820"/>
              </w:tabs>
              <w:spacing w:before="120" w:after="120"/>
              <w:jc w:val="center"/>
              <w:rPr>
                <w:rFonts w:ascii="Verdana" w:hAnsi="Verdana"/>
              </w:rPr>
            </w:pPr>
            <w:r>
              <w:rPr>
                <w:noProof/>
                <w14:ligatures w14:val="standardContextual"/>
              </w:rPr>
              <w:drawing>
                <wp:inline distT="0" distB="0" distL="0" distR="0" wp14:anchorId="61139498" wp14:editId="20ABFEF5">
                  <wp:extent cx="3552381" cy="4495238"/>
                  <wp:effectExtent l="0" t="0" r="0" b="635"/>
                  <wp:docPr id="605656272" name="Picture 1" descr="A screenshot of a prescrip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56272" name="Picture 1" descr="A screenshot of a prescription form&#10;&#10;AI-generated content may be incorrect."/>
                          <pic:cNvPicPr/>
                        </pic:nvPicPr>
                        <pic:blipFill>
                          <a:blip r:embed="rId23"/>
                          <a:stretch>
                            <a:fillRect/>
                          </a:stretch>
                        </pic:blipFill>
                        <pic:spPr>
                          <a:xfrm>
                            <a:off x="0" y="0"/>
                            <a:ext cx="3552381" cy="4495238"/>
                          </a:xfrm>
                          <a:prstGeom prst="rect">
                            <a:avLst/>
                          </a:prstGeom>
                        </pic:spPr>
                      </pic:pic>
                    </a:graphicData>
                  </a:graphic>
                </wp:inline>
              </w:drawing>
            </w:r>
          </w:p>
          <w:p w:rsidRPr="0043235D" w:rsidR="00603ACC" w:rsidP="00965C56" w:rsidRDefault="00603ACC" w14:paraId="0D6B755B" w14:textId="77777777">
            <w:pPr>
              <w:tabs>
                <w:tab w:val="center" w:pos="6496"/>
                <w:tab w:val="left" w:pos="11820"/>
              </w:tabs>
              <w:spacing w:before="120" w:after="120"/>
              <w:jc w:val="center"/>
              <w:rPr>
                <w:rFonts w:ascii="Verdana" w:hAnsi="Verdana"/>
              </w:rPr>
            </w:pPr>
          </w:p>
          <w:p w:rsidRPr="0043235D" w:rsidR="00603ACC" w:rsidP="00965C56" w:rsidRDefault="00603ACC" w14:paraId="6E81EE29" w14:textId="77777777">
            <w:pPr>
              <w:tabs>
                <w:tab w:val="center" w:pos="6496"/>
                <w:tab w:val="center" w:pos="6676"/>
                <w:tab w:val="left" w:pos="11700"/>
                <w:tab w:val="left" w:pos="11820"/>
              </w:tabs>
              <w:spacing w:before="120" w:after="120"/>
              <w:jc w:val="center"/>
              <w:rPr>
                <w:rFonts w:ascii="Verdana" w:hAnsi="Verdana"/>
                <w:b/>
              </w:rPr>
            </w:pPr>
            <w:r w:rsidRPr="0043235D">
              <w:rPr>
                <w:rFonts w:ascii="Verdana" w:hAnsi="Verdana"/>
                <w:b/>
              </w:rPr>
              <w:t>Example Email Receipt (from noreply@instamed.com):</w:t>
            </w:r>
          </w:p>
          <w:p w:rsidRPr="0043235D" w:rsidR="00603ACC" w:rsidP="00965C56" w:rsidRDefault="00603ACC" w14:paraId="099A8D63" w14:textId="77777777" w14:noSpellErr="1">
            <w:pPr>
              <w:tabs>
                <w:tab w:val="center" w:pos="6496"/>
                <w:tab w:val="left" w:pos="11820"/>
              </w:tabs>
              <w:spacing w:before="120" w:after="120"/>
              <w:jc w:val="center"/>
              <w:rPr>
                <w:rFonts w:ascii="Verdana" w:hAnsi="Verdana"/>
                <w:noProof/>
              </w:rPr>
            </w:pPr>
            <w:r w:rsidRPr="134CC6AF" w:rsidR="00603ACC">
              <w:rPr>
                <w:rFonts w:ascii="Verdana" w:hAnsi="Verdana"/>
                <w:noProof/>
              </w:rPr>
              <w:t xml:space="preserve"> </w:t>
            </w:r>
            <w:del w:author="Baker, Angelina" w:date="2025-06-12T17:42:18.688Z" w:id="653200280">
              <w:r w:rsidR="00603ACC">
                <w:drawing>
                  <wp:inline wp14:editId="6B16C744" wp14:anchorId="5D91B3B1">
                    <wp:extent cx="2171429" cy="4666668"/>
                    <wp:effectExtent l="0" t="0" r="635" b="635"/>
                    <wp:docPr id="416694458" name="Picture 1" descr="A screenshot of a tablet&#10;&#10;AI-generated content may be incorrect." title=""/>
                    <wp:cNvGraphicFramePr>
                      <a:graphicFrameLocks noChangeAspect="1"/>
                    </wp:cNvGraphicFramePr>
                    <a:graphic>
                      <a:graphicData uri="http://schemas.openxmlformats.org/drawingml/2006/picture">
                        <pic:pic>
                          <pic:nvPicPr>
                            <pic:cNvPr id="0" name="Picture 1"/>
                            <pic:cNvPicPr/>
                          </pic:nvPicPr>
                          <pic:blipFill>
                            <a:blip r:embed="R54b5585e727f4b29">
                              <a:extLst>
                                <a:ext xmlns:a="http://schemas.openxmlformats.org/drawingml/2006/main" uri="{28A0092B-C50C-407E-A947-70E740481C1C}">
                                  <a14:useLocalDpi val="0"/>
                                </a:ext>
                              </a:extLst>
                            </a:blip>
                            <a:stretch>
                              <a:fillRect/>
                            </a:stretch>
                          </pic:blipFill>
                          <pic:spPr>
                            <a:xfrm rot="0" flipH="0" flipV="0">
                              <a:off x="0" y="0"/>
                              <a:ext cx="2171429" cy="4666668"/>
                            </a:xfrm>
                            <a:prstGeom prst="rect">
                              <a:avLst/>
                            </a:prstGeom>
                          </pic:spPr>
                        </pic:pic>
                      </a:graphicData>
                    </a:graphic>
                  </wp:inline>
                </w:drawing>
              </w:r>
            </w:del>
          </w:p>
          <w:p w:rsidRPr="0043235D" w:rsidR="00603ACC" w:rsidP="00965C56" w:rsidRDefault="00603ACC" w14:paraId="092ED76D" w14:textId="77777777">
            <w:pPr>
              <w:tabs>
                <w:tab w:val="center" w:pos="6496"/>
                <w:tab w:val="left" w:pos="11820"/>
              </w:tabs>
              <w:spacing w:before="120" w:after="120"/>
              <w:jc w:val="center"/>
              <w:rPr>
                <w:rFonts w:ascii="Verdana" w:hAnsi="Verdana"/>
              </w:rPr>
            </w:pPr>
          </w:p>
          <w:p w:rsidRPr="0043235D" w:rsidR="00603ACC" w:rsidP="00965C56" w:rsidRDefault="00603ACC" w14:paraId="650B1682" w14:textId="77777777">
            <w:pPr>
              <w:spacing w:before="120" w:after="120"/>
              <w:jc w:val="center"/>
              <w:rPr>
                <w:rFonts w:ascii="Verdana" w:hAnsi="Verdana"/>
              </w:rPr>
            </w:pPr>
            <w:r>
              <w:rPr>
                <w:noProof/>
                <w14:ligatures w14:val="standardContextual"/>
              </w:rPr>
              <w:drawing>
                <wp:inline distT="0" distB="0" distL="0" distR="0" wp14:anchorId="689C65AF" wp14:editId="76F75DFD">
                  <wp:extent cx="1885714" cy="3942857"/>
                  <wp:effectExtent l="0" t="0" r="635" b="635"/>
                  <wp:docPr id="79456128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61282" name="Picture 1" descr="A screenshot of a phone&#10;&#10;AI-generated content may be incorrect."/>
                          <pic:cNvPicPr/>
                        </pic:nvPicPr>
                        <pic:blipFill>
                          <a:blip r:embed="rId25"/>
                          <a:stretch>
                            <a:fillRect/>
                          </a:stretch>
                        </pic:blipFill>
                        <pic:spPr>
                          <a:xfrm>
                            <a:off x="0" y="0"/>
                            <a:ext cx="1885714" cy="3942857"/>
                          </a:xfrm>
                          <a:prstGeom prst="rect">
                            <a:avLst/>
                          </a:prstGeom>
                        </pic:spPr>
                      </pic:pic>
                    </a:graphicData>
                  </a:graphic>
                </wp:inline>
              </w:drawing>
            </w:r>
          </w:p>
          <w:p w:rsidRPr="0043235D" w:rsidR="00603ACC" w:rsidP="00965C56" w:rsidRDefault="00603ACC" w14:paraId="756B75FB" w14:textId="77777777">
            <w:pPr>
              <w:spacing w:before="120" w:after="120"/>
              <w:jc w:val="center"/>
              <w:rPr>
                <w:rFonts w:ascii="Verdana" w:hAnsi="Verdana"/>
              </w:rPr>
            </w:pPr>
          </w:p>
          <w:p w:rsidRPr="0043235D" w:rsidR="00603ACC" w:rsidP="00965C56" w:rsidRDefault="00603ACC" w14:paraId="369A0895" w14:textId="77777777">
            <w:pPr>
              <w:spacing w:before="120" w:after="120"/>
              <w:rPr>
                <w:rFonts w:ascii="Verdana" w:hAnsi="Verdana"/>
                <w:b/>
                <w:noProof/>
                <w:kern w:val="32"/>
              </w:rPr>
            </w:pPr>
            <w:r w:rsidRPr="0043235D">
              <w:rPr>
                <w:rFonts w:ascii="Verdana" w:hAnsi="Verdana"/>
                <w:b/>
                <w:noProof/>
                <w:kern w:val="32"/>
              </w:rPr>
              <w:t>Processing Error Notes:</w:t>
            </w:r>
          </w:p>
          <w:p w:rsidRPr="0043235D" w:rsidR="00603ACC" w:rsidP="00965C56" w:rsidRDefault="00603ACC" w14:paraId="4E481345" w14:textId="77777777">
            <w:pPr>
              <w:spacing w:before="120" w:after="120"/>
              <w:rPr>
                <w:rFonts w:ascii="Verdana" w:hAnsi="Verdana"/>
                <w:b/>
                <w:noProof/>
                <w:kern w:val="32"/>
              </w:rPr>
            </w:pPr>
          </w:p>
          <w:p w:rsidRPr="0043235D" w:rsidR="00603ACC" w:rsidP="00965C56" w:rsidRDefault="00603ACC" w14:paraId="3E18216C" w14:textId="77777777">
            <w:pPr>
              <w:spacing w:before="120" w:after="120"/>
              <w:rPr>
                <w:rFonts w:ascii="Verdana" w:hAnsi="Verdana"/>
                <w:noProof/>
                <w:kern w:val="32"/>
              </w:rPr>
            </w:pPr>
            <w:r w:rsidRPr="0043235D">
              <w:rPr>
                <w:rFonts w:ascii="Verdana" w:hAnsi="Verdana"/>
                <w:b/>
                <w:noProof/>
                <w:kern w:val="32"/>
              </w:rPr>
              <w:t xml:space="preserve">Bad Routing Number: </w:t>
            </w:r>
            <w:r w:rsidRPr="0043235D">
              <w:rPr>
                <w:rFonts w:ascii="Verdana" w:hAnsi="Verdana"/>
                <w:noProof/>
                <w:kern w:val="32"/>
              </w:rPr>
              <w:t>The payment screen may display an error after clicking submit.</w:t>
            </w:r>
            <w:r w:rsidRPr="0043235D">
              <w:rPr>
                <w:rFonts w:ascii="Verdana" w:hAnsi="Verdana"/>
                <w:b/>
                <w:noProof/>
                <w:kern w:val="32"/>
              </w:rPr>
              <w:t xml:space="preserve"> </w:t>
            </w:r>
            <w:r w:rsidRPr="0043235D">
              <w:rPr>
                <w:rFonts w:ascii="Verdana" w:hAnsi="Verdana"/>
                <w:noProof/>
                <w:kern w:val="32"/>
              </w:rPr>
              <w:t xml:space="preserve">For this scenario, the routing number provided is not valid. Advise caller the transaction can not be processed with the routing number provided, </w:t>
            </w:r>
            <w:r w:rsidRPr="0043235D">
              <w:rPr>
                <w:rFonts w:ascii="Verdana" w:hAnsi="Verdana"/>
                <w:b/>
                <w:noProof/>
                <w:kern w:val="32"/>
              </w:rPr>
              <w:t>and</w:t>
            </w:r>
            <w:r w:rsidRPr="0043235D">
              <w:rPr>
                <w:rFonts w:ascii="Verdana" w:hAnsi="Verdana"/>
                <w:noProof/>
                <w:kern w:val="32"/>
              </w:rPr>
              <w:t>:</w:t>
            </w:r>
          </w:p>
          <w:p w:rsidRPr="0043235D" w:rsidR="00603ACC" w:rsidP="00965C56" w:rsidRDefault="00603ACC" w14:paraId="3EC70087" w14:textId="77777777">
            <w:pPr>
              <w:pStyle w:val="ListParagraph"/>
              <w:numPr>
                <w:ilvl w:val="0"/>
                <w:numId w:val="20"/>
              </w:numPr>
              <w:spacing w:before="120" w:after="120"/>
              <w:contextualSpacing w:val="0"/>
              <w:rPr>
                <w:rFonts w:ascii="Verdana" w:hAnsi="Verdana"/>
                <w:noProof/>
                <w:kern w:val="32"/>
              </w:rPr>
            </w:pPr>
            <w:r w:rsidRPr="0043235D">
              <w:rPr>
                <w:rFonts w:ascii="Verdana" w:hAnsi="Verdana"/>
                <w:noProof/>
                <w:kern w:val="32"/>
              </w:rPr>
              <w:t xml:space="preserve">Request the caller confirm the routing number, and make corrections as needed. Click the </w:t>
            </w:r>
            <w:r w:rsidRPr="0043235D">
              <w:rPr>
                <w:rFonts w:ascii="Verdana" w:hAnsi="Verdana"/>
                <w:b/>
                <w:bCs/>
                <w:noProof/>
                <w:kern w:val="32"/>
              </w:rPr>
              <w:t>Submit</w:t>
            </w:r>
            <w:r w:rsidRPr="0043235D">
              <w:rPr>
                <w:rFonts w:ascii="Verdana" w:hAnsi="Verdana"/>
                <w:noProof/>
                <w:kern w:val="32"/>
              </w:rPr>
              <w:t xml:space="preserve"> button.</w:t>
            </w:r>
          </w:p>
          <w:p w:rsidRPr="0043235D" w:rsidR="00603ACC" w:rsidP="00965C56" w:rsidRDefault="00603ACC" w14:paraId="736C2224" w14:textId="77777777">
            <w:pPr>
              <w:pStyle w:val="ListParagraph"/>
              <w:numPr>
                <w:ilvl w:val="0"/>
                <w:numId w:val="20"/>
              </w:numPr>
              <w:spacing w:before="120" w:after="120"/>
              <w:contextualSpacing w:val="0"/>
              <w:rPr>
                <w:rFonts w:ascii="Verdana" w:hAnsi="Verdana"/>
                <w:noProof/>
                <w:kern w:val="32"/>
              </w:rPr>
            </w:pPr>
            <w:r w:rsidRPr="0043235D">
              <w:rPr>
                <w:rFonts w:ascii="Verdana" w:hAnsi="Verdana"/>
                <w:noProof/>
                <w:kern w:val="32"/>
              </w:rPr>
              <w:t xml:space="preserve">If the error persists, the member may need to contact the bank for a valid ACH routing number to use with their account. (Beneficiary may also provide a different account/routing number; begin again at </w:t>
            </w:r>
            <w:hyperlink w:history="1" w:anchor="Step2">
              <w:r w:rsidRPr="00046CD7">
                <w:rPr>
                  <w:rStyle w:val="Hyperlink"/>
                  <w:rFonts w:ascii="Verdana" w:hAnsi="Verdana" w:eastAsiaTheme="minorHAnsi"/>
                  <w:b/>
                  <w:bCs/>
                  <w:noProof/>
                  <w:kern w:val="32"/>
                </w:rPr>
                <w:t>Step 2</w:t>
              </w:r>
            </w:hyperlink>
            <w:r w:rsidRPr="0043235D">
              <w:rPr>
                <w:rFonts w:ascii="Verdana" w:hAnsi="Verdana"/>
                <w:noProof/>
                <w:kern w:val="32"/>
              </w:rPr>
              <w:t xml:space="preserve"> to process with new information.).</w:t>
            </w:r>
          </w:p>
          <w:p w:rsidRPr="0043235D" w:rsidR="00603ACC" w:rsidP="00965C56" w:rsidRDefault="00603ACC" w14:paraId="1666BCE3" w14:textId="77777777">
            <w:pPr>
              <w:spacing w:before="120" w:after="120"/>
              <w:jc w:val="center"/>
              <w:rPr>
                <w:rFonts w:ascii="Verdana" w:hAnsi="Verdana"/>
                <w:noProof/>
              </w:rPr>
            </w:pPr>
          </w:p>
          <w:p w:rsidRPr="0043235D" w:rsidR="00603ACC" w:rsidP="00965C56" w:rsidRDefault="00603ACC" w14:paraId="7E69030A" w14:textId="77777777">
            <w:pPr>
              <w:spacing w:before="120" w:after="120"/>
              <w:jc w:val="center"/>
              <w:rPr>
                <w:rFonts w:ascii="Verdana" w:hAnsi="Verdana"/>
                <w:noProof/>
              </w:rPr>
            </w:pPr>
            <w:r w:rsidRPr="0043235D">
              <w:rPr>
                <w:rFonts w:ascii="Verdana" w:hAnsi="Verdana"/>
                <w:noProof/>
              </w:rPr>
              <w:drawing>
                <wp:inline distT="0" distB="0" distL="0" distR="0" wp14:anchorId="3D625B4E" wp14:editId="01558E2A">
                  <wp:extent cx="3724275" cy="3771900"/>
                  <wp:effectExtent l="19050" t="19050" r="28575" b="19050"/>
                  <wp:docPr id="37"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4275" cy="3771900"/>
                          </a:xfrm>
                          <a:prstGeom prst="rect">
                            <a:avLst/>
                          </a:prstGeom>
                          <a:noFill/>
                          <a:ln w="3175">
                            <a:solidFill>
                              <a:schemeClr val="tx1"/>
                            </a:solidFill>
                          </a:ln>
                          <a:effectLst/>
                        </pic:spPr>
                      </pic:pic>
                    </a:graphicData>
                  </a:graphic>
                </wp:inline>
              </w:drawing>
            </w:r>
          </w:p>
          <w:p w:rsidRPr="0043235D" w:rsidR="00603ACC" w:rsidP="00965C56" w:rsidRDefault="00603ACC" w14:paraId="1DA687C7" w14:textId="77777777">
            <w:pPr>
              <w:spacing w:before="120" w:after="120"/>
              <w:jc w:val="center"/>
              <w:rPr>
                <w:rFonts w:ascii="Verdana" w:hAnsi="Verdana"/>
                <w:noProof/>
              </w:rPr>
            </w:pPr>
          </w:p>
          <w:p w:rsidRPr="0043235D" w:rsidR="00603ACC" w:rsidP="00965C56" w:rsidRDefault="00603ACC" w14:paraId="18B39B90" w14:textId="77777777">
            <w:pPr>
              <w:spacing w:before="120" w:after="120"/>
              <w:rPr>
                <w:rFonts w:ascii="Verdana" w:hAnsi="Verdana" w:eastAsia="Calibri" w:cs="Tahoma"/>
              </w:rPr>
            </w:pPr>
            <w:r w:rsidRPr="0043235D">
              <w:rPr>
                <w:rFonts w:ascii="Verdana" w:hAnsi="Verdana" w:cs="Arial"/>
                <w:noProof/>
                <w:color w:val="000000"/>
              </w:rPr>
              <w:drawing>
                <wp:inline distT="0" distB="0" distL="0" distR="0" wp14:anchorId="4A3B9808" wp14:editId="6B443C47">
                  <wp:extent cx="238125" cy="209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You must click </w:t>
            </w:r>
            <w:r w:rsidRPr="0043235D">
              <w:rPr>
                <w:rFonts w:ascii="Verdana" w:hAnsi="Verdana" w:cs="Arial"/>
                <w:b/>
                <w:bCs/>
                <w:color w:val="000000"/>
              </w:rPr>
              <w:t>Close</w:t>
            </w:r>
            <w:r>
              <w:rPr>
                <w:rFonts w:ascii="Verdana" w:hAnsi="Verdana" w:cs="Arial"/>
                <w:b/>
                <w:bCs/>
                <w:color w:val="000000"/>
              </w:rPr>
              <w:t>.</w:t>
            </w:r>
            <w:r w:rsidRPr="0043235D">
              <w:rPr>
                <w:rFonts w:ascii="Verdana" w:hAnsi="Verdana" w:cs="Arial"/>
                <w:color w:val="000000"/>
              </w:rPr>
              <w:t xml:space="preserve"> </w:t>
            </w:r>
            <w:r w:rsidRPr="0043235D">
              <w:rPr>
                <w:rFonts w:ascii="Verdana" w:hAnsi="Verdana" w:eastAsia="Calibri" w:cs="Tahoma"/>
              </w:rPr>
              <w:t>Failure to close the pop-up windows will keep the SSO token open and could cause your next beneficiary’s autopay request or payment to apply to the previous beneficiary’s account.</w:t>
            </w:r>
          </w:p>
          <w:p w:rsidRPr="0043235D" w:rsidR="00603ACC" w:rsidP="00965C56" w:rsidRDefault="00603ACC" w14:paraId="3D63949E" w14:textId="77777777">
            <w:pPr>
              <w:spacing w:before="120" w:after="120"/>
              <w:ind w:left="720"/>
              <w:jc w:val="center"/>
              <w:rPr>
                <w:rFonts w:ascii="Verdana" w:hAnsi="Verdana"/>
                <w:noProof/>
              </w:rPr>
            </w:pPr>
          </w:p>
          <w:p w:rsidRPr="0043235D" w:rsidR="00603ACC" w:rsidP="00965C56" w:rsidRDefault="00603ACC" w14:paraId="304938CE" w14:textId="77777777">
            <w:pPr>
              <w:spacing w:before="120" w:after="120"/>
              <w:rPr>
                <w:rFonts w:ascii="Verdana" w:hAnsi="Verdana"/>
              </w:rPr>
            </w:pPr>
            <w:r w:rsidRPr="0043235D">
              <w:rPr>
                <w:rFonts w:ascii="Verdana" w:hAnsi="Verdana" w:cs="Arial"/>
                <w:noProof/>
                <w:color w:val="000000"/>
              </w:rPr>
              <w:drawing>
                <wp:inline distT="0" distB="0" distL="0" distR="0" wp14:anchorId="33C95F23" wp14:editId="4F53988E">
                  <wp:extent cx="238125" cy="209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rPr>
              <w:t xml:space="preserve">If no receipt displays with confirmation number - Inform the beneficiary, you are opening a </w:t>
            </w:r>
            <w:r w:rsidRPr="0043235D">
              <w:rPr>
                <w:rFonts w:ascii="Verdana" w:hAnsi="Verdana"/>
                <w:b/>
              </w:rPr>
              <w:t>research ticket</w:t>
            </w:r>
            <w:r w:rsidRPr="0043235D">
              <w:rPr>
                <w:rFonts w:ascii="Verdana" w:hAnsi="Verdana"/>
              </w:rPr>
              <w:t xml:space="preserve"> to confirm the E-Check was successfully captured for processing. Create the following Support Task, and provide the </w:t>
            </w:r>
            <w:r w:rsidRPr="0043235D">
              <w:rPr>
                <w:rFonts w:ascii="Verdana" w:hAnsi="Verdana"/>
                <w:b/>
              </w:rPr>
              <w:t>Task Number</w:t>
            </w:r>
            <w:r w:rsidRPr="0043235D">
              <w:rPr>
                <w:rFonts w:ascii="Verdana" w:hAnsi="Verdana"/>
              </w:rPr>
              <w:t xml:space="preserve"> as the </w:t>
            </w:r>
            <w:r w:rsidRPr="0043235D">
              <w:rPr>
                <w:rFonts w:ascii="Verdana" w:hAnsi="Verdana"/>
                <w:b/>
              </w:rPr>
              <w:t>ticket number</w:t>
            </w:r>
            <w:r w:rsidRPr="0043235D">
              <w:rPr>
                <w:rFonts w:ascii="Verdana" w:hAnsi="Verdana"/>
              </w:rPr>
              <w:t>:</w:t>
            </w:r>
          </w:p>
          <w:p w:rsidRPr="0043235D" w:rsidR="00603ACC" w:rsidP="00965C56" w:rsidRDefault="00603ACC" w14:paraId="041514A6" w14:textId="77777777">
            <w:pPr>
              <w:pStyle w:val="ListParagraph"/>
              <w:numPr>
                <w:ilvl w:val="0"/>
                <w:numId w:val="20"/>
              </w:numPr>
              <w:spacing w:before="120" w:after="120"/>
              <w:contextualSpacing w:val="0"/>
              <w:rPr>
                <w:rFonts w:ascii="Verdana" w:hAnsi="Verdana"/>
              </w:rPr>
            </w:pPr>
            <w:r w:rsidRPr="0043235D">
              <w:rPr>
                <w:rFonts w:ascii="Verdana" w:hAnsi="Verdana"/>
                <w:b/>
                <w:bCs/>
              </w:rPr>
              <w:t>Task Type:</w:t>
            </w:r>
            <w:r w:rsidRPr="0043235D">
              <w:rPr>
                <w:rFonts w:ascii="Verdana" w:hAnsi="Verdana"/>
              </w:rPr>
              <w:t xml:space="preserve"> Premium Billing Inquiry Medicare D </w:t>
            </w:r>
          </w:p>
          <w:p w:rsidRPr="0043235D" w:rsidR="00603ACC" w:rsidP="00965C56" w:rsidRDefault="00603ACC" w14:paraId="37C5E7AB" w14:textId="77777777">
            <w:pPr>
              <w:pStyle w:val="ListParagraph"/>
              <w:numPr>
                <w:ilvl w:val="0"/>
                <w:numId w:val="20"/>
              </w:numPr>
              <w:spacing w:before="120" w:after="120"/>
              <w:contextualSpacing w:val="0"/>
              <w:rPr>
                <w:rFonts w:ascii="Verdana" w:hAnsi="Verdana"/>
              </w:rPr>
            </w:pPr>
            <w:r w:rsidRPr="0043235D">
              <w:rPr>
                <w:rFonts w:ascii="Verdana" w:hAnsi="Verdana"/>
                <w:b/>
                <w:bCs/>
              </w:rPr>
              <w:t>Reason for Dispute:</w:t>
            </w:r>
            <w:r w:rsidRPr="0043235D">
              <w:rPr>
                <w:rFonts w:ascii="Verdana" w:hAnsi="Verdana"/>
              </w:rPr>
              <w:t xml:space="preserve"> EFT SETUP REQUEST</w:t>
            </w:r>
          </w:p>
          <w:p w:rsidRPr="0043235D" w:rsidR="00603ACC" w:rsidP="00965C56" w:rsidRDefault="00603ACC" w14:paraId="3E5549E9" w14:textId="77777777">
            <w:pPr>
              <w:pStyle w:val="ListParagraph"/>
              <w:numPr>
                <w:ilvl w:val="0"/>
                <w:numId w:val="20"/>
              </w:numPr>
              <w:spacing w:before="120" w:after="120"/>
              <w:contextualSpacing w:val="0"/>
              <w:rPr>
                <w:rFonts w:ascii="Verdana" w:hAnsi="Verdana"/>
              </w:rPr>
            </w:pPr>
            <w:r w:rsidRPr="0043235D">
              <w:rPr>
                <w:rFonts w:ascii="Verdana" w:hAnsi="Verdana"/>
                <w:b/>
                <w:bCs/>
              </w:rPr>
              <w:t>Task Notes -</w:t>
            </w:r>
            <w:r w:rsidRPr="0043235D">
              <w:rPr>
                <w:rFonts w:ascii="Verdana" w:hAnsi="Verdana"/>
              </w:rPr>
              <w:t xml:space="preserve"> Document the following:</w:t>
            </w:r>
          </w:p>
          <w:p w:rsidRPr="0043235D" w:rsidR="00603ACC" w:rsidP="00965C56" w:rsidRDefault="00603ACC" w14:paraId="690151B9" w14:textId="77777777">
            <w:pPr>
              <w:pStyle w:val="ListParagraph"/>
              <w:numPr>
                <w:ilvl w:val="1"/>
                <w:numId w:val="20"/>
              </w:numPr>
              <w:spacing w:before="120" w:after="120"/>
              <w:contextualSpacing w:val="0"/>
              <w:rPr>
                <w:rFonts w:ascii="Verdana" w:hAnsi="Verdana"/>
              </w:rPr>
            </w:pPr>
            <w:r w:rsidRPr="0043235D">
              <w:rPr>
                <w:rFonts w:ascii="Verdana" w:hAnsi="Verdana"/>
                <w:b/>
                <w:bCs/>
              </w:rPr>
              <w:t>EFT005</w:t>
            </w:r>
            <w:r w:rsidRPr="0043235D">
              <w:rPr>
                <w:rFonts w:ascii="Verdana" w:hAnsi="Verdana"/>
              </w:rPr>
              <w:t>, No receipt available confirming e-check payment. Please confirm with beneficiary if One Time E-Check payment was successfully added.</w:t>
            </w:r>
          </w:p>
          <w:p w:rsidRPr="0043235D" w:rsidR="00603ACC" w:rsidP="00965C56" w:rsidRDefault="00603ACC" w14:paraId="72A91D7D" w14:textId="77777777">
            <w:pPr>
              <w:pStyle w:val="ListParagraph"/>
              <w:numPr>
                <w:ilvl w:val="1"/>
                <w:numId w:val="20"/>
              </w:numPr>
              <w:spacing w:before="120" w:after="120"/>
              <w:contextualSpacing w:val="0"/>
              <w:rPr>
                <w:rFonts w:ascii="Verdana" w:hAnsi="Verdana"/>
              </w:rPr>
            </w:pPr>
            <w:r w:rsidRPr="0043235D">
              <w:rPr>
                <w:rFonts w:ascii="Verdana" w:hAnsi="Verdana"/>
              </w:rPr>
              <w:t>Beneficiary’s contact number.</w:t>
            </w:r>
          </w:p>
          <w:p w:rsidRPr="0043235D" w:rsidR="00603ACC" w:rsidP="00965C56" w:rsidRDefault="00603ACC" w14:paraId="5CDD4B34" w14:textId="77777777">
            <w:pPr>
              <w:spacing w:before="120" w:after="120"/>
              <w:rPr>
                <w:rFonts w:ascii="Verdana" w:hAnsi="Verdana"/>
                <w:strike/>
              </w:rPr>
            </w:pPr>
          </w:p>
          <w:p w:rsidRPr="0043235D" w:rsidR="00603ACC" w:rsidP="00965C56" w:rsidRDefault="00603ACC" w14:paraId="309B0167" w14:textId="77777777">
            <w:pPr>
              <w:spacing w:before="120" w:after="120"/>
              <w:rPr>
                <w:rFonts w:ascii="Verdana" w:hAnsi="Verdana"/>
                <w:b/>
                <w:bCs/>
                <w:color w:val="000000"/>
              </w:rPr>
            </w:pPr>
            <w:r w:rsidRPr="0043235D">
              <w:rPr>
                <w:rFonts w:ascii="Verdana" w:hAnsi="Verdana"/>
                <w:b/>
                <w:bCs/>
                <w:color w:val="000000"/>
              </w:rPr>
              <w:t xml:space="preserve">Notes: </w:t>
            </w:r>
          </w:p>
          <w:p w:rsidRPr="0043235D" w:rsidR="00603ACC" w:rsidP="00965C56" w:rsidRDefault="00603ACC" w14:paraId="45919B64" w14:textId="77777777">
            <w:pPr>
              <w:pStyle w:val="ListParagraph"/>
              <w:numPr>
                <w:ilvl w:val="0"/>
                <w:numId w:val="20"/>
              </w:numPr>
              <w:spacing w:before="120" w:after="120"/>
              <w:contextualSpacing w:val="0"/>
              <w:rPr>
                <w:rFonts w:ascii="Verdana" w:hAnsi="Verdana"/>
              </w:rPr>
            </w:pPr>
            <w:r w:rsidRPr="0043235D">
              <w:rPr>
                <w:rFonts w:ascii="Verdana" w:hAnsi="Verdana"/>
              </w:rPr>
              <w:t>Fields containing an asterisk (</w:t>
            </w:r>
            <w:r w:rsidRPr="0043235D">
              <w:rPr>
                <w:rFonts w:ascii="Verdana" w:hAnsi="Verdana"/>
                <w:b/>
                <w:bCs/>
              </w:rPr>
              <w:t>*</w:t>
            </w:r>
            <w:r w:rsidRPr="0043235D">
              <w:rPr>
                <w:rFonts w:ascii="Verdana" w:hAnsi="Verdana"/>
              </w:rPr>
              <w:t>) are required.</w:t>
            </w:r>
          </w:p>
          <w:p w:rsidRPr="0043235D" w:rsidR="00603ACC" w:rsidP="00965C56" w:rsidRDefault="00603ACC" w14:paraId="7E033666" w14:textId="77777777">
            <w:pPr>
              <w:pStyle w:val="ListParagraph"/>
              <w:numPr>
                <w:ilvl w:val="0"/>
                <w:numId w:val="20"/>
              </w:numPr>
              <w:spacing w:before="120" w:after="120"/>
              <w:contextualSpacing w:val="0"/>
              <w:rPr>
                <w:rFonts w:ascii="Verdana" w:hAnsi="Verdana"/>
              </w:rPr>
            </w:pPr>
            <w:r w:rsidRPr="0043235D">
              <w:rPr>
                <w:rFonts w:ascii="Verdana" w:hAnsi="Verdana"/>
              </w:rPr>
              <w:t>Turn Around Time (TAT) for resolution of this Support Task Type is 30 business days. A plan representative will contact the beneficiary with research results. (Confirm phone number is current).</w:t>
            </w:r>
          </w:p>
        </w:tc>
      </w:tr>
      <w:tr w:rsidRPr="0043235D" w:rsidR="00603ACC" w:rsidTr="134CC6AF" w14:paraId="6F63A62D" w14:textId="77777777">
        <w:tc>
          <w:tcPr>
            <w:tcW w:w="292" w:type="pct"/>
            <w:tcBorders>
              <w:top w:val="single" w:color="auto" w:sz="4" w:space="0"/>
              <w:left w:val="single" w:color="auto" w:sz="4" w:space="0"/>
              <w:right w:val="single" w:color="auto" w:sz="4" w:space="0"/>
            </w:tcBorders>
            <w:tcMar/>
          </w:tcPr>
          <w:p w:rsidRPr="0043235D" w:rsidR="00603ACC" w:rsidP="00965C56" w:rsidRDefault="00603ACC" w14:paraId="3E159D7D" w14:textId="77777777">
            <w:pPr>
              <w:spacing w:before="120" w:after="120"/>
              <w:jc w:val="center"/>
              <w:rPr>
                <w:rFonts w:ascii="Verdana" w:hAnsi="Verdana"/>
                <w:b/>
              </w:rPr>
            </w:pPr>
            <w:r w:rsidRPr="0043235D">
              <w:rPr>
                <w:rFonts w:ascii="Verdana" w:hAnsi="Verdana"/>
                <w:b/>
              </w:rPr>
              <w:t>6</w:t>
            </w:r>
          </w:p>
        </w:tc>
        <w:tc>
          <w:tcPr>
            <w:tcW w:w="4708" w:type="pct"/>
            <w:gridSpan w:val="4"/>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5E479C13" w14:textId="77777777">
            <w:pPr>
              <w:spacing w:before="120" w:after="120"/>
              <w:rPr>
                <w:rFonts w:ascii="Verdana" w:hAnsi="Verdana" w:cs="Arial"/>
                <w:bCs/>
              </w:rPr>
            </w:pPr>
            <w:r w:rsidRPr="0043235D">
              <w:rPr>
                <w:rFonts w:ascii="Verdana" w:hAnsi="Verdana" w:cs="Arial"/>
                <w:bCs/>
              </w:rPr>
              <w:t xml:space="preserve">Click the </w:t>
            </w:r>
            <w:r w:rsidRPr="0043235D">
              <w:rPr>
                <w:rFonts w:ascii="Verdana" w:hAnsi="Verdana" w:cs="Arial"/>
                <w:b/>
                <w:bCs/>
              </w:rPr>
              <w:t>Close</w:t>
            </w:r>
            <w:r w:rsidRPr="0043235D">
              <w:rPr>
                <w:rFonts w:ascii="Verdana" w:hAnsi="Verdana" w:cs="Arial"/>
                <w:bCs/>
              </w:rPr>
              <w:t xml:space="preserve"> button at the top right of the Pop-Up Receipt window.</w:t>
            </w:r>
          </w:p>
          <w:p w:rsidRPr="0043235D" w:rsidR="00603ACC" w:rsidP="00965C56" w:rsidRDefault="00603ACC" w14:paraId="7C3B72AB" w14:textId="77777777">
            <w:pPr>
              <w:spacing w:before="120" w:after="120"/>
              <w:rPr>
                <w:rFonts w:ascii="Verdana" w:hAnsi="Verdana"/>
                <w:noProof/>
                <w:kern w:val="32"/>
              </w:rPr>
            </w:pPr>
          </w:p>
          <w:p w:rsidRPr="0043235D" w:rsidR="00603ACC" w:rsidP="00965C56" w:rsidRDefault="00603ACC" w14:paraId="0FAB0E4C" w14:textId="77777777">
            <w:pPr>
              <w:spacing w:before="120" w:after="120"/>
              <w:jc w:val="center"/>
              <w:rPr>
                <w:rFonts w:ascii="Verdana" w:hAnsi="Verdana"/>
              </w:rPr>
            </w:pPr>
            <w:r w:rsidRPr="0043235D">
              <w:rPr>
                <w:rFonts w:ascii="Verdana" w:hAnsi="Verdana"/>
                <w:noProof/>
              </w:rPr>
              <w:drawing>
                <wp:inline distT="0" distB="0" distL="0" distR="0" wp14:anchorId="55106D6E" wp14:editId="7242F9BD">
                  <wp:extent cx="6981825" cy="1533525"/>
                  <wp:effectExtent l="19050" t="19050" r="28575" b="28575"/>
                  <wp:docPr id="40" name="Picture 40"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 shot of a computer screen&#10;&#10;AI-generated content may be incorrect."/>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81825" cy="1533525"/>
                          </a:xfrm>
                          <a:prstGeom prst="rect">
                            <a:avLst/>
                          </a:prstGeom>
                          <a:ln w="3175" cap="sq">
                            <a:solidFill>
                              <a:srgbClr val="000000"/>
                            </a:solidFill>
                            <a:miter lim="800000"/>
                          </a:ln>
                          <a:effectLst/>
                        </pic:spPr>
                      </pic:pic>
                    </a:graphicData>
                  </a:graphic>
                </wp:inline>
              </w:drawing>
            </w:r>
          </w:p>
          <w:p w:rsidRPr="0043235D" w:rsidR="00603ACC" w:rsidP="00965C56" w:rsidRDefault="00603ACC" w14:paraId="30503CF9" w14:textId="77777777">
            <w:pPr>
              <w:spacing w:before="120" w:after="120"/>
              <w:jc w:val="center"/>
              <w:rPr>
                <w:rFonts w:ascii="Verdana" w:hAnsi="Verdana"/>
                <w:noProof/>
                <w:kern w:val="32"/>
              </w:rPr>
            </w:pPr>
          </w:p>
          <w:p w:rsidRPr="0043235D" w:rsidR="00603ACC" w:rsidP="00965C56" w:rsidRDefault="00603ACC" w14:paraId="113FDB40" w14:textId="77777777">
            <w:pPr>
              <w:spacing w:before="120" w:after="120"/>
              <w:rPr>
                <w:rFonts w:ascii="Verdana" w:hAnsi="Verdana" w:cs="Arial"/>
                <w:bCs/>
              </w:rPr>
            </w:pPr>
            <w:r w:rsidRPr="0043235D">
              <w:rPr>
                <w:rFonts w:ascii="Verdana" w:hAnsi="Verdana" w:cs="Arial"/>
                <w:b/>
                <w:bCs/>
              </w:rPr>
              <w:t xml:space="preserve">Result: </w:t>
            </w:r>
            <w:r w:rsidRPr="0043235D">
              <w:rPr>
                <w:rFonts w:ascii="Verdana" w:hAnsi="Verdana" w:cs="Arial"/>
                <w:bCs/>
              </w:rPr>
              <w:t xml:space="preserve">Clicking the </w:t>
            </w:r>
            <w:r w:rsidRPr="0043235D">
              <w:rPr>
                <w:rFonts w:ascii="Verdana" w:hAnsi="Verdana" w:cs="Arial"/>
                <w:b/>
                <w:bCs/>
              </w:rPr>
              <w:t xml:space="preserve">Close </w:t>
            </w:r>
            <w:r w:rsidRPr="0043235D">
              <w:rPr>
                <w:rFonts w:ascii="Verdana" w:hAnsi="Verdana" w:cs="Arial"/>
                <w:bCs/>
              </w:rPr>
              <w:t xml:space="preserve">button will close the </w:t>
            </w:r>
            <w:r w:rsidRPr="0043235D">
              <w:rPr>
                <w:rFonts w:ascii="Verdana" w:hAnsi="Verdana" w:cs="Arial"/>
                <w:b/>
              </w:rPr>
              <w:t>Pop-Up</w:t>
            </w:r>
            <w:r w:rsidRPr="0043235D">
              <w:rPr>
                <w:rFonts w:ascii="Verdana" w:hAnsi="Verdana" w:cs="Arial"/>
                <w:bCs/>
              </w:rPr>
              <w:t xml:space="preserve"> window and </w:t>
            </w:r>
            <w:r w:rsidRPr="0043235D">
              <w:rPr>
                <w:rFonts w:ascii="Verdana" w:hAnsi="Verdana" w:cs="Arial"/>
                <w:b/>
              </w:rPr>
              <w:t>Payment</w:t>
            </w:r>
            <w:r w:rsidRPr="0043235D">
              <w:rPr>
                <w:rFonts w:ascii="Verdana" w:hAnsi="Verdana" w:cs="Arial"/>
                <w:bCs/>
              </w:rPr>
              <w:t xml:space="preserve"> screen, returning the user to the </w:t>
            </w:r>
            <w:r w:rsidRPr="0043235D">
              <w:rPr>
                <w:rFonts w:ascii="Verdana" w:hAnsi="Verdana" w:cs="Arial"/>
                <w:b/>
                <w:bCs/>
              </w:rPr>
              <w:t>Premium Billing</w:t>
            </w:r>
            <w:r w:rsidRPr="0043235D">
              <w:rPr>
                <w:rFonts w:ascii="Verdana" w:hAnsi="Verdana" w:cs="Arial"/>
                <w:bCs/>
              </w:rPr>
              <w:t xml:space="preserve"> tab in </w:t>
            </w:r>
            <w:r w:rsidRPr="0043235D">
              <w:rPr>
                <w:rFonts w:ascii="Verdana" w:hAnsi="Verdana" w:cs="Arial"/>
                <w:b/>
              </w:rPr>
              <w:t>Compass</w:t>
            </w:r>
            <w:r w:rsidRPr="0043235D">
              <w:rPr>
                <w:rFonts w:ascii="Verdana" w:hAnsi="Verdana" w:cs="Arial"/>
                <w:bCs/>
              </w:rPr>
              <w:t>.</w:t>
            </w:r>
          </w:p>
          <w:p w:rsidRPr="0043235D" w:rsidR="00603ACC" w:rsidP="00965C56" w:rsidRDefault="00603ACC" w14:paraId="59CAE1F7" w14:textId="77777777">
            <w:pPr>
              <w:spacing w:before="120" w:after="120"/>
              <w:rPr>
                <w:rFonts w:ascii="Verdana" w:hAnsi="Verdana" w:cs="Arial"/>
                <w:color w:val="000000"/>
              </w:rPr>
            </w:pPr>
          </w:p>
          <w:p w:rsidRPr="0043235D" w:rsidR="00603ACC" w:rsidP="00965C56" w:rsidRDefault="00603ACC" w14:paraId="574BB804" w14:textId="77777777">
            <w:pPr>
              <w:spacing w:before="120" w:after="120"/>
              <w:rPr>
                <w:rFonts w:ascii="Verdana" w:hAnsi="Verdana" w:cs="Arial"/>
                <w:bCs/>
              </w:rPr>
            </w:pPr>
            <w:r w:rsidRPr="0043235D">
              <w:rPr>
                <w:rFonts w:ascii="Verdana" w:hAnsi="Verdana" w:cs="Arial"/>
                <w:noProof/>
                <w:color w:val="000000"/>
              </w:rPr>
              <w:drawing>
                <wp:inline distT="0" distB="0" distL="0" distR="0" wp14:anchorId="0E73AD44" wp14:editId="06CAC8DF">
                  <wp:extent cx="238125" cy="209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You must click </w:t>
            </w:r>
            <w:r w:rsidRPr="0043235D">
              <w:rPr>
                <w:rFonts w:ascii="Verdana" w:hAnsi="Verdana" w:cs="Arial"/>
                <w:b/>
                <w:bCs/>
                <w:color w:val="000000"/>
              </w:rPr>
              <w:t>Close</w:t>
            </w:r>
            <w:r>
              <w:rPr>
                <w:rFonts w:ascii="Verdana" w:hAnsi="Verdana" w:cs="Arial"/>
                <w:color w:val="000000"/>
              </w:rPr>
              <w:t>.</w:t>
            </w:r>
            <w:r w:rsidRPr="0043235D">
              <w:rPr>
                <w:rFonts w:ascii="Verdana" w:hAnsi="Verdana" w:cs="Arial"/>
                <w:color w:val="000000"/>
              </w:rPr>
              <w:t xml:space="preserve"> </w:t>
            </w:r>
            <w:r w:rsidRPr="0043235D">
              <w:rPr>
                <w:rFonts w:ascii="Verdana" w:hAnsi="Verdana" w:eastAsia="Calibri" w:cs="Tahoma"/>
              </w:rPr>
              <w:t xml:space="preserve">Failure to </w:t>
            </w:r>
            <w:r w:rsidRPr="0043235D">
              <w:rPr>
                <w:rFonts w:ascii="Verdana" w:hAnsi="Verdana" w:eastAsia="Calibri" w:cs="Tahoma"/>
                <w:b/>
              </w:rPr>
              <w:t>close</w:t>
            </w:r>
            <w:r w:rsidRPr="0043235D">
              <w:rPr>
                <w:rFonts w:ascii="Verdana" w:hAnsi="Verdana" w:eastAsia="Calibri" w:cs="Tahoma"/>
              </w:rPr>
              <w:t xml:space="preserve"> the pop-up windows will keep the SSO token open and could cause your next beneficiary’s autopay request or payment to apply to the previous beneficiary’s account.</w:t>
            </w:r>
          </w:p>
          <w:p w:rsidRPr="0043235D" w:rsidR="00603ACC" w:rsidP="00965C56" w:rsidRDefault="00603ACC" w14:paraId="0EDF51E4" w14:textId="77777777">
            <w:pPr>
              <w:spacing w:before="120" w:after="120"/>
              <w:rPr>
                <w:rFonts w:ascii="Verdana" w:hAnsi="Verdana" w:cs="Arial"/>
                <w:bCs/>
              </w:rPr>
            </w:pPr>
          </w:p>
          <w:p w:rsidRPr="0043235D" w:rsidR="00603ACC" w:rsidP="00965C56" w:rsidRDefault="00603ACC" w14:paraId="2855428A" w14:textId="77777777">
            <w:pPr>
              <w:spacing w:before="120" w:after="120"/>
              <w:rPr>
                <w:rFonts w:ascii="Verdana" w:hAnsi="Verdana"/>
              </w:rPr>
            </w:pPr>
            <w:r w:rsidRPr="0043235D">
              <w:rPr>
                <w:rFonts w:ascii="Verdana" w:hAnsi="Verdana"/>
                <w:b/>
              </w:rPr>
              <w:t>Note: One-time</w:t>
            </w:r>
            <w:r w:rsidRPr="0043235D">
              <w:rPr>
                <w:rFonts w:ascii="Verdana" w:hAnsi="Verdana"/>
                <w:b/>
                <w:i/>
              </w:rPr>
              <w:t xml:space="preserve"> </w:t>
            </w:r>
            <w:r w:rsidRPr="0043235D">
              <w:rPr>
                <w:rFonts w:ascii="Verdana" w:hAnsi="Verdana"/>
                <w:b/>
              </w:rPr>
              <w:t xml:space="preserve">E-Check </w:t>
            </w:r>
            <w:r w:rsidRPr="0043235D">
              <w:rPr>
                <w:rFonts w:ascii="Verdana" w:hAnsi="Verdana"/>
              </w:rPr>
              <w:t xml:space="preserve">premium billing payments made on the </w:t>
            </w:r>
            <w:r w:rsidRPr="0043235D">
              <w:rPr>
                <w:rFonts w:ascii="Verdana" w:hAnsi="Verdana" w:cs="Arial"/>
                <w:b/>
                <w:color w:val="000000"/>
              </w:rPr>
              <w:t>Single-Sign-On (SSO)</w:t>
            </w:r>
            <w:r w:rsidRPr="0043235D">
              <w:rPr>
                <w:rFonts w:ascii="Verdana" w:hAnsi="Verdana" w:cs="Arial"/>
                <w:color w:val="000000"/>
              </w:rPr>
              <w:t xml:space="preserve"> system</w:t>
            </w:r>
            <w:r w:rsidRPr="0043235D">
              <w:rPr>
                <w:rFonts w:ascii="Verdana" w:hAnsi="Verdana"/>
              </w:rPr>
              <w:t xml:space="preserve"> are visible in </w:t>
            </w:r>
            <w:r w:rsidRPr="0043235D">
              <w:rPr>
                <w:rFonts w:ascii="Verdana" w:hAnsi="Verdana"/>
                <w:b/>
              </w:rPr>
              <w:t xml:space="preserve">Compass </w:t>
            </w:r>
            <w:r w:rsidRPr="0043235D">
              <w:rPr>
                <w:rFonts w:ascii="Verdana" w:hAnsi="Verdana"/>
              </w:rPr>
              <w:t xml:space="preserve">within </w:t>
            </w:r>
            <w:r w:rsidRPr="0043235D">
              <w:rPr>
                <w:rFonts w:ascii="Verdana" w:hAnsi="Verdana"/>
                <w:b/>
              </w:rPr>
              <w:t>3 calendar days</w:t>
            </w:r>
            <w:r w:rsidRPr="0043235D">
              <w:rPr>
                <w:rFonts w:ascii="Verdana" w:hAnsi="Verdana"/>
              </w:rPr>
              <w:t>. The funds may draft from the beneficiary’s account as soon as the same day but may take an additional 24-48 hours depending on bank processes.</w:t>
            </w:r>
          </w:p>
          <w:p w:rsidRPr="0043235D" w:rsidR="00603ACC" w:rsidP="00965C56" w:rsidRDefault="00603ACC" w14:paraId="69E67023" w14:textId="77777777">
            <w:pPr>
              <w:spacing w:before="120" w:after="120"/>
              <w:rPr>
                <w:rFonts w:ascii="Verdana" w:hAnsi="Verdana"/>
              </w:rPr>
            </w:pPr>
          </w:p>
          <w:p w:rsidRPr="0043235D" w:rsidR="00603ACC" w:rsidP="00965C56" w:rsidRDefault="00603ACC" w14:paraId="4868DDE9" w14:textId="77777777">
            <w:pPr>
              <w:spacing w:before="120" w:after="120"/>
              <w:rPr>
                <w:rFonts w:ascii="Verdana" w:hAnsi="Verdana"/>
              </w:rPr>
            </w:pPr>
            <w:r w:rsidRPr="0043235D">
              <w:rPr>
                <w:rFonts w:ascii="Verdana" w:hAnsi="Verdana" w:cs="Arial"/>
                <w:noProof/>
                <w:color w:val="000000"/>
              </w:rPr>
              <w:drawing>
                <wp:inline distT="0" distB="0" distL="0" distR="0" wp14:anchorId="2C88CB36" wp14:editId="16E892F0">
                  <wp:extent cx="238125" cy="20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rPr>
              <w:t xml:space="preserve">Payments rejected by the bank will result in a reversal adjustment in </w:t>
            </w:r>
            <w:r w:rsidRPr="0043235D">
              <w:rPr>
                <w:rFonts w:ascii="Verdana" w:hAnsi="Verdana"/>
                <w:b/>
                <w:bCs/>
              </w:rPr>
              <w:t>Compass: Medicare D tab &gt; Premium Billing &gt; Payments &amp; Adjustments</w:t>
            </w:r>
            <w:r w:rsidRPr="0043235D">
              <w:rPr>
                <w:rFonts w:ascii="Verdana" w:hAnsi="Verdana"/>
              </w:rPr>
              <w:t xml:space="preserve">. </w:t>
            </w:r>
          </w:p>
          <w:p w:rsidRPr="0043235D" w:rsidR="00603ACC" w:rsidP="00965C56" w:rsidRDefault="00603ACC" w14:paraId="7A15FC66" w14:textId="77777777">
            <w:pPr>
              <w:spacing w:before="120" w:after="120"/>
              <w:ind w:left="720"/>
              <w:jc w:val="center"/>
              <w:rPr>
                <w:rFonts w:ascii="Verdana" w:hAnsi="Verdana"/>
              </w:rPr>
            </w:pPr>
          </w:p>
          <w:p w:rsidRPr="0043235D" w:rsidR="00603ACC" w:rsidP="00965C56" w:rsidRDefault="00603ACC" w14:paraId="3880BD35" w14:textId="77777777">
            <w:pPr>
              <w:spacing w:before="120" w:after="120"/>
              <w:jc w:val="center"/>
              <w:rPr>
                <w:rFonts w:ascii="Verdana" w:hAnsi="Verdana"/>
              </w:rPr>
            </w:pPr>
            <w:r w:rsidRPr="0043235D">
              <w:rPr>
                <w:rFonts w:ascii="Verdana" w:hAnsi="Verdana"/>
                <w:noProof/>
              </w:rPr>
              <w:drawing>
                <wp:inline distT="0" distB="0" distL="0" distR="0" wp14:anchorId="7359BD21" wp14:editId="54B980D1">
                  <wp:extent cx="6193006" cy="1563321"/>
                  <wp:effectExtent l="0" t="0" r="0" b="0"/>
                  <wp:docPr id="2125456038" name="Picture 212545603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56038" name="Picture 2125456038"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00207" cy="1565139"/>
                          </a:xfrm>
                          <a:prstGeom prst="rect">
                            <a:avLst/>
                          </a:prstGeom>
                          <a:noFill/>
                        </pic:spPr>
                      </pic:pic>
                    </a:graphicData>
                  </a:graphic>
                </wp:inline>
              </w:drawing>
            </w:r>
          </w:p>
          <w:p w:rsidRPr="0043235D" w:rsidR="00603ACC" w:rsidP="00965C56" w:rsidRDefault="00603ACC" w14:paraId="3DE76050" w14:textId="77777777">
            <w:pPr>
              <w:spacing w:before="120" w:after="120"/>
              <w:ind w:left="720"/>
              <w:rPr>
                <w:rFonts w:ascii="Verdana" w:hAnsi="Verdana"/>
              </w:rPr>
            </w:pPr>
          </w:p>
          <w:p w:rsidRPr="0043235D" w:rsidR="00603ACC" w:rsidP="00965C56" w:rsidRDefault="00603ACC" w14:paraId="7066B088" w14:textId="77777777">
            <w:pPr>
              <w:pStyle w:val="ListParagraph"/>
              <w:numPr>
                <w:ilvl w:val="0"/>
                <w:numId w:val="20"/>
              </w:numPr>
              <w:spacing w:before="120" w:after="120"/>
              <w:contextualSpacing w:val="0"/>
              <w:rPr>
                <w:rFonts w:ascii="Verdana" w:hAnsi="Verdana"/>
              </w:rPr>
            </w:pPr>
            <w:r w:rsidRPr="0043235D">
              <w:rPr>
                <w:rFonts w:ascii="Verdana" w:hAnsi="Verdana"/>
              </w:rPr>
              <w:t>The Reversal will post within 3 days of the actual Returned Item from the bank.</w:t>
            </w:r>
          </w:p>
          <w:p w:rsidRPr="0043235D" w:rsidR="00603ACC" w:rsidP="00965C56" w:rsidRDefault="00603ACC" w14:paraId="2E8F3895" w14:textId="77777777">
            <w:pPr>
              <w:spacing w:before="120" w:after="120"/>
              <w:rPr>
                <w:rFonts w:ascii="Verdana" w:hAnsi="Verdana"/>
                <w:b/>
              </w:rPr>
            </w:pPr>
          </w:p>
          <w:p w:rsidRPr="0043235D" w:rsidR="00603ACC" w:rsidP="00965C56" w:rsidRDefault="00603ACC" w14:paraId="477A8A9D" w14:textId="77777777">
            <w:pPr>
              <w:spacing w:before="120" w:after="120"/>
              <w:rPr>
                <w:rFonts w:ascii="Verdana" w:hAnsi="Verdana"/>
              </w:rPr>
            </w:pPr>
            <w:r w:rsidRPr="0043235D">
              <w:rPr>
                <w:rFonts w:ascii="Verdana" w:hAnsi="Verdana"/>
                <w:b/>
              </w:rPr>
              <w:t xml:space="preserve">Results: </w:t>
            </w:r>
          </w:p>
          <w:p w:rsidRPr="0043235D" w:rsidR="00603ACC" w:rsidP="00965C56" w:rsidRDefault="00603ACC" w14:paraId="432484BF" w14:textId="77777777">
            <w:pPr>
              <w:spacing w:before="120" w:after="120"/>
              <w:rPr>
                <w:rFonts w:ascii="Verdana" w:hAnsi="Verdana"/>
              </w:rPr>
            </w:pPr>
          </w:p>
          <w:p w:rsidRPr="0043235D" w:rsidR="00603ACC" w:rsidP="00965C56" w:rsidRDefault="00603ACC" w14:paraId="6B0579D0" w14:textId="77777777">
            <w:pPr>
              <w:numPr>
                <w:ilvl w:val="0"/>
                <w:numId w:val="26"/>
              </w:numPr>
              <w:spacing w:before="120" w:after="120"/>
              <w:rPr>
                <w:rFonts w:ascii="Verdana" w:hAnsi="Verdana"/>
              </w:rPr>
            </w:pPr>
            <w:r w:rsidRPr="0043235D">
              <w:rPr>
                <w:rFonts w:ascii="Verdana" w:hAnsi="Verdana"/>
                <w:b/>
              </w:rPr>
              <w:t>InstaMed</w:t>
            </w:r>
            <w:r w:rsidRPr="0043235D">
              <w:rPr>
                <w:rFonts w:ascii="Verdana" w:hAnsi="Verdana"/>
              </w:rPr>
              <w:t xml:space="preserve"> will send an automated </w:t>
            </w:r>
            <w:r w:rsidRPr="0043235D">
              <w:rPr>
                <w:rFonts w:ascii="Verdana" w:hAnsi="Verdana"/>
                <w:b/>
              </w:rPr>
              <w:t xml:space="preserve">email </w:t>
            </w:r>
            <w:r w:rsidRPr="0043235D">
              <w:rPr>
                <w:rFonts w:ascii="Verdana" w:hAnsi="Verdana"/>
              </w:rPr>
              <w:t xml:space="preserve">(from </w:t>
            </w:r>
            <w:hyperlink w:history="1" r:id="rId30">
              <w:r w:rsidRPr="0043235D">
                <w:rPr>
                  <w:rStyle w:val="Hyperlink"/>
                  <w:rFonts w:ascii="Verdana" w:hAnsi="Verdana" w:eastAsiaTheme="minorHAnsi"/>
                </w:rPr>
                <w:t>noreply@instamed.com</w:t>
              </w:r>
            </w:hyperlink>
            <w:r w:rsidRPr="0043235D">
              <w:rPr>
                <w:rFonts w:ascii="Verdana" w:hAnsi="Verdana"/>
              </w:rPr>
              <w:t xml:space="preserve">) on the day InstaMed receives the returned payment to payers who had an email entered during the payment process or autopay setup. </w:t>
            </w:r>
            <w:r w:rsidRPr="0043235D">
              <w:rPr>
                <w:rFonts w:ascii="Verdana" w:hAnsi="Verdana"/>
                <w:b/>
              </w:rPr>
              <w:t>Med D CCRs</w:t>
            </w:r>
            <w:r w:rsidRPr="0043235D">
              <w:rPr>
                <w:rFonts w:ascii="Verdana" w:hAnsi="Verdana"/>
              </w:rPr>
              <w:t xml:space="preserve"> may receive calls stating a notice of the return was sent to them and they wanted to be sure everything was alright with their premiums.</w:t>
            </w:r>
          </w:p>
          <w:p w:rsidRPr="0043235D" w:rsidR="00603ACC" w:rsidP="00965C56" w:rsidRDefault="00603ACC" w14:paraId="4C1F0604" w14:textId="77777777">
            <w:pPr>
              <w:spacing w:before="120" w:after="120"/>
              <w:jc w:val="center"/>
              <w:rPr>
                <w:rFonts w:ascii="Verdana" w:hAnsi="Verdana"/>
                <w:b/>
              </w:rPr>
            </w:pPr>
          </w:p>
          <w:p w:rsidRPr="0043235D" w:rsidR="00603ACC" w:rsidP="00965C56" w:rsidRDefault="00603ACC" w14:paraId="5D369F31" w14:textId="77777777">
            <w:pPr>
              <w:spacing w:before="120" w:after="120"/>
              <w:ind w:left="720"/>
              <w:jc w:val="center"/>
              <w:rPr>
                <w:rFonts w:ascii="Verdana" w:hAnsi="Verdana"/>
                <w:b/>
              </w:rPr>
            </w:pPr>
            <w:r w:rsidRPr="0043235D">
              <w:rPr>
                <w:rFonts w:ascii="Verdana" w:hAnsi="Verdana"/>
                <w:b/>
              </w:rPr>
              <w:t>Email Sample 1</w:t>
            </w:r>
          </w:p>
          <w:p w:rsidRPr="0043235D" w:rsidR="00603ACC" w:rsidP="00965C56" w:rsidRDefault="00603ACC" w14:paraId="13860F8B" w14:textId="77777777">
            <w:pPr>
              <w:spacing w:before="120" w:after="120"/>
              <w:ind w:left="720"/>
              <w:jc w:val="center"/>
              <w:rPr>
                <w:rFonts w:ascii="Verdana" w:hAnsi="Verdana"/>
                <w:noProof/>
              </w:rPr>
            </w:pPr>
            <w:r w:rsidRPr="0043235D">
              <w:rPr>
                <w:rFonts w:ascii="Verdana" w:hAnsi="Verdana"/>
                <w:noProof/>
              </w:rPr>
              <w:drawing>
                <wp:inline distT="0" distB="0" distL="0" distR="0" wp14:anchorId="6B8FA611" wp14:editId="00E2D9B5">
                  <wp:extent cx="5029200" cy="4856770"/>
                  <wp:effectExtent l="0" t="0" r="0" b="1270"/>
                  <wp:docPr id="20178821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82158" name="Picture 1" descr="A screenshot of a computer&#10;&#10;AI-generated content may be incorrect."/>
                          <pic:cNvPicPr/>
                        </pic:nvPicPr>
                        <pic:blipFill>
                          <a:blip r:embed="rId31"/>
                          <a:stretch>
                            <a:fillRect/>
                          </a:stretch>
                        </pic:blipFill>
                        <pic:spPr>
                          <a:xfrm>
                            <a:off x="0" y="0"/>
                            <a:ext cx="5029200" cy="4856770"/>
                          </a:xfrm>
                          <a:prstGeom prst="rect">
                            <a:avLst/>
                          </a:prstGeom>
                        </pic:spPr>
                      </pic:pic>
                    </a:graphicData>
                  </a:graphic>
                </wp:inline>
              </w:drawing>
            </w:r>
          </w:p>
          <w:p w:rsidRPr="0043235D" w:rsidR="00603ACC" w:rsidP="00965C56" w:rsidRDefault="00603ACC" w14:paraId="190EFAD3" w14:textId="77777777">
            <w:pPr>
              <w:spacing w:before="120" w:after="120"/>
              <w:ind w:left="720"/>
              <w:jc w:val="center"/>
              <w:rPr>
                <w:rFonts w:ascii="Verdana" w:hAnsi="Verdana"/>
                <w:b/>
              </w:rPr>
            </w:pPr>
          </w:p>
          <w:p w:rsidRPr="0043235D" w:rsidR="00603ACC" w:rsidP="00965C56" w:rsidRDefault="00603ACC" w14:paraId="6EB93463" w14:textId="77777777">
            <w:pPr>
              <w:spacing w:before="120" w:after="120"/>
              <w:ind w:left="720"/>
              <w:jc w:val="center"/>
              <w:rPr>
                <w:rFonts w:ascii="Verdana" w:hAnsi="Verdana"/>
                <w:b/>
              </w:rPr>
            </w:pPr>
            <w:r w:rsidRPr="0043235D">
              <w:rPr>
                <w:rFonts w:ascii="Verdana" w:hAnsi="Verdana"/>
                <w:b/>
              </w:rPr>
              <w:t>Email Sample 2</w:t>
            </w:r>
          </w:p>
          <w:p w:rsidRPr="0043235D" w:rsidR="00603ACC" w:rsidP="00965C56" w:rsidRDefault="00603ACC" w14:paraId="521B9B98" w14:textId="77777777">
            <w:pPr>
              <w:spacing w:before="120" w:after="120"/>
              <w:ind w:left="720"/>
              <w:jc w:val="center"/>
              <w:rPr>
                <w:rFonts w:ascii="Verdana" w:hAnsi="Verdana"/>
                <w:noProof/>
              </w:rPr>
            </w:pPr>
            <w:r w:rsidRPr="0043235D">
              <w:rPr>
                <w:rFonts w:ascii="Verdana" w:hAnsi="Verdana"/>
                <w:noProof/>
              </w:rPr>
              <w:drawing>
                <wp:inline distT="0" distB="0" distL="0" distR="0" wp14:anchorId="19C6AE3A" wp14:editId="7616A6C2">
                  <wp:extent cx="5029200" cy="5124630"/>
                  <wp:effectExtent l="0" t="0" r="0" b="0"/>
                  <wp:docPr id="518398231" name="Picture 1" descr="A screenshot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98231" name="Picture 1" descr="A screenshot of a medical form&#10;&#10;AI-generated content may be incorrect."/>
                          <pic:cNvPicPr/>
                        </pic:nvPicPr>
                        <pic:blipFill>
                          <a:blip r:embed="rId32"/>
                          <a:stretch>
                            <a:fillRect/>
                          </a:stretch>
                        </pic:blipFill>
                        <pic:spPr>
                          <a:xfrm>
                            <a:off x="0" y="0"/>
                            <a:ext cx="5029200" cy="5124630"/>
                          </a:xfrm>
                          <a:prstGeom prst="rect">
                            <a:avLst/>
                          </a:prstGeom>
                        </pic:spPr>
                      </pic:pic>
                    </a:graphicData>
                  </a:graphic>
                </wp:inline>
              </w:drawing>
            </w:r>
          </w:p>
          <w:p w:rsidRPr="0043235D" w:rsidR="00603ACC" w:rsidP="00965C56" w:rsidRDefault="00603ACC" w14:paraId="082D0A23" w14:textId="77777777">
            <w:pPr>
              <w:spacing w:before="120" w:after="120"/>
              <w:jc w:val="center"/>
              <w:rPr>
                <w:rFonts w:ascii="Verdana" w:hAnsi="Verdana"/>
                <w:b/>
              </w:rPr>
            </w:pPr>
          </w:p>
          <w:p w:rsidRPr="0043235D" w:rsidR="00603ACC" w:rsidP="00965C56" w:rsidRDefault="00603ACC" w14:paraId="42EA941E" w14:textId="77777777">
            <w:pPr>
              <w:spacing w:before="120" w:after="120"/>
              <w:ind w:left="720"/>
              <w:jc w:val="center"/>
              <w:rPr>
                <w:rFonts w:ascii="Verdana" w:hAnsi="Verdana"/>
                <w:b/>
              </w:rPr>
            </w:pPr>
            <w:r w:rsidRPr="0043235D">
              <w:rPr>
                <w:rFonts w:ascii="Verdana" w:hAnsi="Verdana"/>
                <w:b/>
              </w:rPr>
              <w:t>Email Sample 3</w:t>
            </w:r>
          </w:p>
          <w:p w:rsidRPr="0043235D" w:rsidR="00603ACC" w:rsidP="00965C56" w:rsidRDefault="00603ACC" w14:paraId="3C410D9A" w14:textId="77777777">
            <w:pPr>
              <w:spacing w:before="120" w:after="120"/>
              <w:ind w:left="720"/>
              <w:jc w:val="center"/>
              <w:rPr>
                <w:rFonts w:ascii="Verdana" w:hAnsi="Verdana"/>
                <w:noProof/>
              </w:rPr>
            </w:pPr>
            <w:r w:rsidRPr="0043235D">
              <w:rPr>
                <w:rFonts w:ascii="Verdana" w:hAnsi="Verdana"/>
                <w:noProof/>
              </w:rPr>
              <w:drawing>
                <wp:inline distT="0" distB="0" distL="0" distR="0" wp14:anchorId="5E0854F3" wp14:editId="00AFE93D">
                  <wp:extent cx="5029200" cy="4253420"/>
                  <wp:effectExtent l="0" t="0" r="0" b="0"/>
                  <wp:docPr id="81771313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13131" name="Picture 1" descr="A screenshot of a computer screen&#10;&#10;AI-generated content may be incorrect."/>
                          <pic:cNvPicPr/>
                        </pic:nvPicPr>
                        <pic:blipFill>
                          <a:blip r:embed="rId33"/>
                          <a:stretch>
                            <a:fillRect/>
                          </a:stretch>
                        </pic:blipFill>
                        <pic:spPr>
                          <a:xfrm>
                            <a:off x="0" y="0"/>
                            <a:ext cx="5029200" cy="4253420"/>
                          </a:xfrm>
                          <a:prstGeom prst="rect">
                            <a:avLst/>
                          </a:prstGeom>
                        </pic:spPr>
                      </pic:pic>
                    </a:graphicData>
                  </a:graphic>
                </wp:inline>
              </w:drawing>
            </w:r>
          </w:p>
          <w:p w:rsidRPr="0043235D" w:rsidR="00603ACC" w:rsidP="00965C56" w:rsidRDefault="00603ACC" w14:paraId="26B3AA75" w14:textId="77777777">
            <w:pPr>
              <w:spacing w:before="120" w:after="120"/>
              <w:ind w:left="720"/>
              <w:jc w:val="center"/>
              <w:rPr>
                <w:rFonts w:ascii="Verdana" w:hAnsi="Verdana"/>
                <w:u w:val="single"/>
              </w:rPr>
            </w:pPr>
          </w:p>
          <w:p w:rsidRPr="0043235D" w:rsidR="00603ACC" w:rsidP="00965C56" w:rsidRDefault="00603ACC" w14:paraId="559F185A" w14:textId="77777777">
            <w:pPr>
              <w:pStyle w:val="ListParagraph"/>
              <w:numPr>
                <w:ilvl w:val="0"/>
                <w:numId w:val="20"/>
              </w:numPr>
              <w:spacing w:before="120" w:after="120"/>
              <w:contextualSpacing w:val="0"/>
              <w:rPr>
                <w:rFonts w:ascii="Verdana" w:hAnsi="Verdana"/>
              </w:rPr>
            </w:pPr>
            <w:r w:rsidRPr="0043235D">
              <w:rPr>
                <w:rFonts w:ascii="Verdana" w:hAnsi="Verdana"/>
                <w:b/>
              </w:rPr>
              <w:t>CCR</w:t>
            </w:r>
            <w:r w:rsidRPr="0043235D">
              <w:rPr>
                <w:rFonts w:ascii="Verdana" w:hAnsi="Verdana"/>
              </w:rPr>
              <w:t xml:space="preserve"> should inform the beneficiary that there is a delay from the time the payments process or return before you can see them in systems.</w:t>
            </w:r>
          </w:p>
          <w:p w:rsidRPr="0043235D" w:rsidR="00603ACC" w:rsidP="00965C56" w:rsidRDefault="00603ACC" w14:paraId="53762A55" w14:textId="77777777">
            <w:pPr>
              <w:pStyle w:val="ListParagraph"/>
              <w:numPr>
                <w:ilvl w:val="0"/>
                <w:numId w:val="20"/>
              </w:numPr>
              <w:spacing w:before="120" w:after="120"/>
              <w:contextualSpacing w:val="0"/>
              <w:rPr>
                <w:rFonts w:ascii="Verdana" w:hAnsi="Verdana"/>
              </w:rPr>
            </w:pPr>
            <w:r w:rsidRPr="0043235D">
              <w:rPr>
                <w:rFonts w:ascii="Verdana" w:hAnsi="Verdana"/>
              </w:rPr>
              <w:t xml:space="preserve">The </w:t>
            </w:r>
            <w:r w:rsidRPr="0043235D">
              <w:rPr>
                <w:rFonts w:ascii="Verdana" w:hAnsi="Verdana"/>
                <w:b/>
              </w:rPr>
              <w:t>email</w:t>
            </w:r>
            <w:r w:rsidRPr="0043235D">
              <w:rPr>
                <w:rFonts w:ascii="Verdana" w:hAnsi="Verdana"/>
              </w:rPr>
              <w:t xml:space="preserve"> is a </w:t>
            </w:r>
            <w:r w:rsidRPr="0043235D">
              <w:rPr>
                <w:rFonts w:ascii="Verdana" w:hAnsi="Verdana"/>
                <w:b/>
                <w:bCs/>
              </w:rPr>
              <w:t>courtesy</w:t>
            </w:r>
            <w:r w:rsidRPr="0043235D">
              <w:rPr>
                <w:rFonts w:ascii="Verdana" w:hAnsi="Verdana"/>
              </w:rPr>
              <w:t xml:space="preserve"> provided by our payment processor, </w:t>
            </w:r>
            <w:r w:rsidRPr="0043235D">
              <w:rPr>
                <w:rFonts w:ascii="Verdana" w:hAnsi="Verdana"/>
                <w:b/>
              </w:rPr>
              <w:t>InstaMed</w:t>
            </w:r>
            <w:r w:rsidRPr="0043235D">
              <w:rPr>
                <w:rFonts w:ascii="Verdana" w:hAnsi="Verdana"/>
              </w:rPr>
              <w:t>.</w:t>
            </w:r>
          </w:p>
          <w:p w:rsidRPr="0043235D" w:rsidR="00603ACC" w:rsidP="00965C56" w:rsidRDefault="00603ACC" w14:paraId="7742DF75" w14:textId="77777777">
            <w:pPr>
              <w:pStyle w:val="ListParagraph"/>
              <w:numPr>
                <w:ilvl w:val="0"/>
                <w:numId w:val="20"/>
              </w:numPr>
              <w:spacing w:before="120" w:after="120"/>
              <w:contextualSpacing w:val="0"/>
              <w:rPr>
                <w:rFonts w:ascii="Verdana" w:hAnsi="Verdana"/>
              </w:rPr>
            </w:pPr>
            <w:r w:rsidRPr="0043235D">
              <w:rPr>
                <w:rFonts w:ascii="Verdana" w:hAnsi="Verdana"/>
              </w:rPr>
              <w:t xml:space="preserve">The return </w:t>
            </w:r>
            <w:r w:rsidRPr="0043235D">
              <w:rPr>
                <w:rFonts w:ascii="Verdana" w:hAnsi="Verdana"/>
                <w:b/>
              </w:rPr>
              <w:t>has</w:t>
            </w:r>
            <w:r w:rsidRPr="0043235D">
              <w:rPr>
                <w:rFonts w:ascii="Verdana" w:hAnsi="Verdana"/>
              </w:rPr>
              <w:t xml:space="preserve"> occurred, for the reason stated in the email*, and a reversal will post within 3 days of the return date.</w:t>
            </w:r>
          </w:p>
          <w:p w:rsidRPr="0043235D" w:rsidR="00603ACC" w:rsidP="00965C56" w:rsidRDefault="00603ACC" w14:paraId="5B8390E0" w14:textId="77777777">
            <w:pPr>
              <w:pStyle w:val="ListParagraph"/>
              <w:numPr>
                <w:ilvl w:val="0"/>
                <w:numId w:val="20"/>
              </w:numPr>
              <w:spacing w:before="120" w:after="120"/>
              <w:contextualSpacing w:val="0"/>
              <w:rPr>
                <w:rFonts w:ascii="Verdana" w:hAnsi="Verdana"/>
              </w:rPr>
            </w:pPr>
            <w:r w:rsidRPr="0043235D">
              <w:rPr>
                <w:rFonts w:ascii="Verdana" w:hAnsi="Verdana"/>
              </w:rPr>
              <w:t>CCR may assist with a new/replacement payment or beneficiary can submit payment at their earliest convenience.</w:t>
            </w:r>
          </w:p>
          <w:p w:rsidRPr="0043235D" w:rsidR="00603ACC" w:rsidP="00965C56" w:rsidRDefault="00603ACC" w14:paraId="6159C780" w14:textId="77777777">
            <w:pPr>
              <w:spacing w:before="120" w:after="120"/>
              <w:ind w:left="720"/>
              <w:rPr>
                <w:rFonts w:ascii="Verdana" w:hAnsi="Verdana"/>
              </w:rPr>
            </w:pPr>
          </w:p>
          <w:p w:rsidRPr="0043235D" w:rsidR="00603ACC" w:rsidP="00965C56" w:rsidRDefault="00603ACC" w14:paraId="4C476971" w14:textId="77777777">
            <w:pPr>
              <w:spacing w:before="120" w:after="120"/>
              <w:rPr>
                <w:rFonts w:ascii="Verdana" w:hAnsi="Verdana"/>
              </w:rPr>
            </w:pPr>
            <w:r w:rsidRPr="0043235D">
              <w:rPr>
                <w:rFonts w:ascii="Verdana" w:hAnsi="Verdana"/>
                <w:b/>
              </w:rPr>
              <w:t>Note</w:t>
            </w:r>
            <w:r w:rsidRPr="0043235D">
              <w:rPr>
                <w:rFonts w:ascii="Verdana" w:hAnsi="Verdana"/>
                <w:b/>
                <w:bCs/>
              </w:rPr>
              <w:t xml:space="preserve">: </w:t>
            </w:r>
            <w:r w:rsidRPr="0043235D">
              <w:rPr>
                <w:rFonts w:ascii="Verdana" w:hAnsi="Verdana"/>
              </w:rPr>
              <w:t xml:space="preserve">A Support Task to inquire about the reason for return is valid for anyone who did </w:t>
            </w:r>
            <w:r w:rsidRPr="0043235D">
              <w:rPr>
                <w:rFonts w:ascii="Verdana" w:hAnsi="Verdana"/>
                <w:b/>
              </w:rPr>
              <w:t>not</w:t>
            </w:r>
            <w:r w:rsidRPr="0043235D">
              <w:rPr>
                <w:rFonts w:ascii="Verdana" w:hAnsi="Verdana"/>
              </w:rPr>
              <w:t xml:space="preserve"> receive an email from InstaMed; refer to </w:t>
            </w:r>
            <w:hyperlink w:history="1" w:anchor="payment">
              <w:r w:rsidRPr="0043235D">
                <w:rPr>
                  <w:rStyle w:val="Hyperlink"/>
                  <w:rFonts w:ascii="Verdana" w:hAnsi="Verdana" w:eastAsiaTheme="minorHAnsi"/>
                </w:rPr>
                <w:t>payment disputes</w:t>
              </w:r>
            </w:hyperlink>
            <w:r w:rsidRPr="0043235D">
              <w:rPr>
                <w:rFonts w:ascii="Verdana" w:hAnsi="Verdana"/>
              </w:rPr>
              <w:t xml:space="preserve"> at end of this step.</w:t>
            </w:r>
          </w:p>
          <w:p w:rsidRPr="0043235D" w:rsidR="00603ACC" w:rsidP="00965C56" w:rsidRDefault="00603ACC" w14:paraId="6AA4FC20" w14:textId="77777777">
            <w:pPr>
              <w:spacing w:before="120" w:after="120"/>
              <w:rPr>
                <w:rFonts w:ascii="Verdana" w:hAnsi="Verdana"/>
              </w:rPr>
            </w:pPr>
          </w:p>
          <w:p w:rsidRPr="0043235D" w:rsidR="00603ACC" w:rsidP="00965C56" w:rsidRDefault="00603ACC" w14:paraId="56693CED" w14:textId="77777777">
            <w:pPr>
              <w:numPr>
                <w:ilvl w:val="0"/>
                <w:numId w:val="26"/>
              </w:numPr>
              <w:spacing w:before="120" w:after="120"/>
              <w:rPr>
                <w:rFonts w:ascii="Verdana" w:hAnsi="Verdana"/>
              </w:rPr>
            </w:pPr>
            <w:r w:rsidRPr="0043235D">
              <w:rPr>
                <w:rFonts w:ascii="Verdana" w:hAnsi="Verdana"/>
                <w:b/>
              </w:rPr>
              <w:t>Premium Billing Med D</w:t>
            </w:r>
            <w:r w:rsidRPr="0043235D">
              <w:rPr>
                <w:rFonts w:ascii="Verdana" w:hAnsi="Verdana"/>
              </w:rPr>
              <w:t xml:space="preserve"> will send a </w:t>
            </w:r>
            <w:r w:rsidRPr="0043235D">
              <w:rPr>
                <w:rFonts w:ascii="Verdana" w:hAnsi="Verdana"/>
                <w:b/>
              </w:rPr>
              <w:t>letter</w:t>
            </w:r>
            <w:r w:rsidRPr="0043235D">
              <w:rPr>
                <w:rFonts w:ascii="Verdana" w:hAnsi="Verdana"/>
              </w:rPr>
              <w:t xml:space="preserve"> to the beneficiary’s mailing address on file to inform of the returned item. Letters are sent weekly on Fridays for all E-check returns received that week. (Does NOT apply to EGWP.) The letter will be viewable in </w:t>
            </w:r>
            <w:r w:rsidRPr="0043235D">
              <w:rPr>
                <w:rFonts w:ascii="Verdana" w:hAnsi="Verdana"/>
                <w:b/>
              </w:rPr>
              <w:t>OneClick</w:t>
            </w:r>
            <w:r w:rsidRPr="0043235D">
              <w:rPr>
                <w:rFonts w:ascii="Verdana" w:hAnsi="Verdana"/>
              </w:rPr>
              <w:t xml:space="preserve"> (SilverScript letters will include the Reference ID EFTECK in upper right corner below the date.) Timing of a returned payment varies by bank and return reason.</w:t>
            </w:r>
          </w:p>
          <w:p w:rsidRPr="0043235D" w:rsidR="00603ACC" w:rsidP="00965C56" w:rsidRDefault="00603ACC" w14:paraId="1E53401E" w14:textId="77777777">
            <w:pPr>
              <w:spacing w:before="120" w:after="120"/>
              <w:rPr>
                <w:rFonts w:ascii="Verdana" w:hAnsi="Verdana"/>
              </w:rPr>
            </w:pPr>
          </w:p>
          <w:p w:rsidRPr="0043235D" w:rsidR="00603ACC" w:rsidP="00965C56" w:rsidRDefault="00603ACC" w14:paraId="7ACF8793" w14:textId="77777777">
            <w:pPr>
              <w:pStyle w:val="ListParagraph"/>
              <w:spacing w:before="120" w:after="120"/>
              <w:ind w:left="360"/>
              <w:contextualSpacing w:val="0"/>
              <w:rPr>
                <w:rFonts w:ascii="Verdana" w:hAnsi="Verdana" w:cs="Arial"/>
                <w:i/>
              </w:rPr>
            </w:pPr>
            <w:r w:rsidRPr="0043235D">
              <w:rPr>
                <w:rFonts w:ascii="Verdana" w:hAnsi="Verdana" w:cs="Arial"/>
              </w:rPr>
              <w:t>Refer to the</w:t>
            </w:r>
            <w:r w:rsidRPr="0043235D">
              <w:rPr>
                <w:rFonts w:ascii="Verdana" w:hAnsi="Verdana" w:cs="Arial"/>
                <w:i/>
              </w:rPr>
              <w:t xml:space="preserve"> </w:t>
            </w:r>
            <w:r w:rsidRPr="0043235D">
              <w:rPr>
                <w:rFonts w:ascii="Verdana" w:hAnsi="Verdana" w:cs="Arial"/>
              </w:rPr>
              <w:t>following Sample E-Check Returned Item Letters:</w:t>
            </w:r>
          </w:p>
          <w:p w:rsidRPr="00397FE9" w:rsidR="00603ACC" w:rsidP="00965C56" w:rsidRDefault="00603ACC" w14:paraId="069119F4" w14:textId="77777777">
            <w:pPr>
              <w:pStyle w:val="ListParagraph"/>
              <w:numPr>
                <w:ilvl w:val="0"/>
                <w:numId w:val="20"/>
              </w:numPr>
              <w:autoSpaceDE w:val="0"/>
              <w:autoSpaceDN w:val="0"/>
              <w:adjustRightInd w:val="0"/>
              <w:spacing w:before="120" w:after="120"/>
              <w:contextualSpacing w:val="0"/>
              <w:rPr>
                <w:rStyle w:val="Hyperlink"/>
                <w:rFonts w:ascii="Verdana" w:hAnsi="Verdana" w:cs="Arial"/>
                <w:i/>
              </w:rPr>
            </w:pPr>
            <w:r>
              <w:rPr>
                <w:rFonts w:ascii="Verdana" w:hAnsi="Verdana" w:eastAsiaTheme="minorHAnsi"/>
              </w:rPr>
              <w:fldChar w:fldCharType="begin"/>
            </w:r>
            <w:r>
              <w:rPr>
                <w:rFonts w:ascii="Verdana" w:hAnsi="Verdana" w:eastAsiaTheme="minorHAnsi"/>
              </w:rPr>
              <w:instrText>HYPERLINK "https://thesource.cvshealth.com/nuxeo/thesource/" \l "!/view?docid=375b48e5-ef96-41b3-9696-b9c256c285ba"</w:instrText>
            </w:r>
            <w:r>
              <w:rPr>
                <w:rFonts w:ascii="Verdana" w:hAnsi="Verdana" w:eastAsiaTheme="minorHAnsi"/>
              </w:rPr>
            </w:r>
            <w:r>
              <w:rPr>
                <w:rFonts w:ascii="Verdana" w:hAnsi="Verdana" w:eastAsiaTheme="minorHAnsi"/>
              </w:rPr>
              <w:fldChar w:fldCharType="separate"/>
            </w:r>
            <w:r w:rsidRPr="00397FE9">
              <w:rPr>
                <w:rStyle w:val="Hyperlink"/>
                <w:rFonts w:ascii="Verdana" w:hAnsi="Verdana" w:eastAsiaTheme="minorHAnsi"/>
              </w:rPr>
              <w:t>SilverScript</w:t>
            </w:r>
            <w:r w:rsidRPr="00397FE9">
              <w:rPr>
                <w:rStyle w:val="Hyperlink"/>
                <w:rFonts w:ascii="Verdana" w:hAnsi="Verdana"/>
              </w:rPr>
              <w:t xml:space="preserve"> Sample E-Check Returned Item Letter (013848)</w:t>
            </w:r>
          </w:p>
          <w:p w:rsidRPr="0043235D" w:rsidR="00603ACC" w:rsidP="00965C56" w:rsidRDefault="00603ACC" w14:paraId="079D4963" w14:textId="77777777">
            <w:pPr>
              <w:spacing w:before="120" w:after="120"/>
              <w:rPr>
                <w:rFonts w:ascii="Verdana" w:hAnsi="Verdana"/>
                <w:b/>
              </w:rPr>
            </w:pPr>
            <w:r>
              <w:rPr>
                <w:rFonts w:ascii="Verdana" w:hAnsi="Verdana" w:eastAsiaTheme="minorHAnsi"/>
              </w:rPr>
              <w:fldChar w:fldCharType="end"/>
            </w:r>
          </w:p>
          <w:p w:rsidRPr="0043235D" w:rsidR="00603ACC" w:rsidP="00965C56" w:rsidRDefault="00603ACC" w14:paraId="381500BB" w14:textId="77777777">
            <w:pPr>
              <w:spacing w:before="120" w:after="120"/>
              <w:jc w:val="center"/>
              <w:rPr>
                <w:rFonts w:ascii="Verdana" w:hAnsi="Verdana"/>
                <w:b/>
              </w:rPr>
            </w:pPr>
            <w:r w:rsidRPr="0043235D">
              <w:rPr>
                <w:rFonts w:ascii="Verdana" w:hAnsi="Verdana"/>
                <w:b/>
              </w:rPr>
              <w:t>Returned/Rejected E-Check Payment Compass Example:</w:t>
            </w:r>
          </w:p>
          <w:p w:rsidRPr="0043235D" w:rsidR="00603ACC" w:rsidP="00965C56" w:rsidRDefault="00603ACC" w14:paraId="18C9CE64" w14:textId="77777777">
            <w:pPr>
              <w:spacing w:before="120" w:after="120"/>
              <w:ind w:left="720"/>
              <w:jc w:val="center"/>
              <w:rPr>
                <w:rFonts w:ascii="Verdana" w:hAnsi="Verdana"/>
                <w:noProof/>
              </w:rPr>
            </w:pPr>
            <w:r w:rsidRPr="0043235D">
              <w:rPr>
                <w:rFonts w:ascii="Verdana" w:hAnsi="Verdana"/>
                <w:noProof/>
              </w:rPr>
              <w:drawing>
                <wp:inline distT="0" distB="0" distL="0" distR="0" wp14:anchorId="77937F68" wp14:editId="708BA61A">
                  <wp:extent cx="7675529" cy="1942445"/>
                  <wp:effectExtent l="19050" t="19050" r="20955" b="20320"/>
                  <wp:docPr id="119793864" name="Picture 11979386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3864" name="Picture 119793864" descr="A screenshot of a computer screen&#10;&#10;AI-generated content may be incorrect."/>
                          <pic:cNvPicPr>
                            <a:picLocks noChangeAspect="1"/>
                          </pic:cNvPicPr>
                        </pic:nvPicPr>
                        <pic:blipFill rotWithShape="1">
                          <a:blip r:embed="rId34"/>
                          <a:srcRect l="870" r="1673"/>
                          <a:stretch/>
                        </pic:blipFill>
                        <pic:spPr bwMode="auto">
                          <a:xfrm>
                            <a:off x="0" y="0"/>
                            <a:ext cx="7675609" cy="1942465"/>
                          </a:xfrm>
                          <a:prstGeom prst="rect">
                            <a:avLst/>
                          </a:prstGeom>
                          <a:ln w="952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Pr="0043235D" w:rsidR="00603ACC" w:rsidP="00965C56" w:rsidRDefault="00603ACC" w14:paraId="10FF9E9C" w14:textId="77777777">
            <w:pPr>
              <w:spacing w:before="120" w:after="120"/>
              <w:jc w:val="center"/>
              <w:rPr>
                <w:rFonts w:ascii="Verdana" w:hAnsi="Verdana" w:cs="Arial"/>
                <w:bCs/>
                <w:color w:val="333333"/>
              </w:rPr>
            </w:pPr>
          </w:p>
          <w:p w:rsidRPr="0043235D" w:rsidR="00603ACC" w:rsidP="00965C56" w:rsidRDefault="00603ACC" w14:paraId="397476B4" w14:textId="77777777">
            <w:pPr>
              <w:spacing w:before="120" w:after="120"/>
              <w:rPr>
                <w:rFonts w:ascii="Verdana" w:hAnsi="Verdana" w:cs="Arial"/>
                <w:bCs/>
              </w:rPr>
            </w:pPr>
            <w:r w:rsidRPr="0043235D">
              <w:rPr>
                <w:rFonts w:ascii="Verdana" w:hAnsi="Verdana"/>
                <w:noProof/>
              </w:rPr>
              <w:drawing>
                <wp:inline distT="0" distB="0" distL="0" distR="0" wp14:anchorId="3870196C" wp14:editId="3F8C2651">
                  <wp:extent cx="247650" cy="200025"/>
                  <wp:effectExtent l="0" t="0" r="0" b="9525"/>
                  <wp:docPr id="1909854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7650" cy="200025"/>
                          </a:xfrm>
                          <a:prstGeom prst="rect">
                            <a:avLst/>
                          </a:prstGeom>
                          <a:noFill/>
                          <a:ln>
                            <a:noFill/>
                          </a:ln>
                        </pic:spPr>
                      </pic:pic>
                    </a:graphicData>
                  </a:graphic>
                </wp:inline>
              </w:drawing>
            </w:r>
            <w:bookmarkStart w:name="payment" w:id="47"/>
            <w:r w:rsidRPr="0043235D">
              <w:rPr>
                <w:rFonts w:ascii="Verdana" w:hAnsi="Verdana" w:cs="Arial"/>
              </w:rPr>
              <w:t xml:space="preserve"> </w:t>
            </w:r>
            <w:r w:rsidRPr="0043235D">
              <w:rPr>
                <w:rFonts w:ascii="Verdana" w:hAnsi="Verdana" w:cs="Arial"/>
                <w:bCs/>
              </w:rPr>
              <w:t>For payment disputes</w:t>
            </w:r>
            <w:bookmarkEnd w:id="47"/>
            <w:r w:rsidRPr="0043235D">
              <w:rPr>
                <w:rFonts w:ascii="Verdana" w:hAnsi="Verdana" w:cs="Arial"/>
                <w:bCs/>
              </w:rPr>
              <w:t>, regardless of payment visibility in systems, Care should always open a Support Task with details of the dispute. For E-Check tasks:</w:t>
            </w:r>
          </w:p>
          <w:p w:rsidRPr="0043235D" w:rsidR="00603ACC" w:rsidP="00965C56" w:rsidRDefault="00603ACC" w14:paraId="43FA9B6D" w14:textId="77777777">
            <w:pPr>
              <w:pStyle w:val="ListParagraph"/>
              <w:numPr>
                <w:ilvl w:val="0"/>
                <w:numId w:val="20"/>
              </w:numPr>
              <w:spacing w:before="120" w:after="120"/>
              <w:contextualSpacing w:val="0"/>
              <w:rPr>
                <w:rFonts w:ascii="Verdana" w:hAnsi="Verdana"/>
              </w:rPr>
            </w:pPr>
            <w:r w:rsidRPr="0043235D">
              <w:rPr>
                <w:rFonts w:ascii="Verdana" w:hAnsi="Verdana"/>
                <w:b/>
                <w:bCs/>
              </w:rPr>
              <w:t xml:space="preserve">Task Type: </w:t>
            </w:r>
            <w:r w:rsidRPr="0043235D">
              <w:rPr>
                <w:rFonts w:ascii="Verdana" w:hAnsi="Verdana"/>
              </w:rPr>
              <w:t xml:space="preserve">Premium Billing Inquiry Medicare D </w:t>
            </w:r>
          </w:p>
          <w:p w:rsidRPr="0043235D" w:rsidR="00603ACC" w:rsidP="00965C56" w:rsidRDefault="00603ACC" w14:paraId="00297BBE" w14:textId="77777777">
            <w:pPr>
              <w:pStyle w:val="ListParagraph"/>
              <w:numPr>
                <w:ilvl w:val="0"/>
                <w:numId w:val="20"/>
              </w:numPr>
              <w:spacing w:before="120" w:after="120"/>
              <w:contextualSpacing w:val="0"/>
              <w:rPr>
                <w:rFonts w:ascii="Verdana" w:hAnsi="Verdana"/>
              </w:rPr>
            </w:pPr>
            <w:r w:rsidRPr="0043235D">
              <w:rPr>
                <w:rFonts w:ascii="Verdana" w:hAnsi="Verdana"/>
                <w:b/>
                <w:bCs/>
              </w:rPr>
              <w:t xml:space="preserve">Reason for Dispute: </w:t>
            </w:r>
            <w:r w:rsidRPr="0043235D">
              <w:rPr>
                <w:rFonts w:ascii="Verdana" w:hAnsi="Verdana"/>
              </w:rPr>
              <w:t>EFT SETUP REQUEST</w:t>
            </w:r>
          </w:p>
          <w:p w:rsidRPr="0043235D" w:rsidR="00603ACC" w:rsidP="00965C56" w:rsidRDefault="00603ACC" w14:paraId="527CE504" w14:textId="77777777">
            <w:pPr>
              <w:pStyle w:val="ListParagraph"/>
              <w:numPr>
                <w:ilvl w:val="0"/>
                <w:numId w:val="20"/>
              </w:numPr>
              <w:spacing w:before="120" w:after="120"/>
              <w:contextualSpacing w:val="0"/>
              <w:rPr>
                <w:rFonts w:ascii="Verdana" w:hAnsi="Verdana"/>
              </w:rPr>
            </w:pPr>
            <w:r w:rsidRPr="0043235D">
              <w:rPr>
                <w:rFonts w:ascii="Verdana" w:hAnsi="Verdana"/>
                <w:b/>
              </w:rPr>
              <w:t xml:space="preserve">Task Notes: </w:t>
            </w:r>
            <w:r w:rsidRPr="0043235D">
              <w:rPr>
                <w:rFonts w:ascii="Verdana" w:hAnsi="Verdana"/>
              </w:rPr>
              <w:t>Document the following:</w:t>
            </w:r>
          </w:p>
          <w:p w:rsidRPr="0043235D" w:rsidR="00603ACC" w:rsidP="00965C56" w:rsidRDefault="00603ACC" w14:paraId="1C6A9EC0" w14:textId="77777777">
            <w:pPr>
              <w:pStyle w:val="ListParagraph"/>
              <w:numPr>
                <w:ilvl w:val="1"/>
                <w:numId w:val="20"/>
              </w:numPr>
              <w:spacing w:before="120" w:after="120"/>
              <w:contextualSpacing w:val="0"/>
              <w:rPr>
                <w:rFonts w:ascii="Verdana" w:hAnsi="Verdana"/>
              </w:rPr>
            </w:pPr>
            <w:r w:rsidRPr="0043235D">
              <w:rPr>
                <w:rFonts w:ascii="Verdana" w:hAnsi="Verdana"/>
                <w:b/>
              </w:rPr>
              <w:t>EFT005</w:t>
            </w:r>
            <w:r w:rsidRPr="0043235D">
              <w:rPr>
                <w:rFonts w:ascii="Verdana" w:hAnsi="Verdana"/>
              </w:rPr>
              <w:t>, Include all details provided regarding the E-check payment/problem.</w:t>
            </w:r>
          </w:p>
          <w:p w:rsidRPr="0043235D" w:rsidR="00603ACC" w:rsidP="00965C56" w:rsidRDefault="00603ACC" w14:paraId="4158FAE0" w14:textId="77777777">
            <w:pPr>
              <w:pStyle w:val="ListParagraph"/>
              <w:numPr>
                <w:ilvl w:val="1"/>
                <w:numId w:val="20"/>
              </w:numPr>
              <w:spacing w:before="120" w:after="120"/>
              <w:contextualSpacing w:val="0"/>
              <w:rPr>
                <w:rFonts w:ascii="Verdana" w:hAnsi="Verdana"/>
              </w:rPr>
            </w:pPr>
            <w:r w:rsidRPr="0043235D">
              <w:rPr>
                <w:rFonts w:ascii="Verdana" w:hAnsi="Verdana"/>
              </w:rPr>
              <w:t>Beneficiary’s contact number.</w:t>
            </w:r>
          </w:p>
          <w:p w:rsidRPr="0043235D" w:rsidR="00603ACC" w:rsidP="00965C56" w:rsidRDefault="00603ACC" w14:paraId="0D9D3606" w14:textId="77777777">
            <w:pPr>
              <w:spacing w:before="120" w:after="120"/>
              <w:rPr>
                <w:rFonts w:ascii="Verdana" w:hAnsi="Verdana" w:cs="Arial"/>
                <w:bCs/>
                <w:color w:val="333333"/>
              </w:rPr>
            </w:pPr>
          </w:p>
          <w:p w:rsidRPr="0043235D" w:rsidR="00603ACC" w:rsidP="00965C56" w:rsidRDefault="00603ACC" w14:paraId="632E4511" w14:textId="77777777">
            <w:pPr>
              <w:spacing w:before="120" w:after="120"/>
              <w:rPr>
                <w:rFonts w:ascii="Verdana" w:hAnsi="Verdana"/>
                <w:b/>
                <w:bCs/>
                <w:color w:val="000000"/>
              </w:rPr>
            </w:pPr>
            <w:r w:rsidRPr="0043235D">
              <w:rPr>
                <w:rFonts w:ascii="Verdana" w:hAnsi="Verdana"/>
                <w:b/>
                <w:bCs/>
                <w:color w:val="000000"/>
              </w:rPr>
              <w:t xml:space="preserve">Notes: </w:t>
            </w:r>
          </w:p>
          <w:p w:rsidRPr="0043235D" w:rsidR="00603ACC" w:rsidP="00965C56" w:rsidRDefault="00603ACC" w14:paraId="011C828F" w14:textId="77777777">
            <w:pPr>
              <w:pStyle w:val="ListParagraph"/>
              <w:numPr>
                <w:ilvl w:val="0"/>
                <w:numId w:val="20"/>
              </w:numPr>
              <w:spacing w:before="120" w:after="120"/>
              <w:contextualSpacing w:val="0"/>
              <w:rPr>
                <w:rFonts w:ascii="Verdana" w:hAnsi="Verdana"/>
                <w:color w:val="000000"/>
              </w:rPr>
            </w:pPr>
            <w:r w:rsidRPr="0043235D">
              <w:rPr>
                <w:rFonts w:ascii="Verdana" w:hAnsi="Verdana"/>
                <w:color w:val="000000"/>
              </w:rPr>
              <w:t>Fields containing an asterisk (</w:t>
            </w:r>
            <w:r w:rsidRPr="0043235D">
              <w:rPr>
                <w:rFonts w:ascii="Verdana" w:hAnsi="Verdana"/>
                <w:b/>
                <w:bCs/>
                <w:color w:val="000000"/>
              </w:rPr>
              <w:t>*</w:t>
            </w:r>
            <w:r w:rsidRPr="0043235D">
              <w:rPr>
                <w:rFonts w:ascii="Verdana" w:hAnsi="Verdana"/>
                <w:color w:val="000000"/>
              </w:rPr>
              <w:t>) are required.</w:t>
            </w:r>
          </w:p>
          <w:p w:rsidRPr="0043235D" w:rsidR="00603ACC" w:rsidP="00965C56" w:rsidRDefault="00603ACC" w14:paraId="3DC95236" w14:textId="77777777">
            <w:pPr>
              <w:pStyle w:val="ListParagraph"/>
              <w:numPr>
                <w:ilvl w:val="0"/>
                <w:numId w:val="20"/>
              </w:numPr>
              <w:spacing w:before="120" w:after="120"/>
              <w:contextualSpacing w:val="0"/>
              <w:rPr>
                <w:rFonts w:ascii="Verdana" w:hAnsi="Verdana"/>
              </w:rPr>
            </w:pPr>
            <w:r w:rsidRPr="0043235D">
              <w:rPr>
                <w:rFonts w:ascii="Verdana" w:hAnsi="Verdana"/>
              </w:rPr>
              <w:t>Turn Around Time (TAT) for resolution of this Support Task Type is 30 business days. A plan representative will contact the beneficiary with research results. (Confirm phone number is current).</w:t>
            </w:r>
          </w:p>
        </w:tc>
      </w:tr>
      <w:tr w:rsidRPr="0043235D" w:rsidR="00603ACC" w:rsidTr="134CC6AF" w14:paraId="75620EDB" w14:textId="77777777">
        <w:tc>
          <w:tcPr>
            <w:tcW w:w="292" w:type="pct"/>
            <w:vMerge w:val="restart"/>
            <w:tcBorders>
              <w:top w:val="single" w:color="auto" w:sz="4" w:space="0"/>
              <w:left w:val="single" w:color="auto" w:sz="4" w:space="0"/>
              <w:right w:val="single" w:color="auto" w:sz="4" w:space="0"/>
            </w:tcBorders>
            <w:tcMar/>
          </w:tcPr>
          <w:p w:rsidRPr="0043235D" w:rsidR="00603ACC" w:rsidP="00965C56" w:rsidRDefault="00603ACC" w14:paraId="5CEAF95E" w14:textId="77777777">
            <w:pPr>
              <w:spacing w:before="120" w:after="120"/>
              <w:jc w:val="center"/>
              <w:rPr>
                <w:rFonts w:ascii="Verdana" w:hAnsi="Verdana"/>
                <w:b/>
              </w:rPr>
            </w:pPr>
            <w:r w:rsidRPr="0043235D">
              <w:rPr>
                <w:rFonts w:ascii="Verdana" w:hAnsi="Verdana"/>
                <w:b/>
              </w:rPr>
              <w:t>7</w:t>
            </w:r>
          </w:p>
        </w:tc>
        <w:tc>
          <w:tcPr>
            <w:tcW w:w="4708" w:type="pct"/>
            <w:gridSpan w:val="4"/>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3D6D7014" w14:textId="77777777">
            <w:pPr>
              <w:spacing w:before="120" w:after="120"/>
              <w:rPr>
                <w:rFonts w:ascii="Verdana" w:hAnsi="Verdana"/>
              </w:rPr>
            </w:pPr>
            <w:r w:rsidRPr="0043235D">
              <w:rPr>
                <w:rFonts w:ascii="Verdana" w:hAnsi="Verdana"/>
                <w:noProof/>
              </w:rPr>
              <w:drawing>
                <wp:inline distT="0" distB="0" distL="0" distR="0" wp14:anchorId="7EA6C258" wp14:editId="5E7AB0C3">
                  <wp:extent cx="238125" cy="209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9">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43235D">
              <w:rPr>
                <w:rFonts w:ascii="Verdana" w:hAnsi="Verdana"/>
                <w:noProof/>
                <w:color w:val="1F497D"/>
              </w:rPr>
              <w:t xml:space="preserve"> </w:t>
            </w:r>
            <w:r w:rsidRPr="0043235D">
              <w:rPr>
                <w:rFonts w:ascii="Verdana" w:hAnsi="Verdana"/>
              </w:rPr>
              <w:t xml:space="preserve">Thank you for your payment. Would you be interested in setting up your account to automatically pay your monthly premiums each month? If you would like to do so, we can set up your account to have your monthly premium withheld from your SSA/RRB benefit each month. We also can automatically draft your monthly premium from your bank account, or credit or debit card. Would you like to set up </w:t>
            </w:r>
            <w:proofErr w:type="gramStart"/>
            <w:r w:rsidRPr="0043235D">
              <w:rPr>
                <w:rFonts w:ascii="Verdana" w:hAnsi="Verdana"/>
              </w:rPr>
              <w:t>auto pay</w:t>
            </w:r>
            <w:proofErr w:type="gramEnd"/>
            <w:r w:rsidRPr="0043235D">
              <w:rPr>
                <w:rFonts w:ascii="Verdana" w:hAnsi="Verdana"/>
              </w:rPr>
              <w:t xml:space="preserve"> through any of these options?</w:t>
            </w:r>
          </w:p>
          <w:p w:rsidRPr="0043235D" w:rsidR="00603ACC" w:rsidP="00965C56" w:rsidRDefault="00603ACC" w14:paraId="2A717C72" w14:textId="77777777">
            <w:pPr>
              <w:spacing w:before="120" w:after="120"/>
              <w:rPr>
                <w:rFonts w:ascii="Verdana" w:hAnsi="Verdana"/>
              </w:rPr>
            </w:pPr>
          </w:p>
          <w:p w:rsidRPr="0043235D" w:rsidR="00603ACC" w:rsidP="00965C56" w:rsidRDefault="00603ACC" w14:paraId="5EBFD856" w14:textId="77777777">
            <w:pPr>
              <w:autoSpaceDE w:val="0"/>
              <w:autoSpaceDN w:val="0"/>
              <w:adjustRightInd w:val="0"/>
              <w:spacing w:before="120" w:after="120"/>
              <w:rPr>
                <w:rFonts w:ascii="Verdana" w:hAnsi="Verdana" w:cs="Verdana"/>
              </w:rPr>
            </w:pPr>
            <w:r w:rsidRPr="0043235D">
              <w:rPr>
                <w:rFonts w:ascii="Verdana" w:hAnsi="Verdana" w:cs="Arial"/>
                <w:noProof/>
                <w:color w:val="000000"/>
              </w:rPr>
              <w:drawing>
                <wp:inline distT="0" distB="0" distL="0" distR="0" wp14:anchorId="23DC205A" wp14:editId="4ED1EBAB">
                  <wp:extent cx="238125" cy="209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cs="Verdana"/>
              </w:rPr>
              <w:t xml:space="preserve">If the caller is </w:t>
            </w:r>
            <w:r w:rsidRPr="0043235D">
              <w:rPr>
                <w:rFonts w:ascii="Verdana" w:hAnsi="Verdana" w:cs="Verdana,Bold"/>
                <w:b/>
                <w:bCs/>
              </w:rPr>
              <w:t xml:space="preserve">NOT </w:t>
            </w:r>
            <w:r w:rsidRPr="0043235D">
              <w:rPr>
                <w:rFonts w:ascii="Verdana" w:hAnsi="Verdana" w:cs="Verdana"/>
              </w:rPr>
              <w:t>the beneficiary, Ship Counselor, or Legal Representative, the payment method</w:t>
            </w:r>
            <w:r w:rsidRPr="0043235D">
              <w:rPr>
                <w:rFonts w:ascii="Verdana" w:hAnsi="Verdana" w:cs="Verdana,Bold"/>
                <w:b/>
                <w:bCs/>
              </w:rPr>
              <w:t xml:space="preserve"> cannot </w:t>
            </w:r>
            <w:r w:rsidRPr="0043235D">
              <w:rPr>
                <w:rFonts w:ascii="Verdana" w:hAnsi="Verdana" w:cs="Verdana"/>
              </w:rPr>
              <w:t xml:space="preserve">be updated without the beneficiary’s permission. Fully authenticated callers </w:t>
            </w:r>
            <w:r w:rsidRPr="0043235D">
              <w:rPr>
                <w:rFonts w:ascii="Verdana" w:hAnsi="Verdana" w:cs="Verdana,Bold"/>
                <w:b/>
                <w:bCs/>
              </w:rPr>
              <w:t xml:space="preserve">CAN </w:t>
            </w:r>
            <w:r w:rsidRPr="0043235D">
              <w:rPr>
                <w:rFonts w:ascii="Verdana" w:hAnsi="Verdana" w:cs="Verdana"/>
              </w:rPr>
              <w:t xml:space="preserve">still make One-Time credit card payments to a beneficiary’s account because this will </w:t>
            </w:r>
            <w:r w:rsidRPr="0043235D">
              <w:rPr>
                <w:rFonts w:ascii="Verdana" w:hAnsi="Verdana" w:cs="Verdana,Bold"/>
                <w:b/>
                <w:bCs/>
              </w:rPr>
              <w:t xml:space="preserve">NOT </w:t>
            </w:r>
            <w:r w:rsidRPr="0043235D">
              <w:rPr>
                <w:rFonts w:ascii="Verdana" w:hAnsi="Verdana" w:cs="Verdana"/>
              </w:rPr>
              <w:t>change the account’s premium payment method.</w:t>
            </w:r>
          </w:p>
          <w:p w:rsidRPr="0043235D" w:rsidR="00603ACC" w:rsidP="00965C56" w:rsidRDefault="00603ACC" w14:paraId="00DB3A8E" w14:textId="77777777">
            <w:pPr>
              <w:spacing w:before="120" w:after="120"/>
              <w:rPr>
                <w:rFonts w:ascii="Verdana" w:hAnsi="Verdana"/>
                <w:b/>
              </w:rPr>
            </w:pPr>
          </w:p>
        </w:tc>
      </w:tr>
      <w:tr w:rsidRPr="0043235D" w:rsidR="00603ACC" w:rsidTr="134CC6AF" w14:paraId="08124CC8" w14:textId="77777777">
        <w:trPr>
          <w:trHeight w:val="80"/>
        </w:trPr>
        <w:tc>
          <w:tcPr>
            <w:tcW w:w="292" w:type="pct"/>
            <w:vMerge/>
            <w:tcMar/>
          </w:tcPr>
          <w:p w:rsidRPr="0043235D" w:rsidR="00603ACC" w:rsidP="00965C56" w:rsidRDefault="00603ACC" w14:paraId="4DE0ED62" w14:textId="77777777">
            <w:pPr>
              <w:spacing w:before="120" w:after="120"/>
              <w:jc w:val="center"/>
              <w:rPr>
                <w:rFonts w:ascii="Verdana" w:hAnsi="Verdana"/>
                <w:b/>
              </w:rPr>
            </w:pPr>
          </w:p>
        </w:tc>
        <w:tc>
          <w:tcPr>
            <w:tcW w:w="1303" w:type="pct"/>
            <w:gridSpan w:val="2"/>
            <w:tcBorders>
              <w:top w:val="single" w:color="auto" w:sz="4" w:space="0"/>
              <w:left w:val="single" w:color="auto" w:sz="4" w:space="0"/>
              <w:bottom w:val="single" w:color="auto" w:sz="4" w:space="0"/>
              <w:right w:val="single" w:color="auto" w:sz="4" w:space="0"/>
            </w:tcBorders>
            <w:shd w:val="clear" w:color="auto" w:fill="D9D9D9" w:themeFill="background1" w:themeFillShade="D9"/>
            <w:tcMar/>
          </w:tcPr>
          <w:p w:rsidRPr="0043235D" w:rsidR="00603ACC" w:rsidP="00965C56" w:rsidRDefault="00603ACC" w14:paraId="48FF975A" w14:textId="77777777">
            <w:pPr>
              <w:spacing w:before="120" w:after="120"/>
              <w:jc w:val="center"/>
              <w:rPr>
                <w:rFonts w:ascii="Verdana" w:hAnsi="Verdana"/>
                <w:b/>
              </w:rPr>
            </w:pPr>
            <w:r w:rsidRPr="0043235D">
              <w:rPr>
                <w:rFonts w:ascii="Verdana" w:hAnsi="Verdana"/>
                <w:b/>
              </w:rPr>
              <w:t>If the beneficiary says…</w:t>
            </w:r>
          </w:p>
        </w:tc>
        <w:tc>
          <w:tcPr>
            <w:tcW w:w="3405" w:type="pct"/>
            <w:gridSpan w:val="2"/>
            <w:tcBorders>
              <w:top w:val="single" w:color="auto" w:sz="4" w:space="0"/>
              <w:left w:val="single" w:color="auto" w:sz="4" w:space="0"/>
              <w:bottom w:val="single" w:color="auto" w:sz="4" w:space="0"/>
              <w:right w:val="single" w:color="auto" w:sz="4" w:space="0"/>
            </w:tcBorders>
            <w:shd w:val="clear" w:color="auto" w:fill="D9D9D9" w:themeFill="background1" w:themeFillShade="D9"/>
            <w:tcMar/>
          </w:tcPr>
          <w:p w:rsidRPr="0043235D" w:rsidR="00603ACC" w:rsidP="00965C56" w:rsidRDefault="00603ACC" w14:paraId="105E2DDE" w14:textId="77777777">
            <w:pPr>
              <w:spacing w:before="120" w:after="120"/>
              <w:jc w:val="center"/>
              <w:rPr>
                <w:rFonts w:ascii="Verdana" w:hAnsi="Verdana"/>
                <w:b/>
              </w:rPr>
            </w:pPr>
            <w:r w:rsidRPr="0043235D">
              <w:rPr>
                <w:rFonts w:ascii="Verdana" w:hAnsi="Verdana"/>
                <w:b/>
              </w:rPr>
              <w:t>Then…</w:t>
            </w:r>
          </w:p>
        </w:tc>
      </w:tr>
      <w:tr w:rsidRPr="0043235D" w:rsidR="00603ACC" w:rsidTr="134CC6AF" w14:paraId="497B9E6C" w14:textId="77777777">
        <w:tc>
          <w:tcPr>
            <w:tcW w:w="292" w:type="pct"/>
            <w:vMerge/>
            <w:tcMar/>
          </w:tcPr>
          <w:p w:rsidRPr="0043235D" w:rsidR="00603ACC" w:rsidP="00965C56" w:rsidRDefault="00603ACC" w14:paraId="411851CC" w14:textId="77777777">
            <w:pPr>
              <w:spacing w:before="120" w:after="120"/>
              <w:jc w:val="center"/>
              <w:rPr>
                <w:rFonts w:ascii="Verdana" w:hAnsi="Verdana"/>
                <w:b/>
              </w:rPr>
            </w:pPr>
          </w:p>
        </w:tc>
        <w:tc>
          <w:tcPr>
            <w:tcW w:w="1303" w:type="pct"/>
            <w:gridSpan w:val="2"/>
            <w:tcBorders>
              <w:top w:val="single" w:color="auto" w:sz="4" w:space="0"/>
              <w:left w:val="single" w:color="auto" w:sz="4" w:space="0"/>
              <w:right w:val="single" w:color="auto" w:sz="4" w:space="0"/>
            </w:tcBorders>
            <w:tcMar/>
          </w:tcPr>
          <w:p w:rsidRPr="0043235D" w:rsidR="00603ACC" w:rsidP="00965C56" w:rsidRDefault="00603ACC" w14:paraId="5D06E157" w14:textId="77777777">
            <w:pPr>
              <w:spacing w:before="120" w:after="120"/>
              <w:rPr>
                <w:rFonts w:ascii="Verdana" w:hAnsi="Verdana"/>
              </w:rPr>
            </w:pPr>
            <w:r w:rsidRPr="0043235D">
              <w:rPr>
                <w:rFonts w:ascii="Verdana" w:hAnsi="Verdana"/>
              </w:rPr>
              <w:t>Yes, to SSA/RRB Withholding</w:t>
            </w:r>
          </w:p>
        </w:tc>
        <w:tc>
          <w:tcPr>
            <w:tcW w:w="3405" w:type="pct"/>
            <w:gridSpan w:val="2"/>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6BFFA576" w14:textId="77777777">
            <w:pPr>
              <w:spacing w:before="120" w:after="120"/>
              <w:rPr>
                <w:rFonts w:ascii="Verdana" w:hAnsi="Verdana"/>
              </w:rPr>
            </w:pPr>
            <w:r w:rsidRPr="0043235D">
              <w:rPr>
                <w:rFonts w:ascii="Verdana" w:hAnsi="Verdana"/>
              </w:rPr>
              <w:t xml:space="preserve">Refer to </w:t>
            </w:r>
            <w:hyperlink w:history="1" w:anchor="!/view?docid=5cb44731-3a9c-419d-bc0e-502b1b8a5aeb" r:id="rId35">
              <w:r w:rsidRPr="00397FE9">
                <w:rPr>
                  <w:rStyle w:val="Hyperlink"/>
                  <w:rFonts w:ascii="Verdana" w:hAnsi="Verdana" w:eastAsiaTheme="minorHAnsi"/>
                </w:rPr>
                <w:t>Aetna Compass MED D - SilverScript - SSA/RRB Premium Withholding</w:t>
              </w:r>
              <w:r w:rsidRPr="00397FE9">
                <w:rPr>
                  <w:rStyle w:val="Hyperlink"/>
                  <w:rFonts w:ascii="Verdana" w:hAnsi="Verdana"/>
                </w:rPr>
                <w:t xml:space="preserve"> (063011).</w:t>
              </w:r>
            </w:hyperlink>
          </w:p>
        </w:tc>
      </w:tr>
      <w:tr w:rsidRPr="0043235D" w:rsidR="00603ACC" w:rsidTr="134CC6AF" w14:paraId="0863097B" w14:textId="77777777">
        <w:tc>
          <w:tcPr>
            <w:tcW w:w="292" w:type="pct"/>
            <w:vMerge/>
            <w:tcMar/>
          </w:tcPr>
          <w:p w:rsidRPr="0043235D" w:rsidR="00603ACC" w:rsidP="00965C56" w:rsidRDefault="00603ACC" w14:paraId="26796722" w14:textId="77777777">
            <w:pPr>
              <w:spacing w:before="120" w:after="120"/>
              <w:jc w:val="center"/>
              <w:rPr>
                <w:rFonts w:ascii="Verdana" w:hAnsi="Verdana"/>
                <w:b/>
              </w:rPr>
            </w:pPr>
          </w:p>
        </w:tc>
        <w:tc>
          <w:tcPr>
            <w:tcW w:w="1303" w:type="pct"/>
            <w:gridSpan w:val="2"/>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1A764B49" w14:textId="77777777">
            <w:pPr>
              <w:spacing w:before="120" w:after="120"/>
              <w:rPr>
                <w:rFonts w:ascii="Verdana" w:hAnsi="Verdana"/>
              </w:rPr>
            </w:pPr>
            <w:r w:rsidRPr="0043235D">
              <w:rPr>
                <w:rFonts w:ascii="Verdana" w:hAnsi="Verdana"/>
              </w:rPr>
              <w:t>Yes, to EFT/ACH from Checking/Savings Account</w:t>
            </w:r>
          </w:p>
        </w:tc>
        <w:tc>
          <w:tcPr>
            <w:tcW w:w="3405" w:type="pct"/>
            <w:gridSpan w:val="2"/>
            <w:tcBorders>
              <w:top w:val="single" w:color="auto" w:sz="4" w:space="0"/>
              <w:left w:val="single" w:color="auto" w:sz="4" w:space="0"/>
              <w:bottom w:val="single" w:color="auto" w:sz="4" w:space="0"/>
              <w:right w:val="single" w:color="auto" w:sz="4" w:space="0"/>
            </w:tcBorders>
            <w:shd w:val="clear" w:color="auto" w:fill="auto"/>
            <w:tcMar/>
          </w:tcPr>
          <w:p w:rsidRPr="0043235D" w:rsidR="00603ACC" w:rsidP="00965C56" w:rsidRDefault="00603ACC" w14:paraId="4732F162" w14:textId="77777777">
            <w:pPr>
              <w:spacing w:before="120" w:after="120"/>
              <w:rPr>
                <w:rFonts w:ascii="Verdana" w:hAnsi="Verdana"/>
                <w:color w:val="FF0000"/>
              </w:rPr>
            </w:pPr>
            <w:r w:rsidRPr="0043235D">
              <w:rPr>
                <w:rFonts w:ascii="Verdana" w:hAnsi="Verdana"/>
              </w:rPr>
              <w:t xml:space="preserve">Refer to </w:t>
            </w:r>
            <w:hyperlink w:history="1" w:anchor="_Processing_an_Automatic_1">
              <w:r w:rsidRPr="0043235D">
                <w:rPr>
                  <w:rStyle w:val="Hyperlink"/>
                  <w:rFonts w:ascii="Verdana" w:hAnsi="Verdana" w:eastAsiaTheme="minorHAnsi"/>
                </w:rPr>
                <w:t>Processing an Automatic EFT Premium Payment</w:t>
              </w:r>
            </w:hyperlink>
            <w:r w:rsidRPr="0043235D">
              <w:rPr>
                <w:rStyle w:val="Hyperlink"/>
                <w:rFonts w:ascii="Verdana" w:hAnsi="Verdana" w:eastAsiaTheme="minorHAnsi"/>
              </w:rPr>
              <w:t xml:space="preserve"> </w:t>
            </w:r>
            <w:r w:rsidRPr="0043235D">
              <w:rPr>
                <w:rFonts w:ascii="Verdana" w:hAnsi="Verdana"/>
              </w:rPr>
              <w:t>section of this document.</w:t>
            </w:r>
          </w:p>
        </w:tc>
      </w:tr>
      <w:tr w:rsidRPr="0043235D" w:rsidR="00603ACC" w:rsidTr="134CC6AF" w14:paraId="7B2F8D1D" w14:textId="77777777">
        <w:tc>
          <w:tcPr>
            <w:tcW w:w="292" w:type="pct"/>
            <w:vMerge/>
            <w:tcMar/>
          </w:tcPr>
          <w:p w:rsidRPr="0043235D" w:rsidR="00603ACC" w:rsidP="00965C56" w:rsidRDefault="00603ACC" w14:paraId="5A6F7518" w14:textId="77777777">
            <w:pPr>
              <w:spacing w:before="120" w:after="120"/>
              <w:jc w:val="center"/>
              <w:rPr>
                <w:rFonts w:ascii="Verdana" w:hAnsi="Verdana"/>
                <w:b/>
              </w:rPr>
            </w:pPr>
          </w:p>
        </w:tc>
        <w:tc>
          <w:tcPr>
            <w:tcW w:w="1303" w:type="pct"/>
            <w:gridSpan w:val="2"/>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00EC0984" w14:textId="77777777">
            <w:pPr>
              <w:spacing w:before="120" w:after="120"/>
              <w:rPr>
                <w:rFonts w:ascii="Verdana" w:hAnsi="Verdana"/>
              </w:rPr>
            </w:pPr>
            <w:r w:rsidRPr="0043235D">
              <w:rPr>
                <w:rFonts w:ascii="Verdana" w:hAnsi="Verdana"/>
              </w:rPr>
              <w:t>Yes, to Credit Card Autopay</w:t>
            </w:r>
          </w:p>
        </w:tc>
        <w:tc>
          <w:tcPr>
            <w:tcW w:w="3405" w:type="pct"/>
            <w:gridSpan w:val="2"/>
            <w:tcBorders>
              <w:top w:val="single" w:color="auto" w:sz="4" w:space="0"/>
              <w:left w:val="single" w:color="auto" w:sz="4" w:space="0"/>
              <w:bottom w:val="single" w:color="auto" w:sz="4" w:space="0"/>
              <w:right w:val="single" w:color="auto" w:sz="4" w:space="0"/>
            </w:tcBorders>
            <w:shd w:val="clear" w:color="auto" w:fill="auto"/>
            <w:tcMar/>
          </w:tcPr>
          <w:p w:rsidRPr="0043235D" w:rsidR="00603ACC" w:rsidP="00965C56" w:rsidRDefault="00603ACC" w14:paraId="7A35C0BA" w14:textId="77777777">
            <w:pPr>
              <w:spacing w:before="120" w:after="120"/>
              <w:rPr>
                <w:rFonts w:ascii="Verdana" w:hAnsi="Verdana"/>
                <w:color w:val="FF0000"/>
              </w:rPr>
            </w:pPr>
            <w:r w:rsidRPr="0043235D">
              <w:rPr>
                <w:rFonts w:ascii="Verdana" w:hAnsi="Verdana"/>
              </w:rPr>
              <w:t xml:space="preserve">Refer to the </w:t>
            </w:r>
            <w:r w:rsidRPr="0043235D">
              <w:rPr>
                <w:rFonts w:ascii="Verdana" w:hAnsi="Verdana"/>
                <w:b/>
                <w:bCs/>
              </w:rPr>
              <w:t>Processing an Automatic Credit Card Payment</w:t>
            </w:r>
            <w:r w:rsidRPr="0043235D">
              <w:rPr>
                <w:rFonts w:ascii="Verdana" w:hAnsi="Verdana"/>
              </w:rPr>
              <w:t xml:space="preserve"> section within </w:t>
            </w:r>
            <w:hyperlink w:history="1" w:anchor="!/view?docid=29cd0a2a-b165-4baa-a448-918931058152" r:id="rId36">
              <w:r w:rsidRPr="00397FE9">
                <w:rPr>
                  <w:rStyle w:val="Hyperlink"/>
                  <w:rFonts w:ascii="Verdana" w:hAnsi="Verdana" w:eastAsiaTheme="minorHAnsi"/>
                </w:rPr>
                <w:t>Aetna Compass MED D - SilverScript - Premium Billing Credit Card Single-Sign-On (SSO) Processes</w:t>
              </w:r>
              <w:r w:rsidRPr="00397FE9">
                <w:rPr>
                  <w:rStyle w:val="Hyperlink"/>
                  <w:rFonts w:ascii="Verdana" w:hAnsi="Verdana"/>
                </w:rPr>
                <w:t xml:space="preserve"> (064883).</w:t>
              </w:r>
            </w:hyperlink>
          </w:p>
        </w:tc>
      </w:tr>
      <w:tr w:rsidRPr="0043235D" w:rsidR="00603ACC" w:rsidTr="134CC6AF" w14:paraId="3EFB9795" w14:textId="77777777">
        <w:tc>
          <w:tcPr>
            <w:tcW w:w="292" w:type="pct"/>
            <w:vMerge/>
            <w:tcMar/>
          </w:tcPr>
          <w:p w:rsidRPr="0043235D" w:rsidR="00603ACC" w:rsidP="00965C56" w:rsidRDefault="00603ACC" w14:paraId="6A458C57" w14:textId="77777777">
            <w:pPr>
              <w:spacing w:before="120" w:after="120"/>
              <w:jc w:val="center"/>
              <w:rPr>
                <w:rFonts w:ascii="Verdana" w:hAnsi="Verdana"/>
                <w:b/>
              </w:rPr>
            </w:pPr>
          </w:p>
        </w:tc>
        <w:tc>
          <w:tcPr>
            <w:tcW w:w="1303" w:type="pct"/>
            <w:gridSpan w:val="2"/>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0925DAB9" w14:textId="77777777">
            <w:pPr>
              <w:spacing w:before="120" w:after="120"/>
              <w:rPr>
                <w:rFonts w:ascii="Verdana" w:hAnsi="Verdana"/>
              </w:rPr>
            </w:pPr>
            <w:r w:rsidRPr="0043235D">
              <w:rPr>
                <w:rFonts w:ascii="Verdana" w:hAnsi="Verdana"/>
              </w:rPr>
              <w:t>No, I would like to be Direct Billed</w:t>
            </w:r>
          </w:p>
        </w:tc>
        <w:tc>
          <w:tcPr>
            <w:tcW w:w="3405" w:type="pct"/>
            <w:gridSpan w:val="2"/>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0C449B04" w14:textId="77777777">
            <w:pPr>
              <w:spacing w:before="120" w:after="120"/>
              <w:rPr>
                <w:rFonts w:ascii="Verdana" w:hAnsi="Verdana"/>
              </w:rPr>
            </w:pPr>
            <w:r w:rsidRPr="0043235D">
              <w:rPr>
                <w:rFonts w:ascii="Verdana" w:hAnsi="Verdana"/>
              </w:rPr>
              <w:t xml:space="preserve">Proceed to </w:t>
            </w:r>
            <w:hyperlink w:history="1" w:anchor="Processing_OTEC_Step8">
              <w:r w:rsidRPr="0043235D">
                <w:rPr>
                  <w:rStyle w:val="Hyperlink"/>
                  <w:rFonts w:ascii="Verdana" w:hAnsi="Verdana"/>
                  <w:b/>
                </w:rPr>
                <w:t>Step 8</w:t>
              </w:r>
              <w:r w:rsidRPr="0043235D">
                <w:rPr>
                  <w:rStyle w:val="Hyperlink"/>
                  <w:rFonts w:ascii="Verdana" w:hAnsi="Verdana"/>
                </w:rPr>
                <w:t>.</w:t>
              </w:r>
            </w:hyperlink>
          </w:p>
        </w:tc>
      </w:tr>
      <w:tr w:rsidRPr="0043235D" w:rsidR="00603ACC" w:rsidTr="134CC6AF" w14:paraId="3D253C77" w14:textId="77777777">
        <w:trPr>
          <w:trHeight w:val="98"/>
        </w:trPr>
        <w:tc>
          <w:tcPr>
            <w:tcW w:w="292" w:type="pct"/>
            <w:vMerge w:val="restart"/>
            <w:tcBorders>
              <w:top w:val="single" w:color="auto" w:sz="4" w:space="0"/>
              <w:left w:val="single" w:color="auto" w:sz="4" w:space="0"/>
              <w:right w:val="single" w:color="auto" w:sz="4" w:space="0"/>
            </w:tcBorders>
            <w:tcMar/>
          </w:tcPr>
          <w:p w:rsidRPr="0043235D" w:rsidR="00603ACC" w:rsidP="00965C56" w:rsidRDefault="00603ACC" w14:paraId="54F312A2" w14:textId="77777777">
            <w:pPr>
              <w:spacing w:before="120" w:after="120"/>
              <w:jc w:val="center"/>
              <w:rPr>
                <w:rFonts w:ascii="Verdana" w:hAnsi="Verdana"/>
                <w:b/>
              </w:rPr>
            </w:pPr>
            <w:bookmarkStart w:name="Processing_OTEC_Step8" w:id="48"/>
            <w:r w:rsidRPr="0043235D">
              <w:rPr>
                <w:rFonts w:ascii="Verdana" w:hAnsi="Verdana"/>
                <w:b/>
              </w:rPr>
              <w:t>8</w:t>
            </w:r>
            <w:bookmarkEnd w:id="48"/>
          </w:p>
        </w:tc>
        <w:tc>
          <w:tcPr>
            <w:tcW w:w="4708" w:type="pct"/>
            <w:gridSpan w:val="4"/>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0C1EB316" w14:textId="77777777">
            <w:pPr>
              <w:spacing w:before="120" w:after="120"/>
              <w:rPr>
                <w:rFonts w:ascii="Verdana" w:hAnsi="Verdana"/>
              </w:rPr>
            </w:pPr>
            <w:r w:rsidRPr="0043235D">
              <w:rPr>
                <w:rFonts w:ascii="Verdana" w:hAnsi="Verdana"/>
                <w:noProof/>
              </w:rPr>
              <w:drawing>
                <wp:inline distT="0" distB="0" distL="0" distR="0" wp14:anchorId="664AEA31" wp14:editId="6307494B">
                  <wp:extent cx="238125" cy="209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9">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43235D">
              <w:rPr>
                <w:rFonts w:ascii="Verdana" w:hAnsi="Verdana"/>
                <w:noProof/>
                <w:color w:val="1F497D"/>
              </w:rPr>
              <w:t xml:space="preserve"> </w:t>
            </w:r>
            <w:r w:rsidRPr="0043235D">
              <w:rPr>
                <w:rFonts w:ascii="Verdana" w:hAnsi="Verdana"/>
              </w:rPr>
              <w:t xml:space="preserve">As a reminder, your entire balance is due each month by the invoice due date. Monthly premiums are due on the date listed on the invoice for that month’s premium. If your payment has </w:t>
            </w:r>
            <w:r w:rsidRPr="0043235D">
              <w:rPr>
                <w:rFonts w:ascii="Verdana" w:hAnsi="Verdana"/>
                <w:b/>
                <w:bCs/>
              </w:rPr>
              <w:t>NOT</w:t>
            </w:r>
            <w:r w:rsidRPr="0043235D">
              <w:rPr>
                <w:rFonts w:ascii="Verdana" w:hAnsi="Verdana"/>
              </w:rPr>
              <w:t xml:space="preserve"> been received and posted to your account by the </w:t>
            </w:r>
            <w:r w:rsidRPr="0043235D">
              <w:rPr>
                <w:rFonts w:ascii="Verdana" w:hAnsi="Verdana"/>
                <w:b/>
                <w:bCs/>
              </w:rPr>
              <w:t>invoice due date</w:t>
            </w:r>
            <w:r w:rsidRPr="0043235D">
              <w:rPr>
                <w:rFonts w:ascii="Verdana" w:hAnsi="Verdana"/>
              </w:rPr>
              <w:t xml:space="preserve">, you could receive the initial notice that begins the Dunning disenrollment process. We also offer self-service options for paying your premium. You can also pay online at </w:t>
            </w:r>
            <w:r w:rsidRPr="0043235D">
              <w:rPr>
                <w:rFonts w:ascii="Verdana" w:hAnsi="Verdana"/>
                <w:b/>
                <w:bCs/>
              </w:rPr>
              <w:t>AetnaMedicare.com/</w:t>
            </w:r>
            <w:proofErr w:type="spellStart"/>
            <w:r w:rsidRPr="0043235D">
              <w:rPr>
                <w:rFonts w:ascii="Verdana" w:hAnsi="Verdana"/>
                <w:b/>
                <w:bCs/>
              </w:rPr>
              <w:t>PayYourPremium</w:t>
            </w:r>
            <w:proofErr w:type="spellEnd"/>
            <w:r w:rsidRPr="0043235D">
              <w:rPr>
                <w:rFonts w:ascii="Verdana" w:hAnsi="Verdana"/>
              </w:rPr>
              <w:t xml:space="preserve"> or through our Premium Payment IVR by calling 1-833-287-0075. </w:t>
            </w:r>
          </w:p>
          <w:p w:rsidRPr="0043235D" w:rsidR="00603ACC" w:rsidP="00965C56" w:rsidRDefault="00603ACC" w14:paraId="10C90B7E" w14:textId="77777777">
            <w:pPr>
              <w:spacing w:before="120" w:after="120"/>
              <w:rPr>
                <w:rFonts w:ascii="Verdana" w:hAnsi="Verdana"/>
              </w:rPr>
            </w:pPr>
          </w:p>
          <w:p w:rsidRPr="0043235D" w:rsidR="00603ACC" w:rsidP="00965C56" w:rsidRDefault="00603ACC" w14:paraId="0BCA929B" w14:textId="77777777">
            <w:pPr>
              <w:spacing w:before="120" w:after="120"/>
              <w:rPr>
                <w:rFonts w:ascii="Verdana" w:hAnsi="Verdana"/>
              </w:rPr>
            </w:pPr>
            <w:r w:rsidRPr="0043235D">
              <w:rPr>
                <w:rFonts w:ascii="Verdana" w:hAnsi="Verdana"/>
                <w:b/>
              </w:rPr>
              <w:t xml:space="preserve">Note: </w:t>
            </w:r>
            <w:r w:rsidRPr="0043235D">
              <w:rPr>
                <w:rFonts w:ascii="Verdana" w:hAnsi="Verdana"/>
              </w:rPr>
              <w:t xml:space="preserve">For additional questions about the Dunning process, refer to </w:t>
            </w:r>
            <w:hyperlink w:history="1" w:anchor="!/view?docid=9efb103a-cdee-4055-8fe2-870f7486feb4" r:id="rId37">
              <w:r w:rsidRPr="00397FE9">
                <w:rPr>
                  <w:rStyle w:val="Hyperlink"/>
                  <w:rFonts w:ascii="Verdana" w:hAnsi="Verdana" w:eastAsiaTheme="minorHAnsi"/>
                </w:rPr>
                <w:t>Aetna Compass MED D - SilverScript - Premium Billing Dunning and Disputes Process</w:t>
              </w:r>
              <w:r w:rsidRPr="00397FE9">
                <w:rPr>
                  <w:rStyle w:val="Hyperlink"/>
                  <w:rFonts w:ascii="Verdana" w:hAnsi="Verdana"/>
                </w:rPr>
                <w:t xml:space="preserve"> (062812)</w:t>
              </w:r>
              <w:r w:rsidRPr="00397FE9">
                <w:rPr>
                  <w:rStyle w:val="Hyperlink"/>
                  <w:rFonts w:ascii="Verdana" w:hAnsi="Verdana" w:eastAsiaTheme="minorHAnsi"/>
                </w:rPr>
                <w:t>.</w:t>
              </w:r>
            </w:hyperlink>
          </w:p>
          <w:p w:rsidRPr="0043235D" w:rsidR="00603ACC" w:rsidP="00965C56" w:rsidRDefault="00603ACC" w14:paraId="7566EFC4" w14:textId="77777777">
            <w:pPr>
              <w:spacing w:before="120" w:after="120"/>
              <w:rPr>
                <w:rFonts w:ascii="Verdana" w:hAnsi="Verdana"/>
              </w:rPr>
            </w:pPr>
          </w:p>
          <w:p w:rsidRPr="0043235D" w:rsidR="00603ACC" w:rsidP="00965C56" w:rsidRDefault="00603ACC" w14:paraId="09091988" w14:textId="77777777">
            <w:pPr>
              <w:spacing w:before="120" w:after="120"/>
              <w:rPr>
                <w:rFonts w:ascii="Verdana" w:hAnsi="Verdana"/>
              </w:rPr>
            </w:pPr>
            <w:r w:rsidRPr="0043235D">
              <w:rPr>
                <w:rFonts w:ascii="Verdana" w:hAnsi="Verdana"/>
                <w:noProof/>
              </w:rPr>
              <w:drawing>
                <wp:inline distT="0" distB="0" distL="0" distR="0" wp14:anchorId="2993A6E0" wp14:editId="2075B70B">
                  <wp:extent cx="238125" cy="209550"/>
                  <wp:effectExtent l="0" t="0" r="0" b="0"/>
                  <wp:docPr id="1071086350" name="Picture 1071086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9">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43235D">
              <w:rPr>
                <w:rFonts w:ascii="Verdana" w:hAnsi="Verdana"/>
              </w:rPr>
              <w:t xml:space="preserve"> Would you like to hear more about these options? </w:t>
            </w:r>
          </w:p>
        </w:tc>
      </w:tr>
      <w:tr w:rsidRPr="0043235D" w:rsidR="00603ACC" w:rsidTr="134CC6AF" w14:paraId="489611B7" w14:textId="77777777">
        <w:trPr>
          <w:trHeight w:val="97"/>
        </w:trPr>
        <w:tc>
          <w:tcPr>
            <w:tcW w:w="292" w:type="pct"/>
            <w:vMerge/>
            <w:tcMar/>
          </w:tcPr>
          <w:p w:rsidRPr="0043235D" w:rsidR="00603ACC" w:rsidP="00965C56" w:rsidRDefault="00603ACC" w14:paraId="588D74B3" w14:textId="77777777">
            <w:pPr>
              <w:spacing w:before="120" w:after="120"/>
              <w:jc w:val="center"/>
              <w:rPr>
                <w:rFonts w:ascii="Verdana" w:hAnsi="Verdana"/>
                <w:b/>
              </w:rPr>
            </w:pPr>
          </w:p>
        </w:tc>
        <w:tc>
          <w:tcPr>
            <w:tcW w:w="1368" w:type="pct"/>
            <w:gridSpan w:val="3"/>
            <w:tcBorders>
              <w:top w:val="single" w:color="auto" w:sz="4" w:space="0"/>
              <w:left w:val="single" w:color="auto" w:sz="4" w:space="0"/>
              <w:bottom w:val="single" w:color="auto" w:sz="4" w:space="0"/>
              <w:right w:val="single" w:color="auto" w:sz="4" w:space="0"/>
            </w:tcBorders>
            <w:shd w:val="clear" w:color="auto" w:fill="D9D9D9" w:themeFill="background1" w:themeFillShade="D9"/>
            <w:tcMar/>
          </w:tcPr>
          <w:p w:rsidRPr="0043235D" w:rsidR="00603ACC" w:rsidP="00965C56" w:rsidRDefault="00603ACC" w14:paraId="45C2DE34" w14:textId="77777777">
            <w:pPr>
              <w:spacing w:before="120" w:after="120"/>
              <w:jc w:val="center"/>
              <w:rPr>
                <w:rFonts w:ascii="Verdana" w:hAnsi="Verdana"/>
                <w:noProof/>
                <w:color w:val="1F497D"/>
              </w:rPr>
            </w:pPr>
            <w:r w:rsidRPr="0043235D">
              <w:rPr>
                <w:rFonts w:ascii="Verdana" w:hAnsi="Verdana"/>
                <w:b/>
              </w:rPr>
              <w:t>If the beneficiary says…</w:t>
            </w:r>
          </w:p>
        </w:tc>
        <w:tc>
          <w:tcPr>
            <w:tcW w:w="3340" w:type="pct"/>
            <w:tcBorders>
              <w:top w:val="single" w:color="auto" w:sz="4" w:space="0"/>
              <w:left w:val="single" w:color="auto" w:sz="4" w:space="0"/>
              <w:bottom w:val="single" w:color="auto" w:sz="4" w:space="0"/>
              <w:right w:val="single" w:color="auto" w:sz="4" w:space="0"/>
            </w:tcBorders>
            <w:shd w:val="clear" w:color="auto" w:fill="D9D9D9" w:themeFill="background1" w:themeFillShade="D9"/>
            <w:tcMar/>
          </w:tcPr>
          <w:p w:rsidRPr="0043235D" w:rsidR="00603ACC" w:rsidP="00965C56" w:rsidRDefault="00603ACC" w14:paraId="5FD34F4C" w14:textId="77777777">
            <w:pPr>
              <w:spacing w:before="120" w:after="120"/>
              <w:jc w:val="center"/>
              <w:rPr>
                <w:rFonts w:ascii="Verdana" w:hAnsi="Verdana"/>
                <w:noProof/>
                <w:color w:val="1F497D"/>
              </w:rPr>
            </w:pPr>
            <w:r w:rsidRPr="0043235D">
              <w:rPr>
                <w:rFonts w:ascii="Verdana" w:hAnsi="Verdana"/>
                <w:b/>
              </w:rPr>
              <w:t>Then…</w:t>
            </w:r>
          </w:p>
        </w:tc>
      </w:tr>
      <w:tr w:rsidRPr="0043235D" w:rsidR="00603ACC" w:rsidTr="134CC6AF" w14:paraId="1D91380F" w14:textId="77777777">
        <w:trPr>
          <w:trHeight w:val="97"/>
        </w:trPr>
        <w:tc>
          <w:tcPr>
            <w:tcW w:w="292" w:type="pct"/>
            <w:vMerge/>
            <w:tcMar/>
          </w:tcPr>
          <w:p w:rsidRPr="0043235D" w:rsidR="00603ACC" w:rsidP="00965C56" w:rsidRDefault="00603ACC" w14:paraId="40328407" w14:textId="77777777">
            <w:pPr>
              <w:spacing w:before="120" w:after="120"/>
              <w:jc w:val="center"/>
              <w:rPr>
                <w:rFonts w:ascii="Verdana" w:hAnsi="Verdana"/>
                <w:b/>
              </w:rPr>
            </w:pPr>
          </w:p>
        </w:tc>
        <w:tc>
          <w:tcPr>
            <w:tcW w:w="1368" w:type="pct"/>
            <w:gridSpan w:val="3"/>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6CFFE59E" w14:textId="77777777">
            <w:pPr>
              <w:spacing w:before="120" w:after="120"/>
              <w:rPr>
                <w:rFonts w:ascii="Verdana" w:hAnsi="Verdana"/>
                <w:noProof/>
                <w:color w:val="1F497D"/>
              </w:rPr>
            </w:pPr>
            <w:proofErr w:type="gramStart"/>
            <w:r w:rsidRPr="0043235D">
              <w:rPr>
                <w:rFonts w:ascii="Verdana" w:hAnsi="Verdana"/>
              </w:rPr>
              <w:t>Yes</w:t>
            </w:r>
            <w:proofErr w:type="gramEnd"/>
            <w:r w:rsidRPr="0043235D">
              <w:rPr>
                <w:rFonts w:ascii="Verdana" w:hAnsi="Verdana"/>
              </w:rPr>
              <w:t xml:space="preserve"> to online payment option (Not available for EGWP.)</w:t>
            </w:r>
          </w:p>
        </w:tc>
        <w:tc>
          <w:tcPr>
            <w:tcW w:w="3340" w:type="pct"/>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3018DFE0" w14:textId="77777777">
            <w:pPr>
              <w:spacing w:before="120" w:after="120"/>
              <w:rPr>
                <w:rFonts w:ascii="Verdana" w:hAnsi="Verdana"/>
              </w:rPr>
            </w:pPr>
            <w:r w:rsidRPr="0043235D">
              <w:rPr>
                <w:rFonts w:ascii="Verdana" w:hAnsi="Verdana"/>
              </w:rPr>
              <w:t xml:space="preserve">Refer to </w:t>
            </w:r>
            <w:hyperlink w:history="1" w:anchor="!/view?docid=b7eefffa-cbab-443b-9ea9-ebaece70494e" r:id="rId38">
              <w:r w:rsidRPr="00397FE9">
                <w:rPr>
                  <w:rStyle w:val="Hyperlink"/>
                  <w:rFonts w:ascii="Verdana" w:hAnsi="Verdana" w:eastAsiaTheme="minorHAnsi"/>
                </w:rPr>
                <w:t>Aetna Compass MED D - SilverScript - Premium Billing Online Payment Portal</w:t>
              </w:r>
              <w:r w:rsidRPr="00397FE9">
                <w:rPr>
                  <w:rStyle w:val="Hyperlink"/>
                  <w:rFonts w:ascii="Verdana" w:hAnsi="Verdana"/>
                </w:rPr>
                <w:t xml:space="preserve"> (062806).</w:t>
              </w:r>
            </w:hyperlink>
          </w:p>
          <w:p w:rsidRPr="0043235D" w:rsidR="00603ACC" w:rsidP="00965C56" w:rsidRDefault="00603ACC" w14:paraId="4551696B" w14:textId="77777777">
            <w:pPr>
              <w:spacing w:before="120" w:after="120"/>
              <w:rPr>
                <w:rFonts w:ascii="Verdana" w:hAnsi="Verdana"/>
              </w:rPr>
            </w:pPr>
          </w:p>
          <w:p w:rsidRPr="0043235D" w:rsidR="00603ACC" w:rsidP="00965C56" w:rsidRDefault="00603ACC" w14:paraId="5F460DED" w14:textId="77777777">
            <w:pPr>
              <w:spacing w:before="120" w:after="120"/>
              <w:rPr>
                <w:rFonts w:ascii="Verdana" w:hAnsi="Verdana" w:cs="TimesNewRoman"/>
              </w:rPr>
            </w:pPr>
            <w:r w:rsidRPr="0043235D">
              <w:rPr>
                <w:rFonts w:ascii="Verdana" w:hAnsi="Verdana" w:cs="TimesNewRoman"/>
                <w:b/>
                <w:bCs/>
              </w:rPr>
              <w:t xml:space="preserve">Note: </w:t>
            </w:r>
            <w:r w:rsidRPr="0043235D">
              <w:rPr>
                <w:rFonts w:ascii="Verdana" w:hAnsi="Verdana" w:cs="TimesNewRoman"/>
              </w:rPr>
              <w:t xml:space="preserve">Payments made on </w:t>
            </w:r>
            <w:r w:rsidRPr="0043235D">
              <w:rPr>
                <w:rFonts w:ascii="Verdana" w:hAnsi="Verdana" w:cs="TimesNewRoman"/>
                <w:b/>
                <w:bCs/>
              </w:rPr>
              <w:t>AetnaMedicare.com/</w:t>
            </w:r>
            <w:proofErr w:type="spellStart"/>
            <w:r w:rsidRPr="0043235D">
              <w:rPr>
                <w:rFonts w:ascii="Verdana" w:hAnsi="Verdana" w:cs="TimesNewRoman"/>
                <w:b/>
                <w:bCs/>
              </w:rPr>
              <w:t>PayYourPremium</w:t>
            </w:r>
            <w:proofErr w:type="spellEnd"/>
            <w:r w:rsidRPr="0043235D">
              <w:rPr>
                <w:rFonts w:ascii="Verdana" w:hAnsi="Verdana" w:cs="TimesNewRoman"/>
              </w:rPr>
              <w:t xml:space="preserve"> may take up to 3 days to be visible in plan systems.</w:t>
            </w:r>
          </w:p>
        </w:tc>
      </w:tr>
      <w:tr w:rsidRPr="0043235D" w:rsidR="00603ACC" w:rsidTr="134CC6AF" w14:paraId="1E2509F5" w14:textId="77777777">
        <w:trPr>
          <w:trHeight w:val="97"/>
        </w:trPr>
        <w:tc>
          <w:tcPr>
            <w:tcW w:w="292" w:type="pct"/>
            <w:vMerge/>
            <w:tcMar/>
          </w:tcPr>
          <w:p w:rsidRPr="0043235D" w:rsidR="00603ACC" w:rsidP="00965C56" w:rsidRDefault="00603ACC" w14:paraId="67204DB2" w14:textId="77777777">
            <w:pPr>
              <w:spacing w:before="120" w:after="120"/>
              <w:jc w:val="center"/>
              <w:rPr>
                <w:rFonts w:ascii="Verdana" w:hAnsi="Verdana"/>
                <w:b/>
              </w:rPr>
            </w:pPr>
          </w:p>
        </w:tc>
        <w:tc>
          <w:tcPr>
            <w:tcW w:w="1368" w:type="pct"/>
            <w:gridSpan w:val="3"/>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5D5192FC" w14:textId="77777777">
            <w:pPr>
              <w:spacing w:before="120" w:after="120"/>
              <w:rPr>
                <w:rFonts w:ascii="Verdana" w:hAnsi="Verdana"/>
                <w:noProof/>
                <w:color w:val="1F497D"/>
              </w:rPr>
            </w:pPr>
            <w:proofErr w:type="gramStart"/>
            <w:r w:rsidRPr="0043235D">
              <w:rPr>
                <w:rFonts w:ascii="Verdana" w:hAnsi="Verdana"/>
              </w:rPr>
              <w:t>Yes</w:t>
            </w:r>
            <w:proofErr w:type="gramEnd"/>
            <w:r w:rsidRPr="0043235D">
              <w:rPr>
                <w:rFonts w:ascii="Verdana" w:hAnsi="Verdana"/>
              </w:rPr>
              <w:t xml:space="preserve"> to Premium Payment IVR option (Not available for EGWP.)</w:t>
            </w:r>
          </w:p>
        </w:tc>
        <w:tc>
          <w:tcPr>
            <w:tcW w:w="3340" w:type="pct"/>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1D80A7EA" w14:textId="77777777">
            <w:pPr>
              <w:autoSpaceDE w:val="0"/>
              <w:autoSpaceDN w:val="0"/>
              <w:adjustRightInd w:val="0"/>
              <w:spacing w:before="120" w:after="120"/>
              <w:rPr>
                <w:rFonts w:ascii="Verdana" w:hAnsi="Verdana"/>
              </w:rPr>
            </w:pPr>
            <w:r w:rsidRPr="0043235D">
              <w:rPr>
                <w:rFonts w:ascii="Verdana" w:hAnsi="Verdana"/>
                <w:noProof/>
              </w:rPr>
              <w:drawing>
                <wp:inline distT="0" distB="0" distL="0" distR="0" wp14:anchorId="5EFBE867" wp14:editId="010F953B">
                  <wp:extent cx="238125" cy="209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9">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43235D">
              <w:rPr>
                <w:rFonts w:ascii="Verdana" w:hAnsi="Verdana"/>
                <w:noProof/>
                <w:color w:val="1F497D"/>
              </w:rPr>
              <w:t xml:space="preserve"> </w:t>
            </w:r>
            <w:r w:rsidRPr="0043235D">
              <w:rPr>
                <w:rFonts w:ascii="Verdana" w:hAnsi="Verdana"/>
              </w:rPr>
              <w:t xml:space="preserve">You can call the automated system at </w:t>
            </w:r>
            <w:r w:rsidRPr="0043235D">
              <w:rPr>
                <w:rFonts w:ascii="Verdana" w:hAnsi="Verdana" w:cs="Segoe UI"/>
                <w:b/>
                <w:bCs/>
              </w:rPr>
              <w:t>1-833-287-0075</w:t>
            </w:r>
            <w:r w:rsidRPr="0043235D">
              <w:rPr>
                <w:rFonts w:ascii="Verdana" w:hAnsi="Verdana" w:cs="Segoe UI"/>
                <w:color w:val="0000FF"/>
              </w:rPr>
              <w:t xml:space="preserve"> </w:t>
            </w:r>
            <w:r w:rsidRPr="0043235D">
              <w:rPr>
                <w:rFonts w:ascii="Verdana" w:hAnsi="Verdana"/>
              </w:rPr>
              <w:t>to make a One Time Credit Card/Debit Card payment. This option is available 24 hours a day. Please note that payments made on the IVR may take up to 3 days to be visible in plan systems.</w:t>
            </w:r>
          </w:p>
          <w:p w:rsidRPr="0043235D" w:rsidR="00603ACC" w:rsidP="00965C56" w:rsidRDefault="00603ACC" w14:paraId="6BB671BB" w14:textId="77777777">
            <w:pPr>
              <w:autoSpaceDE w:val="0"/>
              <w:autoSpaceDN w:val="0"/>
              <w:adjustRightInd w:val="0"/>
              <w:spacing w:before="120" w:after="120"/>
              <w:rPr>
                <w:rFonts w:ascii="Verdana" w:hAnsi="Verdana"/>
              </w:rPr>
            </w:pPr>
          </w:p>
          <w:p w:rsidRPr="0043235D" w:rsidR="00603ACC" w:rsidP="00965C56" w:rsidRDefault="00603ACC" w14:paraId="5135F5D7" w14:textId="77777777">
            <w:pPr>
              <w:autoSpaceDE w:val="0"/>
              <w:autoSpaceDN w:val="0"/>
              <w:adjustRightInd w:val="0"/>
              <w:spacing w:before="120" w:after="120"/>
              <w:rPr>
                <w:rFonts w:ascii="Verdana" w:hAnsi="Verdana"/>
              </w:rPr>
            </w:pPr>
            <w:r w:rsidRPr="0043235D">
              <w:rPr>
                <w:rFonts w:ascii="Verdana" w:hAnsi="Verdana"/>
              </w:rPr>
              <w:t xml:space="preserve">Refer to </w:t>
            </w:r>
            <w:hyperlink w:history="1" w:anchor="!/view?docid=03062919-e9f9-4882-a270-29020b3d3a7c" r:id="rId39">
              <w:r w:rsidRPr="00397FE9">
                <w:rPr>
                  <w:rStyle w:val="Hyperlink"/>
                  <w:rFonts w:ascii="Verdana" w:hAnsi="Verdana" w:eastAsiaTheme="minorHAnsi"/>
                </w:rPr>
                <w:t>Aetna Compass MED D - SilverScript - Premium Billing Payment IVR</w:t>
              </w:r>
              <w:r w:rsidRPr="00397FE9">
                <w:rPr>
                  <w:rStyle w:val="Hyperlink"/>
                  <w:rFonts w:ascii="Verdana" w:hAnsi="Verdana"/>
                </w:rPr>
                <w:t xml:space="preserve"> (062850).</w:t>
              </w:r>
            </w:hyperlink>
          </w:p>
        </w:tc>
      </w:tr>
      <w:tr w:rsidRPr="0043235D" w:rsidR="00603ACC" w:rsidTr="134CC6AF" w14:paraId="13132FFE" w14:textId="77777777">
        <w:trPr>
          <w:trHeight w:val="97"/>
        </w:trPr>
        <w:tc>
          <w:tcPr>
            <w:tcW w:w="292" w:type="pct"/>
            <w:vMerge/>
            <w:tcMar/>
          </w:tcPr>
          <w:p w:rsidRPr="0043235D" w:rsidR="00603ACC" w:rsidP="00965C56" w:rsidRDefault="00603ACC" w14:paraId="0DFBAF1C" w14:textId="77777777">
            <w:pPr>
              <w:spacing w:before="120" w:after="120"/>
              <w:jc w:val="center"/>
              <w:rPr>
                <w:rFonts w:ascii="Verdana" w:hAnsi="Verdana"/>
                <w:b/>
              </w:rPr>
            </w:pPr>
          </w:p>
        </w:tc>
        <w:tc>
          <w:tcPr>
            <w:tcW w:w="1368" w:type="pct"/>
            <w:gridSpan w:val="3"/>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0B797401" w14:textId="77777777">
            <w:pPr>
              <w:spacing w:before="120" w:after="120"/>
              <w:rPr>
                <w:rFonts w:ascii="Verdana" w:hAnsi="Verdana"/>
                <w:noProof/>
                <w:color w:val="1F497D"/>
              </w:rPr>
            </w:pPr>
            <w:r w:rsidRPr="0043235D">
              <w:rPr>
                <w:rFonts w:ascii="Verdana" w:hAnsi="Verdana"/>
              </w:rPr>
              <w:t>No</w:t>
            </w:r>
          </w:p>
        </w:tc>
        <w:tc>
          <w:tcPr>
            <w:tcW w:w="3340" w:type="pct"/>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4D6411FF" w14:textId="77777777">
            <w:pPr>
              <w:spacing w:before="120" w:after="120"/>
              <w:rPr>
                <w:rFonts w:ascii="Verdana" w:hAnsi="Verdana"/>
              </w:rPr>
            </w:pPr>
            <w:r w:rsidRPr="0043235D">
              <w:rPr>
                <w:rFonts w:ascii="Verdana" w:hAnsi="Verdana"/>
              </w:rPr>
              <w:t xml:space="preserve">Proceed to </w:t>
            </w:r>
            <w:hyperlink w:history="1" w:anchor="Processing_OTEC_Step9">
              <w:r w:rsidRPr="0043235D">
                <w:rPr>
                  <w:rStyle w:val="Hyperlink"/>
                  <w:rFonts w:ascii="Verdana" w:hAnsi="Verdana"/>
                  <w:b/>
                  <w:bCs/>
                </w:rPr>
                <w:t>Step 9.</w:t>
              </w:r>
            </w:hyperlink>
          </w:p>
        </w:tc>
      </w:tr>
      <w:tr w:rsidRPr="0043235D" w:rsidR="00603ACC" w:rsidTr="134CC6AF" w14:paraId="2D1BE18C" w14:textId="77777777">
        <w:tc>
          <w:tcPr>
            <w:tcW w:w="292" w:type="pct"/>
            <w:tcBorders>
              <w:top w:val="single" w:color="auto" w:sz="4" w:space="0"/>
              <w:left w:val="single" w:color="auto" w:sz="4" w:space="0"/>
              <w:right w:val="single" w:color="auto" w:sz="4" w:space="0"/>
            </w:tcBorders>
            <w:tcMar/>
          </w:tcPr>
          <w:p w:rsidRPr="0043235D" w:rsidR="00603ACC" w:rsidP="00965C56" w:rsidRDefault="00603ACC" w14:paraId="6224DA45" w14:textId="77777777">
            <w:pPr>
              <w:spacing w:before="120" w:after="120"/>
              <w:jc w:val="center"/>
              <w:rPr>
                <w:rFonts w:ascii="Verdana" w:hAnsi="Verdana"/>
                <w:b/>
              </w:rPr>
            </w:pPr>
            <w:bookmarkStart w:name="Processing_OTEC_Step9" w:id="49"/>
            <w:r w:rsidRPr="0043235D">
              <w:rPr>
                <w:rFonts w:ascii="Verdana" w:hAnsi="Verdana"/>
                <w:b/>
              </w:rPr>
              <w:t>9</w:t>
            </w:r>
            <w:bookmarkEnd w:id="49"/>
          </w:p>
        </w:tc>
        <w:tc>
          <w:tcPr>
            <w:tcW w:w="4708" w:type="pct"/>
            <w:gridSpan w:val="4"/>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3AD66F58" w14:textId="77777777">
            <w:pPr>
              <w:spacing w:before="120" w:after="120"/>
              <w:rPr>
                <w:rFonts w:ascii="Verdana" w:hAnsi="Verdana"/>
              </w:rPr>
            </w:pPr>
            <w:r w:rsidRPr="0043235D">
              <w:rPr>
                <w:rFonts w:ascii="Verdana" w:hAnsi="Verdana" w:cs="Arial"/>
              </w:rPr>
              <w:t xml:space="preserve">Ask if there are any other questions. Address any other issues and </w:t>
            </w:r>
            <w:r w:rsidRPr="0043235D">
              <w:rPr>
                <w:rFonts w:ascii="Verdana" w:hAnsi="Verdana"/>
              </w:rPr>
              <w:t xml:space="preserve">document / close the call according to existing policies and procedures. </w:t>
            </w:r>
          </w:p>
          <w:p w:rsidRPr="0043235D" w:rsidR="00603ACC" w:rsidP="00965C56" w:rsidRDefault="00603ACC" w14:paraId="4F7A5A7C" w14:textId="77777777">
            <w:pPr>
              <w:spacing w:before="120" w:after="120"/>
              <w:rPr>
                <w:rFonts w:ascii="Verdana" w:hAnsi="Verdana"/>
              </w:rPr>
            </w:pPr>
          </w:p>
          <w:p w:rsidR="00603ACC" w:rsidP="00965C56" w:rsidRDefault="00603ACC" w14:paraId="23EE26E2" w14:textId="77777777">
            <w:pPr>
              <w:spacing w:before="120" w:after="120"/>
              <w:rPr>
                <w:rFonts w:ascii="Verdana" w:hAnsi="Verdana"/>
              </w:rPr>
            </w:pPr>
            <w:r w:rsidRPr="0043235D">
              <w:rPr>
                <w:rFonts w:ascii="Verdana" w:hAnsi="Verdana"/>
              </w:rPr>
              <w:t>Refer to</w:t>
            </w:r>
            <w:r>
              <w:rPr>
                <w:rFonts w:ascii="Verdana" w:hAnsi="Verdana"/>
              </w:rPr>
              <w:t xml:space="preserve"> the following as needed:</w:t>
            </w:r>
          </w:p>
          <w:p w:rsidRPr="00397FE9" w:rsidR="00603ACC" w:rsidP="00965C56" w:rsidRDefault="00603ACC" w14:paraId="02566BCB" w14:textId="77777777">
            <w:pPr>
              <w:pStyle w:val="ListParagraph"/>
              <w:numPr>
                <w:ilvl w:val="0"/>
                <w:numId w:val="20"/>
              </w:numPr>
              <w:spacing w:before="120" w:after="120"/>
              <w:rPr>
                <w:rFonts w:ascii="Verdana" w:hAnsi="Verdana" w:eastAsiaTheme="minorHAnsi"/>
              </w:rPr>
            </w:pPr>
            <w:hyperlink w:history="1" w:anchor="!/view?docid=0296717e-6df6-4184-b337-13abcd4b070b" r:id="rId40">
              <w:r w:rsidRPr="00397FE9">
                <w:rPr>
                  <w:rStyle w:val="Hyperlink"/>
                  <w:rFonts w:ascii="Verdana" w:hAnsi="Verdana" w:eastAsiaTheme="minorHAnsi"/>
                  <w:bCs/>
                </w:rPr>
                <w:t>C</w:t>
              </w:r>
              <w:r w:rsidRPr="00397FE9">
                <w:rPr>
                  <w:rStyle w:val="Hyperlink"/>
                  <w:rFonts w:ascii="Verdana" w:hAnsi="Verdana" w:eastAsiaTheme="minorHAnsi"/>
                </w:rPr>
                <w:t>ompass – Close an Interaction or Research Case (050011)</w:t>
              </w:r>
            </w:hyperlink>
          </w:p>
          <w:p w:rsidRPr="00397FE9" w:rsidR="00603ACC" w:rsidP="00965C56" w:rsidRDefault="00603ACC" w14:paraId="48720D5B" w14:textId="77777777">
            <w:pPr>
              <w:pStyle w:val="ListParagraph"/>
              <w:numPr>
                <w:ilvl w:val="0"/>
                <w:numId w:val="20"/>
              </w:numPr>
              <w:spacing w:before="120" w:after="120"/>
              <w:rPr>
                <w:rStyle w:val="Hyperlink"/>
                <w:rFonts w:ascii="Verdana" w:hAnsi="Verdana" w:cs="Arial"/>
              </w:rPr>
            </w:pPr>
            <w:r>
              <w:rPr>
                <w:rFonts w:ascii="Verdana" w:hAnsi="Verdana" w:eastAsiaTheme="minorHAnsi"/>
              </w:rPr>
              <w:fldChar w:fldCharType="begin"/>
            </w:r>
            <w:r>
              <w:rPr>
                <w:rFonts w:ascii="Verdana" w:hAnsi="Verdana" w:eastAsiaTheme="minorHAnsi"/>
              </w:rPr>
              <w:instrText>HYPERLINK "https://thesource.cvshealth.com/nuxeo/thesource/" \l "!/view?docid=433711aa-8fa6-447c-872b-bd69cd6cd7c0"</w:instrText>
            </w:r>
            <w:r>
              <w:rPr>
                <w:rFonts w:ascii="Verdana" w:hAnsi="Verdana" w:eastAsiaTheme="minorHAnsi"/>
              </w:rPr>
            </w:r>
            <w:r>
              <w:rPr>
                <w:rFonts w:ascii="Verdana" w:hAnsi="Verdana" w:eastAsiaTheme="minorHAnsi"/>
              </w:rPr>
              <w:fldChar w:fldCharType="separate"/>
            </w:r>
            <w:r w:rsidRPr="00397FE9">
              <w:rPr>
                <w:rStyle w:val="Hyperlink"/>
                <w:rFonts w:ascii="Verdana" w:hAnsi="Verdana" w:eastAsiaTheme="minorHAnsi"/>
              </w:rPr>
              <w:t xml:space="preserve">Compass </w:t>
            </w:r>
            <w:r w:rsidRPr="00397FE9">
              <w:rPr>
                <w:rStyle w:val="Hyperlink"/>
                <w:rFonts w:ascii="Verdana" w:hAnsi="Verdana" w:eastAsiaTheme="minorHAnsi"/>
                <w:bCs/>
              </w:rPr>
              <w:t>MED D - Call Documentation Job Aid</w:t>
            </w:r>
            <w:r w:rsidRPr="00397FE9">
              <w:rPr>
                <w:rStyle w:val="Hyperlink"/>
                <w:rFonts w:ascii="Verdana" w:hAnsi="Verdana"/>
              </w:rPr>
              <w:t xml:space="preserve"> (061758)</w:t>
            </w:r>
          </w:p>
          <w:p w:rsidRPr="00397FE9" w:rsidR="00603ACC" w:rsidP="00965C56" w:rsidRDefault="00603ACC" w14:paraId="5A774842" w14:textId="77777777">
            <w:pPr>
              <w:pStyle w:val="ListParagraph"/>
              <w:numPr>
                <w:ilvl w:val="0"/>
                <w:numId w:val="20"/>
              </w:numPr>
              <w:spacing w:before="120" w:after="120"/>
              <w:rPr>
                <w:rFonts w:ascii="Verdana" w:hAnsi="Verdana" w:cs="Arial"/>
              </w:rPr>
            </w:pPr>
            <w:r>
              <w:rPr>
                <w:rFonts w:ascii="Verdana" w:hAnsi="Verdana" w:eastAsiaTheme="minorHAnsi"/>
              </w:rPr>
              <w:fldChar w:fldCharType="end"/>
            </w:r>
            <w:hyperlink w:anchor="documentation">
              <w:r w:rsidRPr="00397FE9">
                <w:rPr>
                  <w:rStyle w:val="Hyperlink"/>
                  <w:rFonts w:ascii="Verdana" w:hAnsi="Verdana" w:eastAsia="Calibri" w:cs="Tahoma"/>
                </w:rPr>
                <w:t>Premium Billing Call Documentation Requirements</w:t>
              </w:r>
            </w:hyperlink>
            <w:r>
              <w:rPr>
                <w:rFonts w:ascii="Verdana" w:hAnsi="Verdana"/>
              </w:rPr>
              <w:t xml:space="preserve"> section</w:t>
            </w:r>
          </w:p>
        </w:tc>
      </w:tr>
    </w:tbl>
    <w:p w:rsidRPr="0043235D" w:rsidR="00603ACC" w:rsidP="00603ACC" w:rsidRDefault="00603ACC" w14:paraId="21A87BF9" w14:textId="77777777">
      <w:pPr>
        <w:spacing w:before="120" w:after="120"/>
        <w:rPr>
          <w:rFonts w:ascii="Verdana" w:hAnsi="Verdana" w:cs="Arial"/>
          <w:bCs/>
          <w:color w:val="333333"/>
        </w:rPr>
      </w:pPr>
    </w:p>
    <w:p w:rsidRPr="0043235D" w:rsidR="00603ACC" w:rsidP="00603ACC" w:rsidRDefault="00603ACC" w14:paraId="57A8B734" w14:textId="77777777">
      <w:pPr>
        <w:jc w:val="right"/>
        <w:rPr>
          <w:rFonts w:ascii="Verdana" w:hAnsi="Verdana"/>
          <w:color w:val="000000"/>
        </w:rPr>
      </w:pPr>
      <w:hyperlink w:history="1" w:anchor="_top">
        <w:r w:rsidRPr="0043235D">
          <w:rPr>
            <w:rStyle w:val="Hyperlink"/>
            <w:rFonts w:ascii="Verdana" w:hAnsi="Verdana" w:eastAsiaTheme="minorHAnsi"/>
          </w:rPr>
          <w:t>Top of the Document</w:t>
        </w:r>
      </w:hyperlink>
    </w:p>
    <w:tbl>
      <w:tblPr>
        <w:tblW w:w="5000" w:type="pct"/>
        <w:tblBorders>
          <w:top w:val="single" w:color="auto" w:sz="4" w:space="0"/>
          <w:left w:val="single" w:color="auto" w:sz="4" w:space="0"/>
          <w:bottom w:val="single" w:color="auto" w:sz="4" w:space="0"/>
          <w:right w:val="single" w:color="auto" w:sz="4" w:space="0"/>
        </w:tblBorders>
        <w:tblCellMar>
          <w:top w:w="72" w:type="dxa"/>
          <w:left w:w="115" w:type="dxa"/>
          <w:bottom w:w="72" w:type="dxa"/>
          <w:right w:w="115" w:type="dxa"/>
        </w:tblCellMar>
        <w:tblLook w:val="01E0" w:firstRow="1" w:lastRow="1" w:firstColumn="1" w:lastColumn="1" w:noHBand="0" w:noVBand="0"/>
      </w:tblPr>
      <w:tblGrid>
        <w:gridCol w:w="12950"/>
      </w:tblGrid>
      <w:tr w:rsidRPr="0043235D" w:rsidR="00603ACC" w:rsidTr="00965C56" w14:paraId="6E62114B" w14:textId="77777777">
        <w:tc>
          <w:tcPr>
            <w:tcW w:w="5000" w:type="pct"/>
            <w:shd w:val="clear" w:color="auto" w:fill="C0C0C0"/>
          </w:tcPr>
          <w:p w:rsidRPr="00967BA9" w:rsidR="00603ACC" w:rsidP="00965C56" w:rsidRDefault="00603ACC" w14:paraId="7E89251F" w14:textId="77777777">
            <w:pPr>
              <w:pStyle w:val="Heading2"/>
              <w:spacing w:before="120" w:after="120"/>
              <w:rPr>
                <w:rFonts w:ascii="Verdana" w:hAnsi="Verdana"/>
                <w:i w:val="0"/>
                <w:iCs w:val="0"/>
              </w:rPr>
            </w:pPr>
            <w:bookmarkStart w:name="_VOID/Cancel_a_One-Time" w:id="50"/>
            <w:bookmarkStart w:name="_Void_One-Time_Payment" w:id="51"/>
            <w:bookmarkStart w:name="_Void_One-Time_Credit" w:id="52"/>
            <w:bookmarkStart w:name="_Void_One-Time_E-Check" w:id="53"/>
            <w:bookmarkStart w:name="_Toc426621949" w:id="54"/>
            <w:bookmarkStart w:name="_Toc442967584" w:id="55"/>
            <w:bookmarkStart w:name="_Toc199918248" w:id="56"/>
            <w:bookmarkEnd w:id="50"/>
            <w:bookmarkEnd w:id="51"/>
            <w:bookmarkEnd w:id="52"/>
            <w:bookmarkEnd w:id="53"/>
            <w:r w:rsidRPr="00967BA9">
              <w:rPr>
                <w:rFonts w:ascii="Verdana" w:hAnsi="Verdana"/>
                <w:i w:val="0"/>
                <w:iCs w:val="0"/>
              </w:rPr>
              <w:t>Void One-Time E-Check Premium Payment</w:t>
            </w:r>
            <w:bookmarkEnd w:id="54"/>
            <w:bookmarkEnd w:id="55"/>
            <w:bookmarkEnd w:id="56"/>
            <w:r w:rsidRPr="00967BA9">
              <w:rPr>
                <w:rFonts w:ascii="Verdana" w:hAnsi="Verdana"/>
                <w:i w:val="0"/>
                <w:iCs w:val="0"/>
              </w:rPr>
              <w:t xml:space="preserve"> </w:t>
            </w:r>
          </w:p>
        </w:tc>
      </w:tr>
    </w:tbl>
    <w:p w:rsidRPr="0043235D" w:rsidR="00603ACC" w:rsidP="00603ACC" w:rsidRDefault="00603ACC" w14:paraId="433E4DFA" w14:textId="77777777">
      <w:pPr>
        <w:spacing w:before="120" w:after="120"/>
        <w:rPr>
          <w:rFonts w:ascii="Verdana" w:hAnsi="Verdana"/>
          <w:b/>
        </w:rPr>
      </w:pPr>
    </w:p>
    <w:p w:rsidRPr="0043235D" w:rsidR="00603ACC" w:rsidP="00603ACC" w:rsidRDefault="00603ACC" w14:paraId="484240AB" w14:textId="77777777">
      <w:pPr>
        <w:spacing w:before="120" w:after="120"/>
        <w:rPr>
          <w:rFonts w:ascii="Verdana" w:hAnsi="Verdana"/>
        </w:rPr>
      </w:pPr>
      <w:r w:rsidRPr="0043235D">
        <w:rPr>
          <w:rFonts w:ascii="Verdana" w:hAnsi="Verdana"/>
          <w:b/>
        </w:rPr>
        <w:t>MED D CARE CCRs &amp; PREMIUM BILLING SPECIALIZED CARE TEAMs</w:t>
      </w:r>
      <w:r w:rsidRPr="0043235D">
        <w:rPr>
          <w:rFonts w:ascii="Verdana" w:hAnsi="Verdana"/>
        </w:rPr>
        <w:t xml:space="preserve"> are </w:t>
      </w:r>
      <w:r w:rsidRPr="0043235D">
        <w:rPr>
          <w:rFonts w:ascii="Verdana" w:hAnsi="Verdana"/>
          <w:b/>
        </w:rPr>
        <w:t>NOT</w:t>
      </w:r>
      <w:r w:rsidRPr="0043235D">
        <w:rPr>
          <w:rFonts w:ascii="Verdana" w:hAnsi="Verdana"/>
        </w:rPr>
        <w:t xml:space="preserve"> able to void a One-Time E-Check premium payment. </w:t>
      </w:r>
    </w:p>
    <w:p w:rsidRPr="0043235D" w:rsidR="00603ACC" w:rsidP="00603ACC" w:rsidRDefault="00603ACC" w14:paraId="30B7B996" w14:textId="77777777">
      <w:pPr>
        <w:spacing w:before="120" w:after="120"/>
        <w:rPr>
          <w:rFonts w:ascii="Verdana" w:hAnsi="Verdana"/>
        </w:rPr>
      </w:pPr>
    </w:p>
    <w:p w:rsidRPr="0043235D" w:rsidR="00603ACC" w:rsidP="00603ACC" w:rsidRDefault="00603ACC" w14:paraId="135784B0" w14:textId="77777777">
      <w:pPr>
        <w:spacing w:before="120" w:after="120"/>
        <w:rPr>
          <w:rFonts w:ascii="Verdana" w:hAnsi="Verdana"/>
        </w:rPr>
      </w:pPr>
      <w:r w:rsidRPr="0043235D">
        <w:rPr>
          <w:rFonts w:ascii="Verdana" w:hAnsi="Verdana"/>
        </w:rPr>
        <w:t>Contact a Senior or a Supervisor to Void a One-Time E-Check premium payment (same day).</w:t>
      </w:r>
    </w:p>
    <w:p w:rsidRPr="0043235D" w:rsidR="00603ACC" w:rsidP="00603ACC" w:rsidRDefault="00603ACC" w14:paraId="1F8A1B92" w14:textId="77777777">
      <w:pPr>
        <w:pStyle w:val="ListParagraph"/>
        <w:numPr>
          <w:ilvl w:val="0"/>
          <w:numId w:val="20"/>
        </w:numPr>
        <w:spacing w:before="120" w:after="120"/>
        <w:contextualSpacing w:val="0"/>
        <w:rPr>
          <w:rFonts w:ascii="Verdana" w:hAnsi="Verdana"/>
          <w:bCs/>
          <w:color w:val="000000"/>
        </w:rPr>
      </w:pPr>
      <w:r w:rsidRPr="0043235D">
        <w:rPr>
          <w:rFonts w:ascii="Verdana" w:hAnsi="Verdana"/>
          <w:bCs/>
          <w:color w:val="000000"/>
        </w:rPr>
        <w:t>Supervisors/Seniors must immediately submit a Premium Billing Escalation form for resolution before end of day</w:t>
      </w:r>
      <w:proofErr w:type="gramStart"/>
      <w:r w:rsidRPr="0043235D">
        <w:rPr>
          <w:rFonts w:ascii="Verdana" w:hAnsi="Verdana"/>
          <w:bCs/>
          <w:color w:val="000000"/>
        </w:rPr>
        <w:t xml:space="preserve"> The</w:t>
      </w:r>
      <w:proofErr w:type="gramEnd"/>
      <w:r w:rsidRPr="0043235D">
        <w:rPr>
          <w:rFonts w:ascii="Verdana" w:hAnsi="Verdana"/>
          <w:bCs/>
          <w:color w:val="000000"/>
        </w:rPr>
        <w:t xml:space="preserve"> issue will be reviewed to determine if the payment can be cancelled/not processed. </w:t>
      </w:r>
    </w:p>
    <w:p w:rsidRPr="0043235D" w:rsidR="00603ACC" w:rsidP="00603ACC" w:rsidRDefault="00603ACC" w14:paraId="10507C65" w14:textId="77777777">
      <w:pPr>
        <w:pStyle w:val="ListParagraph"/>
        <w:numPr>
          <w:ilvl w:val="0"/>
          <w:numId w:val="20"/>
        </w:numPr>
        <w:spacing w:before="120" w:after="120"/>
        <w:contextualSpacing w:val="0"/>
        <w:rPr>
          <w:rFonts w:ascii="Verdana" w:hAnsi="Verdana"/>
          <w:bCs/>
          <w:color w:val="000000"/>
        </w:rPr>
      </w:pPr>
      <w:r w:rsidRPr="0043235D">
        <w:rPr>
          <w:rFonts w:ascii="Verdana" w:hAnsi="Verdana"/>
          <w:bCs/>
          <w:color w:val="000000"/>
        </w:rPr>
        <w:t xml:space="preserve">Refer to </w:t>
      </w:r>
      <w:hyperlink w:history="1" w:anchor="!/view?docid=fa433dcf-220c-419e-a63a-9b0800b5fe8d" r:id="rId41">
        <w:r w:rsidRPr="008470DD">
          <w:rPr>
            <w:rStyle w:val="Hyperlink"/>
            <w:rFonts w:ascii="Verdana" w:hAnsi="Verdana" w:eastAsiaTheme="minorHAnsi"/>
            <w:bCs/>
          </w:rPr>
          <w:t>Aetna Med D – SilverScript - Premium Billing Escalation Form Work Instruction - Senior Reps and Sup</w:t>
        </w:r>
        <w:r w:rsidRPr="008470DD">
          <w:rPr>
            <w:rStyle w:val="Hyperlink"/>
            <w:rFonts w:ascii="Verdana" w:hAnsi="Verdana"/>
          </w:rPr>
          <w:t>ervisors Only (098207)</w:t>
        </w:r>
      </w:hyperlink>
    </w:p>
    <w:p w:rsidRPr="0043235D" w:rsidR="00603ACC" w:rsidP="00603ACC" w:rsidRDefault="00603ACC" w14:paraId="7AC0E5AF" w14:textId="77777777">
      <w:pPr>
        <w:pStyle w:val="ListParagraph"/>
        <w:numPr>
          <w:ilvl w:val="1"/>
          <w:numId w:val="20"/>
        </w:numPr>
        <w:spacing w:before="120" w:after="120"/>
        <w:contextualSpacing w:val="0"/>
        <w:rPr>
          <w:rFonts w:ascii="Verdana" w:hAnsi="Verdana"/>
          <w:bCs/>
          <w:color w:val="000000"/>
        </w:rPr>
      </w:pPr>
      <w:r w:rsidRPr="0043235D">
        <w:rPr>
          <w:rFonts w:ascii="Verdana" w:hAnsi="Verdana"/>
          <w:bCs/>
          <w:color w:val="000000"/>
        </w:rPr>
        <w:t>This link will not function if you do not have the correct access.</w:t>
      </w:r>
    </w:p>
    <w:p w:rsidRPr="0043235D" w:rsidR="00603ACC" w:rsidP="00603ACC" w:rsidRDefault="00603ACC" w14:paraId="55387737" w14:textId="77777777">
      <w:pPr>
        <w:spacing w:before="120" w:after="120"/>
        <w:rPr>
          <w:rFonts w:ascii="Verdana" w:hAnsi="Verdana"/>
          <w:bCs/>
          <w:color w:val="000000"/>
        </w:rPr>
      </w:pPr>
    </w:p>
    <w:p w:rsidRPr="0043235D" w:rsidR="00603ACC" w:rsidP="00603ACC" w:rsidRDefault="00603ACC" w14:paraId="72425092" w14:textId="77777777">
      <w:pPr>
        <w:spacing w:before="120" w:after="120"/>
        <w:rPr>
          <w:rFonts w:ascii="Verdana" w:hAnsi="Verdana"/>
          <w:bCs/>
          <w:color w:val="000000"/>
        </w:rPr>
      </w:pPr>
      <w:r w:rsidRPr="0043235D">
        <w:rPr>
          <w:rFonts w:ascii="Verdana" w:hAnsi="Verdana"/>
          <w:bCs/>
          <w:color w:val="000000"/>
        </w:rPr>
        <w:t>The CCR should provide the following information when contacting the Senior Team:</w:t>
      </w:r>
    </w:p>
    <w:p w:rsidRPr="0043235D" w:rsidR="00603ACC" w:rsidP="00603ACC" w:rsidRDefault="00603ACC" w14:paraId="7519D7D6" w14:textId="77777777">
      <w:pPr>
        <w:pStyle w:val="ListParagraph"/>
        <w:numPr>
          <w:ilvl w:val="0"/>
          <w:numId w:val="20"/>
        </w:numPr>
        <w:spacing w:before="120" w:after="120"/>
        <w:contextualSpacing w:val="0"/>
        <w:rPr>
          <w:rFonts w:ascii="Verdana" w:hAnsi="Verdana"/>
          <w:bCs/>
          <w:color w:val="000000"/>
        </w:rPr>
      </w:pPr>
      <w:r w:rsidRPr="0043235D">
        <w:rPr>
          <w:rFonts w:ascii="Verdana" w:hAnsi="Verdana"/>
          <w:bCs/>
          <w:color w:val="000000"/>
        </w:rPr>
        <w:t>Reason for the call.</w:t>
      </w:r>
    </w:p>
    <w:p w:rsidRPr="0043235D" w:rsidR="00603ACC" w:rsidP="00603ACC" w:rsidRDefault="00603ACC" w14:paraId="7B7A3509" w14:textId="77777777">
      <w:pPr>
        <w:pStyle w:val="ListParagraph"/>
        <w:numPr>
          <w:ilvl w:val="0"/>
          <w:numId w:val="20"/>
        </w:numPr>
        <w:spacing w:before="120" w:after="120"/>
        <w:contextualSpacing w:val="0"/>
        <w:rPr>
          <w:rFonts w:ascii="Verdana" w:hAnsi="Verdana"/>
          <w:bCs/>
          <w:color w:val="000000"/>
        </w:rPr>
      </w:pPr>
      <w:r w:rsidRPr="0043235D">
        <w:rPr>
          <w:rFonts w:ascii="Verdana" w:hAnsi="Verdana"/>
          <w:bCs/>
          <w:color w:val="000000"/>
        </w:rPr>
        <w:t>Who is on the line (</w:t>
      </w:r>
      <w:r w:rsidRPr="0043235D">
        <w:rPr>
          <w:rFonts w:ascii="Verdana" w:hAnsi="Verdana"/>
          <w:b/>
          <w:color w:val="000000"/>
        </w:rPr>
        <w:t xml:space="preserve">Example: </w:t>
      </w:r>
      <w:r w:rsidRPr="0043235D">
        <w:rPr>
          <w:rFonts w:ascii="Verdana" w:hAnsi="Verdana"/>
          <w:bCs/>
          <w:color w:val="000000"/>
        </w:rPr>
        <w:t>Beneficiary or 3rd Party)?</w:t>
      </w:r>
    </w:p>
    <w:p w:rsidRPr="0043235D" w:rsidR="00603ACC" w:rsidP="00603ACC" w:rsidRDefault="00603ACC" w14:paraId="1A5183B2" w14:textId="77777777">
      <w:pPr>
        <w:pStyle w:val="ListParagraph"/>
        <w:numPr>
          <w:ilvl w:val="0"/>
          <w:numId w:val="20"/>
        </w:numPr>
        <w:spacing w:before="120" w:after="120"/>
        <w:contextualSpacing w:val="0"/>
        <w:rPr>
          <w:rFonts w:ascii="Verdana" w:hAnsi="Verdana"/>
          <w:bCs/>
          <w:color w:val="000000"/>
        </w:rPr>
      </w:pPr>
      <w:r w:rsidRPr="0043235D">
        <w:rPr>
          <w:rFonts w:ascii="Verdana" w:hAnsi="Verdana"/>
          <w:bCs/>
          <w:color w:val="000000"/>
        </w:rPr>
        <w:t>If the call has been fully authenticated.</w:t>
      </w:r>
    </w:p>
    <w:p w:rsidRPr="0043235D" w:rsidR="00603ACC" w:rsidP="00603ACC" w:rsidRDefault="00603ACC" w14:paraId="44360D05" w14:textId="77777777">
      <w:pPr>
        <w:spacing w:before="120" w:after="120"/>
        <w:ind w:left="720"/>
        <w:rPr>
          <w:rFonts w:ascii="Verdana" w:hAnsi="Verdana"/>
          <w:bCs/>
          <w:color w:val="000000"/>
        </w:rPr>
      </w:pPr>
    </w:p>
    <w:p w:rsidRPr="0043235D" w:rsidR="00603ACC" w:rsidP="00603ACC" w:rsidRDefault="00603ACC" w14:paraId="689E4BFC" w14:textId="77777777">
      <w:pPr>
        <w:spacing w:before="120" w:after="120"/>
        <w:rPr>
          <w:rFonts w:ascii="Verdana" w:hAnsi="Verdana"/>
          <w:b/>
          <w:bCs/>
          <w:color w:val="000000"/>
        </w:rPr>
      </w:pPr>
      <w:r w:rsidRPr="0043235D">
        <w:rPr>
          <w:rFonts w:ascii="Verdana" w:hAnsi="Verdana"/>
          <w:b/>
          <w:bCs/>
          <w:color w:val="000000"/>
        </w:rPr>
        <w:t xml:space="preserve">Notes: </w:t>
      </w:r>
    </w:p>
    <w:p w:rsidRPr="0043235D" w:rsidR="00603ACC" w:rsidP="00603ACC" w:rsidRDefault="00603ACC" w14:paraId="1BD5F437" w14:textId="77777777">
      <w:pPr>
        <w:pStyle w:val="ListParagraph"/>
        <w:numPr>
          <w:ilvl w:val="0"/>
          <w:numId w:val="20"/>
        </w:numPr>
        <w:spacing w:before="120" w:after="120"/>
        <w:contextualSpacing w:val="0"/>
        <w:rPr>
          <w:rFonts w:ascii="Verdana" w:hAnsi="Verdana"/>
          <w:bCs/>
          <w:color w:val="000000"/>
        </w:rPr>
      </w:pPr>
      <w:r w:rsidRPr="0043235D">
        <w:rPr>
          <w:rFonts w:ascii="Verdana" w:hAnsi="Verdana"/>
          <w:bCs/>
          <w:color w:val="000000"/>
        </w:rPr>
        <w:t xml:space="preserve">When an error is made and the payment has </w:t>
      </w:r>
      <w:proofErr w:type="gramStart"/>
      <w:r w:rsidRPr="0043235D">
        <w:rPr>
          <w:rFonts w:ascii="Verdana" w:hAnsi="Verdana"/>
          <w:b/>
          <w:bCs/>
          <w:color w:val="000000"/>
        </w:rPr>
        <w:t>posted</w:t>
      </w:r>
      <w:proofErr w:type="gramEnd"/>
      <w:r w:rsidRPr="0043235D">
        <w:rPr>
          <w:rFonts w:ascii="Verdana" w:hAnsi="Verdana"/>
          <w:bCs/>
          <w:color w:val="000000"/>
        </w:rPr>
        <w:t xml:space="preserve">, the payment is no longer pending and cannot be voided. CCR should submit a Support Task for a </w:t>
      </w:r>
      <w:r w:rsidRPr="0043235D">
        <w:rPr>
          <w:rFonts w:ascii="Verdana" w:hAnsi="Verdana"/>
          <w:b/>
          <w:bCs/>
          <w:color w:val="000000"/>
        </w:rPr>
        <w:t>refund</w:t>
      </w:r>
      <w:r w:rsidRPr="0043235D">
        <w:rPr>
          <w:rFonts w:ascii="Verdana" w:hAnsi="Verdana"/>
          <w:bCs/>
          <w:color w:val="000000"/>
        </w:rPr>
        <w:t xml:space="preserve">. </w:t>
      </w:r>
    </w:p>
    <w:p w:rsidRPr="0043235D" w:rsidR="00603ACC" w:rsidP="00603ACC" w:rsidRDefault="00603ACC" w14:paraId="7A06AA82" w14:textId="77777777">
      <w:pPr>
        <w:pStyle w:val="ListParagraph"/>
        <w:numPr>
          <w:ilvl w:val="1"/>
          <w:numId w:val="20"/>
        </w:numPr>
        <w:spacing w:before="120" w:after="120"/>
        <w:contextualSpacing w:val="0"/>
        <w:rPr>
          <w:rFonts w:ascii="Verdana" w:hAnsi="Verdana"/>
          <w:bCs/>
          <w:color w:val="000000"/>
        </w:rPr>
      </w:pPr>
      <w:r w:rsidRPr="0043235D">
        <w:rPr>
          <w:rFonts w:ascii="Verdana" w:hAnsi="Verdana"/>
          <w:bCs/>
          <w:color w:val="000000"/>
        </w:rPr>
        <w:t xml:space="preserve">Refer to the </w:t>
      </w:r>
      <w:r w:rsidRPr="0043235D">
        <w:rPr>
          <w:rFonts w:ascii="Verdana" w:hAnsi="Verdana"/>
          <w:b/>
          <w:bCs/>
          <w:color w:val="000000"/>
        </w:rPr>
        <w:t>Credit Balances and Premium Refunds</w:t>
      </w:r>
      <w:r w:rsidRPr="0043235D">
        <w:rPr>
          <w:rFonts w:ascii="Verdana" w:hAnsi="Verdana"/>
          <w:bCs/>
          <w:color w:val="000000"/>
        </w:rPr>
        <w:t xml:space="preserve"> section within the </w:t>
      </w:r>
      <w:hyperlink w:history="1" w:anchor="!/view?docid=b4765dd1-d9b7-4dbe-afd6-0e4f6b509082" r:id="rId42">
        <w:r w:rsidRPr="008470DD">
          <w:rPr>
            <w:rStyle w:val="Hyperlink"/>
            <w:rFonts w:ascii="Verdana" w:hAnsi="Verdana" w:eastAsiaTheme="minorHAnsi"/>
            <w:bCs/>
          </w:rPr>
          <w:t>Aetna Compass MED D - SilverScript - Premium Billing General Information, Processes, &amp; Document Index</w:t>
        </w:r>
        <w:r w:rsidRPr="008470DD">
          <w:rPr>
            <w:rStyle w:val="Hyperlink"/>
            <w:rFonts w:ascii="Verdana" w:hAnsi="Verdana"/>
          </w:rPr>
          <w:t xml:space="preserve"> (062831)</w:t>
        </w:r>
      </w:hyperlink>
      <w:r w:rsidRPr="0043235D">
        <w:rPr>
          <w:rFonts w:ascii="Verdana" w:hAnsi="Verdana"/>
          <w:bCs/>
          <w:color w:val="000000"/>
        </w:rPr>
        <w:t xml:space="preserve"> Work Instruction.</w:t>
      </w:r>
    </w:p>
    <w:p w:rsidRPr="0043235D" w:rsidR="00603ACC" w:rsidP="00603ACC" w:rsidRDefault="00603ACC" w14:paraId="6CC836D5" w14:textId="77777777">
      <w:pPr>
        <w:pStyle w:val="ListParagraph"/>
        <w:numPr>
          <w:ilvl w:val="0"/>
          <w:numId w:val="20"/>
        </w:numPr>
        <w:spacing w:before="120" w:after="120"/>
        <w:contextualSpacing w:val="0"/>
        <w:rPr>
          <w:rFonts w:ascii="Verdana" w:hAnsi="Verdana"/>
          <w:bCs/>
          <w:color w:val="000000"/>
        </w:rPr>
      </w:pPr>
      <w:r w:rsidRPr="0043235D">
        <w:rPr>
          <w:rFonts w:ascii="Verdana" w:hAnsi="Verdana"/>
          <w:bCs/>
          <w:color w:val="000000"/>
        </w:rPr>
        <w:t xml:space="preserve">One-Time E-Check payments will display in the </w:t>
      </w:r>
      <w:r w:rsidRPr="0043235D">
        <w:rPr>
          <w:rFonts w:ascii="Verdana" w:hAnsi="Verdana"/>
          <w:color w:val="000000"/>
        </w:rPr>
        <w:t xml:space="preserve">Compass </w:t>
      </w:r>
      <w:r w:rsidRPr="0043235D">
        <w:rPr>
          <w:rFonts w:ascii="Verdana" w:hAnsi="Verdana"/>
          <w:b/>
          <w:color w:val="000000"/>
        </w:rPr>
        <w:t>Premium Billing</w:t>
      </w:r>
      <w:r w:rsidRPr="0043235D">
        <w:rPr>
          <w:rFonts w:ascii="Verdana" w:hAnsi="Verdana"/>
          <w:bCs/>
          <w:color w:val="000000"/>
        </w:rPr>
        <w:t xml:space="preserve"> tab as </w:t>
      </w:r>
      <w:r w:rsidRPr="0043235D">
        <w:rPr>
          <w:rFonts w:ascii="Verdana" w:hAnsi="Verdana"/>
          <w:b/>
          <w:bCs/>
          <w:color w:val="000000"/>
        </w:rPr>
        <w:t>one time ACH</w:t>
      </w:r>
      <w:r w:rsidRPr="0043235D">
        <w:rPr>
          <w:rFonts w:ascii="Verdana" w:hAnsi="Verdana"/>
          <w:bCs/>
          <w:color w:val="000000"/>
        </w:rPr>
        <w:t>.</w:t>
      </w:r>
    </w:p>
    <w:p w:rsidRPr="0043235D" w:rsidR="00603ACC" w:rsidP="00603ACC" w:rsidRDefault="00603ACC" w14:paraId="57EC8216" w14:textId="77777777">
      <w:pPr>
        <w:spacing w:before="120" w:after="120"/>
        <w:jc w:val="center"/>
        <w:rPr>
          <w:rFonts w:ascii="Verdana" w:hAnsi="Verdana"/>
          <w:bCs/>
          <w:color w:val="000000"/>
        </w:rPr>
      </w:pPr>
    </w:p>
    <w:p w:rsidRPr="0043235D" w:rsidR="00603ACC" w:rsidP="00603ACC" w:rsidRDefault="00603ACC" w14:paraId="274777CF" w14:textId="77777777">
      <w:pPr>
        <w:spacing w:before="120" w:after="120"/>
        <w:jc w:val="center"/>
        <w:rPr>
          <w:rFonts w:ascii="Verdana" w:hAnsi="Verdana"/>
        </w:rPr>
      </w:pPr>
      <w:r w:rsidRPr="0043235D">
        <w:rPr>
          <w:rFonts w:ascii="Verdana" w:hAnsi="Verdana"/>
          <w:noProof/>
        </w:rPr>
        <w:drawing>
          <wp:inline distT="0" distB="0" distL="0" distR="0" wp14:anchorId="4DDCBBCB" wp14:editId="281D3FE7">
            <wp:extent cx="4089644" cy="1674564"/>
            <wp:effectExtent l="19050" t="19050" r="25400" b="20955"/>
            <wp:docPr id="2125456039" name="Picture 2125456039"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56039" name="Picture 2125456039" descr="A screenshot of a document&#10;&#10;AI-generated content may be incorrect."/>
                    <pic:cNvPicPr>
                      <a:picLocks noChangeAspect="1"/>
                    </pic:cNvPicPr>
                  </pic:nvPicPr>
                  <pic:blipFill>
                    <a:blip r:embed="rId43"/>
                    <a:stretch>
                      <a:fillRect/>
                    </a:stretch>
                  </pic:blipFill>
                  <pic:spPr>
                    <a:xfrm>
                      <a:off x="0" y="0"/>
                      <a:ext cx="4105363" cy="1681000"/>
                    </a:xfrm>
                    <a:prstGeom prst="rect">
                      <a:avLst/>
                    </a:prstGeom>
                    <a:ln>
                      <a:solidFill>
                        <a:srgbClr val="000000"/>
                      </a:solidFill>
                    </a:ln>
                  </pic:spPr>
                </pic:pic>
              </a:graphicData>
            </a:graphic>
          </wp:inline>
        </w:drawing>
      </w:r>
    </w:p>
    <w:p w:rsidRPr="0043235D" w:rsidR="00603ACC" w:rsidP="00603ACC" w:rsidRDefault="00603ACC" w14:paraId="7BCC16AA" w14:textId="77777777">
      <w:pPr>
        <w:spacing w:before="120" w:after="120"/>
        <w:jc w:val="center"/>
        <w:rPr>
          <w:rFonts w:ascii="Verdana" w:hAnsi="Verdana"/>
        </w:rPr>
      </w:pPr>
    </w:p>
    <w:p w:rsidRPr="0043235D" w:rsidR="00603ACC" w:rsidP="00603ACC" w:rsidRDefault="00603ACC" w14:paraId="5F8E691F" w14:textId="77777777">
      <w:pPr>
        <w:spacing w:before="120" w:after="120"/>
        <w:rPr>
          <w:rFonts w:ascii="Verdana" w:hAnsi="Verdana"/>
        </w:rPr>
      </w:pPr>
      <w:r w:rsidRPr="0043235D">
        <w:rPr>
          <w:rFonts w:ascii="Verdana" w:hAnsi="Verdana" w:cs="Arial"/>
          <w:noProof/>
          <w:color w:val="000000"/>
        </w:rPr>
        <w:drawing>
          <wp:inline distT="0" distB="0" distL="0" distR="0" wp14:anchorId="0529481B" wp14:editId="1BBFD65A">
            <wp:extent cx="238125" cy="209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bCs/>
          <w:color w:val="000000"/>
        </w:rPr>
        <w:t xml:space="preserve">Refund requests </w:t>
      </w:r>
      <w:r w:rsidRPr="0043235D">
        <w:rPr>
          <w:rFonts w:ascii="Verdana" w:hAnsi="Verdana"/>
          <w:b/>
          <w:color w:val="000000"/>
        </w:rPr>
        <w:t>for E-check or EFT</w:t>
      </w:r>
      <w:r w:rsidRPr="0043235D">
        <w:rPr>
          <w:rFonts w:ascii="Verdana" w:hAnsi="Verdana"/>
          <w:bCs/>
          <w:color w:val="000000"/>
        </w:rPr>
        <w:t xml:space="preserve"> payments are only processed back to the bank account electronically in extenuating circumstances, pending Premium Billing review; credit may take 5-7 business days to apply to the bank account, depending on bank processes. Full </w:t>
      </w:r>
      <w:r w:rsidRPr="0043235D">
        <w:rPr>
          <w:rFonts w:ascii="Verdana" w:hAnsi="Verdana"/>
          <w:b/>
          <w:color w:val="000000"/>
        </w:rPr>
        <w:t>and</w:t>
      </w:r>
      <w:r w:rsidRPr="0043235D">
        <w:rPr>
          <w:rFonts w:ascii="Verdana" w:hAnsi="Verdana"/>
          <w:bCs/>
          <w:color w:val="000000"/>
        </w:rPr>
        <w:t xml:space="preserve"> Partial refunds of E-check/EFT payments will be processed by </w:t>
      </w:r>
      <w:r w:rsidRPr="0043235D">
        <w:rPr>
          <w:rFonts w:ascii="Verdana" w:hAnsi="Verdana"/>
          <w:b/>
          <w:color w:val="000000"/>
        </w:rPr>
        <w:t>manual check</w:t>
      </w:r>
      <w:r w:rsidRPr="0043235D">
        <w:rPr>
          <w:rFonts w:ascii="Verdana" w:hAnsi="Verdana"/>
          <w:bCs/>
          <w:color w:val="000000"/>
        </w:rPr>
        <w:t xml:space="preserve"> refund with 21 business day TAT, following the required 5 business day holding period to confirm no returned item.</w:t>
      </w:r>
    </w:p>
    <w:p w:rsidRPr="0043235D" w:rsidR="00603ACC" w:rsidP="00603ACC" w:rsidRDefault="00603ACC" w14:paraId="7563C3B8" w14:textId="77777777">
      <w:pPr>
        <w:spacing w:before="120" w:after="120"/>
        <w:rPr>
          <w:rFonts w:ascii="Verdana" w:hAnsi="Verdana"/>
          <w:bCs/>
          <w:color w:val="000000"/>
        </w:rPr>
      </w:pPr>
    </w:p>
    <w:bookmarkStart w:name="_Processing_an_Automatic" w:id="57"/>
    <w:bookmarkEnd w:id="57"/>
    <w:p w:rsidRPr="0043235D" w:rsidR="00603ACC" w:rsidP="00603ACC" w:rsidRDefault="00603ACC" w14:paraId="0F58548C" w14:textId="77777777">
      <w:pPr>
        <w:jc w:val="right"/>
        <w:rPr>
          <w:rFonts w:ascii="Verdana" w:hAnsi="Verdana"/>
          <w:color w:val="000000"/>
        </w:rPr>
      </w:pPr>
      <w:r w:rsidRPr="0043235D">
        <w:rPr>
          <w:rFonts w:ascii="Verdana" w:hAnsi="Verdana"/>
          <w:color w:val="000000"/>
        </w:rPr>
        <w:fldChar w:fldCharType="begin"/>
      </w:r>
      <w:r w:rsidRPr="0043235D">
        <w:rPr>
          <w:rFonts w:ascii="Verdana" w:hAnsi="Verdana"/>
          <w:color w:val="000000"/>
        </w:rPr>
        <w:instrText>HYPERLINK  \l "_top"</w:instrText>
      </w:r>
      <w:r w:rsidRPr="0043235D">
        <w:rPr>
          <w:rFonts w:ascii="Verdana" w:hAnsi="Verdana"/>
          <w:color w:val="000000"/>
        </w:rPr>
      </w:r>
      <w:r w:rsidRPr="0043235D">
        <w:rPr>
          <w:rFonts w:ascii="Verdana" w:hAnsi="Verdana"/>
          <w:color w:val="000000"/>
        </w:rPr>
        <w:fldChar w:fldCharType="separate"/>
      </w:r>
      <w:r w:rsidRPr="0043235D">
        <w:rPr>
          <w:rStyle w:val="Hyperlink"/>
          <w:rFonts w:ascii="Verdana" w:hAnsi="Verdana" w:eastAsiaTheme="minorHAnsi"/>
        </w:rPr>
        <w:t>Top of the Document</w:t>
      </w:r>
      <w:r w:rsidRPr="0043235D">
        <w:rPr>
          <w:rFonts w:ascii="Verdana" w:hAnsi="Verdana"/>
          <w:color w:val="000000"/>
        </w:rPr>
        <w:fldChar w:fldCharType="end"/>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72" w:type="dxa"/>
          <w:right w:w="115" w:type="dxa"/>
        </w:tblCellMar>
        <w:tblLook w:val="01E0" w:firstRow="1" w:lastRow="1" w:firstColumn="1" w:lastColumn="1" w:noHBand="0" w:noVBand="0"/>
      </w:tblPr>
      <w:tblGrid>
        <w:gridCol w:w="12950"/>
      </w:tblGrid>
      <w:tr w:rsidRPr="0043235D" w:rsidR="00603ACC" w:rsidTr="00965C56" w14:paraId="628DF5AC" w14:textId="77777777">
        <w:tc>
          <w:tcPr>
            <w:tcW w:w="5000" w:type="pct"/>
            <w:shd w:val="clear" w:color="auto" w:fill="C0C0C0"/>
          </w:tcPr>
          <w:p w:rsidRPr="00967BA9" w:rsidR="00603ACC" w:rsidP="00965C56" w:rsidRDefault="00603ACC" w14:paraId="4AB02526" w14:textId="77777777">
            <w:pPr>
              <w:pStyle w:val="Heading2"/>
              <w:spacing w:before="120" w:after="120"/>
              <w:rPr>
                <w:rFonts w:ascii="Verdana" w:hAnsi="Verdana"/>
                <w:i w:val="0"/>
                <w:iCs w:val="0"/>
              </w:rPr>
            </w:pPr>
            <w:bookmarkStart w:name="_Processing_an_Automatic_1" w:id="58"/>
            <w:bookmarkStart w:name="_Toc199918249" w:id="59"/>
            <w:bookmarkEnd w:id="58"/>
            <w:r w:rsidRPr="00967BA9">
              <w:rPr>
                <w:rFonts w:ascii="Verdana" w:hAnsi="Verdana"/>
                <w:i w:val="0"/>
                <w:iCs w:val="0"/>
              </w:rPr>
              <w:t>Processing an Automatic EFT Premium Payment</w:t>
            </w:r>
            <w:bookmarkEnd w:id="59"/>
          </w:p>
        </w:tc>
      </w:tr>
    </w:tbl>
    <w:p w:rsidRPr="0043235D" w:rsidR="00603ACC" w:rsidP="00603ACC" w:rsidRDefault="00603ACC" w14:paraId="7B16C3A3" w14:textId="77777777">
      <w:pPr>
        <w:spacing w:before="120" w:after="120"/>
        <w:jc w:val="right"/>
        <w:rPr>
          <w:rFonts w:ascii="Verdana" w:hAnsi="Verdana"/>
        </w:rPr>
      </w:pPr>
    </w:p>
    <w:p w:rsidRPr="0043235D" w:rsidR="00603ACC" w:rsidP="00603ACC" w:rsidRDefault="00603ACC" w14:paraId="335C4398" w14:textId="77777777">
      <w:pPr>
        <w:spacing w:before="120" w:after="120"/>
        <w:rPr>
          <w:rFonts w:ascii="Verdana" w:hAnsi="Verdana"/>
          <w:color w:val="000000"/>
        </w:rPr>
      </w:pPr>
      <w:r w:rsidRPr="0043235D">
        <w:rPr>
          <w:rFonts w:ascii="Verdana" w:hAnsi="Verdana"/>
          <w:color w:val="000000"/>
        </w:rPr>
        <w:t xml:space="preserve">Determine the following: </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836"/>
        <w:gridCol w:w="9114"/>
      </w:tblGrid>
      <w:tr w:rsidRPr="0043235D" w:rsidR="00603ACC" w:rsidTr="00965C56" w14:paraId="3057B79C" w14:textId="77777777">
        <w:trPr>
          <w:trHeight w:val="288"/>
        </w:trPr>
        <w:tc>
          <w:tcPr>
            <w:tcW w:w="1481" w:type="pct"/>
            <w:tcBorders>
              <w:top w:val="single" w:color="auto" w:sz="4" w:space="0"/>
              <w:left w:val="single" w:color="auto" w:sz="4" w:space="0"/>
              <w:bottom w:val="single" w:color="auto" w:sz="4" w:space="0"/>
              <w:right w:val="single" w:color="auto" w:sz="4" w:space="0"/>
            </w:tcBorders>
            <w:shd w:val="clear" w:color="auto" w:fill="E3E3E3"/>
            <w:hideMark/>
          </w:tcPr>
          <w:p w:rsidRPr="0043235D" w:rsidR="00603ACC" w:rsidP="00965C56" w:rsidRDefault="00603ACC" w14:paraId="7599EFF6" w14:textId="77777777">
            <w:pPr>
              <w:spacing w:before="120" w:after="120"/>
              <w:jc w:val="center"/>
              <w:rPr>
                <w:rFonts w:ascii="Verdana" w:hAnsi="Verdana"/>
                <w:b/>
                <w:color w:val="000000"/>
              </w:rPr>
            </w:pPr>
            <w:r w:rsidRPr="0043235D">
              <w:rPr>
                <w:rFonts w:ascii="Verdana" w:hAnsi="Verdana"/>
                <w:b/>
                <w:color w:val="000000"/>
              </w:rPr>
              <w:t>For...</w:t>
            </w:r>
          </w:p>
        </w:tc>
        <w:tc>
          <w:tcPr>
            <w:tcW w:w="3519" w:type="pct"/>
            <w:tcBorders>
              <w:top w:val="single" w:color="auto" w:sz="4" w:space="0"/>
              <w:left w:val="single" w:color="auto" w:sz="4" w:space="0"/>
              <w:bottom w:val="single" w:color="auto" w:sz="4" w:space="0"/>
              <w:right w:val="single" w:color="auto" w:sz="4" w:space="0"/>
            </w:tcBorders>
            <w:shd w:val="clear" w:color="auto" w:fill="E3E3E3"/>
            <w:hideMark/>
          </w:tcPr>
          <w:p w:rsidRPr="0043235D" w:rsidR="00603ACC" w:rsidP="00965C56" w:rsidRDefault="00603ACC" w14:paraId="2D97B717" w14:textId="77777777">
            <w:pPr>
              <w:spacing w:before="120" w:after="120"/>
              <w:jc w:val="center"/>
              <w:rPr>
                <w:rFonts w:ascii="Verdana" w:hAnsi="Verdana"/>
                <w:b/>
                <w:color w:val="000000"/>
              </w:rPr>
            </w:pPr>
            <w:r w:rsidRPr="0043235D">
              <w:rPr>
                <w:rFonts w:ascii="Verdana" w:hAnsi="Verdana"/>
                <w:b/>
                <w:color w:val="000000"/>
              </w:rPr>
              <w:t>Then...</w:t>
            </w:r>
          </w:p>
        </w:tc>
      </w:tr>
      <w:tr w:rsidRPr="0043235D" w:rsidR="00603ACC" w:rsidTr="00965C56" w14:paraId="33B80567" w14:textId="77777777">
        <w:trPr>
          <w:trHeight w:val="288"/>
        </w:trPr>
        <w:tc>
          <w:tcPr>
            <w:tcW w:w="1481" w:type="pct"/>
            <w:tcBorders>
              <w:top w:val="single" w:color="auto" w:sz="4" w:space="0"/>
              <w:left w:val="single" w:color="auto" w:sz="4" w:space="0"/>
              <w:bottom w:val="single" w:color="auto" w:sz="4" w:space="0"/>
              <w:right w:val="single" w:color="auto" w:sz="4" w:space="0"/>
            </w:tcBorders>
            <w:hideMark/>
          </w:tcPr>
          <w:p w:rsidRPr="0043235D" w:rsidR="00603ACC" w:rsidP="00965C56" w:rsidRDefault="00603ACC" w14:paraId="302BB5BD" w14:textId="77777777">
            <w:pPr>
              <w:spacing w:before="120" w:after="120"/>
              <w:rPr>
                <w:rFonts w:ascii="Verdana" w:hAnsi="Verdana"/>
                <w:b/>
                <w:color w:val="000000"/>
              </w:rPr>
            </w:pPr>
            <w:r w:rsidRPr="0043235D">
              <w:rPr>
                <w:rFonts w:ascii="Verdana" w:hAnsi="Verdana"/>
                <w:b/>
                <w:color w:val="000000"/>
              </w:rPr>
              <w:t>Premium Billing Specialized Team</w:t>
            </w:r>
          </w:p>
        </w:tc>
        <w:tc>
          <w:tcPr>
            <w:tcW w:w="3519"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17E7D3E0" w14:textId="77777777">
            <w:pPr>
              <w:spacing w:before="120" w:after="120"/>
              <w:rPr>
                <w:rFonts w:ascii="Verdana" w:hAnsi="Verdana"/>
                <w:color w:val="000000"/>
              </w:rPr>
            </w:pPr>
            <w:r w:rsidRPr="0043235D">
              <w:rPr>
                <w:rFonts w:ascii="Verdana" w:hAnsi="Verdana"/>
                <w:color w:val="000000"/>
              </w:rPr>
              <w:t xml:space="preserve">Proceed to </w:t>
            </w:r>
            <w:hyperlink w:history="1" w:anchor="Processing_AEFT_Step1">
              <w:r w:rsidRPr="0043235D">
                <w:rPr>
                  <w:rStyle w:val="Hyperlink"/>
                  <w:rFonts w:ascii="Verdana" w:hAnsi="Verdana"/>
                  <w:b/>
                </w:rPr>
                <w:t>Step 1</w:t>
              </w:r>
              <w:r w:rsidRPr="0043235D">
                <w:rPr>
                  <w:rStyle w:val="Hyperlink"/>
                  <w:rFonts w:ascii="Verdana" w:hAnsi="Verdana"/>
                </w:rPr>
                <w:t>.</w:t>
              </w:r>
            </w:hyperlink>
          </w:p>
        </w:tc>
      </w:tr>
      <w:tr w:rsidRPr="0043235D" w:rsidR="00603ACC" w:rsidTr="00965C56" w14:paraId="683884EB" w14:textId="77777777">
        <w:trPr>
          <w:trHeight w:val="288"/>
        </w:trPr>
        <w:tc>
          <w:tcPr>
            <w:tcW w:w="1481" w:type="pct"/>
            <w:tcBorders>
              <w:top w:val="single" w:color="auto" w:sz="4" w:space="0"/>
              <w:left w:val="single" w:color="auto" w:sz="4" w:space="0"/>
              <w:bottom w:val="single" w:color="auto" w:sz="4" w:space="0"/>
              <w:right w:val="single" w:color="auto" w:sz="4" w:space="0"/>
            </w:tcBorders>
            <w:hideMark/>
          </w:tcPr>
          <w:p w:rsidRPr="0043235D" w:rsidR="00603ACC" w:rsidP="00965C56" w:rsidRDefault="00603ACC" w14:paraId="35B40FC5" w14:textId="77777777">
            <w:pPr>
              <w:spacing w:before="120" w:after="120"/>
              <w:rPr>
                <w:rFonts w:ascii="Verdana" w:hAnsi="Verdana"/>
                <w:color w:val="000000"/>
              </w:rPr>
            </w:pPr>
            <w:r w:rsidRPr="0043235D">
              <w:rPr>
                <w:rFonts w:ascii="Verdana" w:hAnsi="Verdana"/>
                <w:b/>
                <w:color w:val="000000"/>
              </w:rPr>
              <w:t>Internal CVS Caremark CCRs &amp; General CCRs at 3rd party Vendors</w:t>
            </w:r>
            <w:r w:rsidRPr="0043235D">
              <w:rPr>
                <w:rFonts w:ascii="Verdana" w:hAnsi="Verdana"/>
                <w:color w:val="000000"/>
              </w:rPr>
              <w:t xml:space="preserve"> supporting </w:t>
            </w:r>
            <w:r w:rsidRPr="0043235D">
              <w:rPr>
                <w:rFonts w:ascii="Verdana" w:hAnsi="Verdana"/>
                <w:b/>
                <w:bCs/>
                <w:color w:val="000000"/>
              </w:rPr>
              <w:t xml:space="preserve">Aetna Med D </w:t>
            </w:r>
            <w:r w:rsidRPr="0043235D">
              <w:rPr>
                <w:rFonts w:ascii="Verdana" w:hAnsi="Verdana"/>
                <w:b/>
                <w:color w:val="000000"/>
              </w:rPr>
              <w:t>SilverScript</w:t>
            </w:r>
            <w:r w:rsidRPr="0043235D">
              <w:rPr>
                <w:rFonts w:ascii="Verdana" w:hAnsi="Verdana"/>
                <w:color w:val="000000"/>
              </w:rPr>
              <w:t xml:space="preserve"> beneficiaries</w:t>
            </w:r>
            <w:bookmarkStart w:name="OLE_LINK3" w:id="60"/>
            <w:r w:rsidRPr="0043235D">
              <w:rPr>
                <w:rFonts w:ascii="Verdana" w:hAnsi="Verdana"/>
                <w:color w:val="000000"/>
              </w:rPr>
              <w:t>, not trained for Premium Billing Specialized Processes</w:t>
            </w:r>
            <w:bookmarkEnd w:id="60"/>
          </w:p>
        </w:tc>
        <w:tc>
          <w:tcPr>
            <w:tcW w:w="3519"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57CDB9C1" w14:textId="77777777">
            <w:pPr>
              <w:spacing w:before="120" w:after="120"/>
              <w:rPr>
                <w:rFonts w:ascii="Verdana" w:hAnsi="Verdana"/>
              </w:rPr>
            </w:pPr>
            <w:r w:rsidRPr="0043235D">
              <w:rPr>
                <w:rFonts w:ascii="Verdana" w:hAnsi="Verdana"/>
                <w:b/>
                <w:color w:val="000000"/>
              </w:rPr>
              <w:t>Automatic (EFT) Electronic Funds Transfer Payments</w:t>
            </w:r>
            <w:r w:rsidRPr="0043235D">
              <w:rPr>
                <w:rFonts w:ascii="Verdana" w:hAnsi="Verdana"/>
                <w:color w:val="000000"/>
              </w:rPr>
              <w:t xml:space="preserve"> - </w:t>
            </w:r>
            <w:r w:rsidRPr="0043235D">
              <w:rPr>
                <w:rFonts w:ascii="Verdana" w:hAnsi="Verdana"/>
              </w:rPr>
              <w:t xml:space="preserve">For </w:t>
            </w:r>
            <w:r w:rsidRPr="0043235D">
              <w:rPr>
                <w:rFonts w:ascii="Verdana" w:hAnsi="Verdana"/>
                <w:b/>
                <w:bCs/>
              </w:rPr>
              <w:t xml:space="preserve">Aetna Med D </w:t>
            </w:r>
            <w:r w:rsidRPr="0043235D">
              <w:rPr>
                <w:rFonts w:ascii="Verdana" w:hAnsi="Verdana"/>
                <w:b/>
              </w:rPr>
              <w:t>SilverScript</w:t>
            </w:r>
            <w:r w:rsidRPr="0043235D">
              <w:rPr>
                <w:rFonts w:ascii="Verdana" w:hAnsi="Verdana"/>
              </w:rPr>
              <w:t xml:space="preserve"> beneficiaries: The MED D CCR </w:t>
            </w:r>
            <w:r w:rsidRPr="0043235D">
              <w:rPr>
                <w:rFonts w:ascii="Verdana" w:hAnsi="Verdana"/>
                <w:b/>
              </w:rPr>
              <w:t>must WARM Transfer</w:t>
            </w:r>
            <w:r w:rsidRPr="0043235D">
              <w:rPr>
                <w:rFonts w:ascii="Verdana" w:hAnsi="Verdana"/>
              </w:rPr>
              <w:t xml:space="preserve"> the beneficiary to the Premium Billing Specialized Team</w:t>
            </w:r>
            <w:r w:rsidRPr="0043235D">
              <w:rPr>
                <w:rFonts w:ascii="Verdana" w:hAnsi="Verdana"/>
                <w:b/>
              </w:rPr>
              <w:t xml:space="preserve"> </w:t>
            </w:r>
            <w:r w:rsidRPr="0043235D">
              <w:rPr>
                <w:rFonts w:ascii="Verdana" w:hAnsi="Verdana"/>
              </w:rPr>
              <w:t xml:space="preserve">for further assistance at </w:t>
            </w:r>
            <w:r w:rsidRPr="0043235D">
              <w:rPr>
                <w:rFonts w:ascii="Verdana" w:hAnsi="Verdana"/>
                <w:b/>
              </w:rPr>
              <w:t>1-866-824-4055</w:t>
            </w:r>
            <w:r w:rsidRPr="0043235D">
              <w:rPr>
                <w:rFonts w:ascii="Verdana" w:hAnsi="Verdana"/>
              </w:rPr>
              <w:t>.</w:t>
            </w:r>
          </w:p>
          <w:p w:rsidRPr="0043235D" w:rsidR="00603ACC" w:rsidP="00965C56" w:rsidRDefault="00603ACC" w14:paraId="0A5BFC01" w14:textId="77777777">
            <w:pPr>
              <w:spacing w:before="120" w:after="120"/>
              <w:rPr>
                <w:rFonts w:ascii="Verdana" w:hAnsi="Verdana"/>
              </w:rPr>
            </w:pPr>
          </w:p>
          <w:p w:rsidRPr="0043235D" w:rsidR="00603ACC" w:rsidP="00965C56" w:rsidRDefault="00603ACC" w14:paraId="05DF7281" w14:textId="77777777">
            <w:pPr>
              <w:spacing w:before="120" w:after="120"/>
              <w:rPr>
                <w:rFonts w:ascii="Verdana" w:hAnsi="Verdana"/>
                <w:color w:val="000000"/>
              </w:rPr>
            </w:pPr>
            <w:r w:rsidRPr="0043235D">
              <w:rPr>
                <w:rFonts w:ascii="Verdana" w:hAnsi="Verdana"/>
                <w:b/>
              </w:rPr>
              <w:t xml:space="preserve">Note: </w:t>
            </w:r>
            <w:r w:rsidRPr="0043235D">
              <w:rPr>
                <w:rFonts w:ascii="Verdana" w:hAnsi="Verdana"/>
              </w:rPr>
              <w:t xml:space="preserve">If encountering any issues with connecting to the Premium Billing Specialized Team’s </w:t>
            </w:r>
            <w:r w:rsidRPr="0043235D">
              <w:rPr>
                <w:rFonts w:ascii="Verdana" w:hAnsi="Verdana"/>
                <w:b/>
              </w:rPr>
              <w:t>1-866-824-4055</w:t>
            </w:r>
            <w:r w:rsidRPr="0043235D">
              <w:rPr>
                <w:rFonts w:ascii="Verdana" w:hAnsi="Verdana"/>
              </w:rPr>
              <w:t xml:space="preserve"> phone number for appropriate warm transfer calls, consult with your Supervisor for further assistance; you may be instructed to contact IT to report any technical difficulties.</w:t>
            </w:r>
          </w:p>
        </w:tc>
      </w:tr>
    </w:tbl>
    <w:p w:rsidRPr="0043235D" w:rsidR="00603ACC" w:rsidP="00603ACC" w:rsidRDefault="00603ACC" w14:paraId="5B502534" w14:textId="77777777">
      <w:pPr>
        <w:spacing w:before="120" w:after="120"/>
        <w:rPr>
          <w:rFonts w:ascii="Verdana" w:hAnsi="Verdana" w:cs="Arial"/>
        </w:rPr>
      </w:pPr>
    </w:p>
    <w:p w:rsidRPr="0043235D" w:rsidR="00603ACC" w:rsidP="00603ACC" w:rsidRDefault="00603ACC" w14:paraId="2CB02312" w14:textId="77777777">
      <w:pPr>
        <w:autoSpaceDE w:val="0"/>
        <w:autoSpaceDN w:val="0"/>
        <w:adjustRightInd w:val="0"/>
        <w:spacing w:before="120" w:after="120"/>
        <w:rPr>
          <w:rFonts w:ascii="Verdana" w:hAnsi="Verdana" w:cs="Arial"/>
          <w:bCs/>
        </w:rPr>
      </w:pPr>
      <w:r w:rsidRPr="0043235D">
        <w:rPr>
          <w:rFonts w:ascii="Verdana" w:hAnsi="Verdana" w:cs="Arial"/>
        </w:rPr>
        <w:t xml:space="preserve">If the beneficiary requests to have their bank account automatically drafted every month for their premium payment, and has their </w:t>
      </w:r>
      <w:r w:rsidRPr="0043235D">
        <w:rPr>
          <w:rFonts w:ascii="Verdana" w:hAnsi="Verdana" w:cs="Arial"/>
          <w:b/>
        </w:rPr>
        <w:t>financial information available</w:t>
      </w:r>
      <w:r w:rsidRPr="0043235D">
        <w:rPr>
          <w:rFonts w:ascii="Verdana" w:hAnsi="Verdana" w:cs="Arial"/>
        </w:rPr>
        <w:t xml:space="preserve">, the </w:t>
      </w:r>
      <w:r w:rsidRPr="0043235D">
        <w:rPr>
          <w:rFonts w:ascii="Verdana" w:hAnsi="Verdana"/>
          <w:b/>
        </w:rPr>
        <w:t>PREMIUM BILLING SPECIALIZED CARE TEAM</w:t>
      </w:r>
      <w:r w:rsidRPr="0043235D">
        <w:rPr>
          <w:rFonts w:ascii="Verdana" w:hAnsi="Verdana"/>
        </w:rPr>
        <w:t xml:space="preserve"> should</w:t>
      </w:r>
      <w:r w:rsidRPr="0043235D">
        <w:rPr>
          <w:rFonts w:ascii="Verdana" w:hAnsi="Verdana" w:cs="Arial"/>
        </w:rPr>
        <w:t xml:space="preserve"> </w:t>
      </w:r>
      <w:proofErr w:type="gramStart"/>
      <w:r w:rsidRPr="0043235D">
        <w:rPr>
          <w:rFonts w:ascii="Verdana" w:hAnsi="Verdana" w:cs="Arial"/>
        </w:rPr>
        <w:t>perform</w:t>
      </w:r>
      <w:proofErr w:type="gramEnd"/>
      <w:r w:rsidRPr="0043235D">
        <w:rPr>
          <w:rFonts w:ascii="Verdana" w:hAnsi="Verdana" w:cs="Arial"/>
        </w:rPr>
        <w:t xml:space="preserve"> the following steps:</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824"/>
        <w:gridCol w:w="2634"/>
        <w:gridCol w:w="1327"/>
        <w:gridCol w:w="8165"/>
      </w:tblGrid>
      <w:tr w:rsidRPr="0043235D" w:rsidR="00603ACC" w:rsidTr="134CC6AF" w14:paraId="3EC8846C" w14:textId="77777777">
        <w:tc>
          <w:tcPr>
            <w:tcW w:w="292" w:type="pct"/>
            <w:tcBorders>
              <w:top w:val="single" w:color="auto" w:sz="4" w:space="0"/>
              <w:left w:val="single" w:color="auto" w:sz="4" w:space="0"/>
              <w:bottom w:val="single" w:color="auto" w:sz="4" w:space="0"/>
              <w:right w:val="single" w:color="auto" w:sz="4" w:space="0"/>
            </w:tcBorders>
            <w:shd w:val="clear" w:color="auto" w:fill="D9D9D9" w:themeFill="background1" w:themeFillShade="D9"/>
            <w:tcMar/>
            <w:hideMark/>
          </w:tcPr>
          <w:p w:rsidRPr="0043235D" w:rsidR="00603ACC" w:rsidP="00965C56" w:rsidRDefault="00603ACC" w14:paraId="7C3E2195" w14:textId="77777777">
            <w:pPr>
              <w:autoSpaceDE w:val="0"/>
              <w:autoSpaceDN w:val="0"/>
              <w:adjustRightInd w:val="0"/>
              <w:spacing w:before="120" w:after="120"/>
              <w:jc w:val="center"/>
              <w:rPr>
                <w:rFonts w:ascii="Verdana" w:hAnsi="Verdana" w:cs="Arial"/>
                <w:b/>
              </w:rPr>
            </w:pPr>
            <w:r w:rsidRPr="0043235D">
              <w:rPr>
                <w:rFonts w:ascii="Verdana" w:hAnsi="Verdana" w:cs="Arial"/>
                <w:b/>
              </w:rPr>
              <w:t xml:space="preserve">Step </w:t>
            </w:r>
          </w:p>
        </w:tc>
        <w:tc>
          <w:tcPr>
            <w:tcW w:w="4708" w:type="pct"/>
            <w:gridSpan w:val="3"/>
            <w:tcBorders>
              <w:top w:val="single" w:color="auto" w:sz="4" w:space="0"/>
              <w:left w:val="single" w:color="auto" w:sz="4" w:space="0"/>
              <w:bottom w:val="single" w:color="auto" w:sz="4" w:space="0"/>
              <w:right w:val="single" w:color="auto" w:sz="4" w:space="0"/>
            </w:tcBorders>
            <w:shd w:val="clear" w:color="auto" w:fill="D9D9D9" w:themeFill="background1" w:themeFillShade="D9"/>
            <w:tcMar/>
            <w:hideMark/>
          </w:tcPr>
          <w:p w:rsidRPr="0043235D" w:rsidR="00603ACC" w:rsidP="00965C56" w:rsidRDefault="00603ACC" w14:paraId="769B4C3C" w14:textId="77777777">
            <w:pPr>
              <w:autoSpaceDE w:val="0"/>
              <w:autoSpaceDN w:val="0"/>
              <w:adjustRightInd w:val="0"/>
              <w:spacing w:before="120" w:after="120"/>
              <w:jc w:val="center"/>
              <w:rPr>
                <w:rFonts w:ascii="Verdana" w:hAnsi="Verdana" w:cs="Arial"/>
                <w:b/>
              </w:rPr>
            </w:pPr>
            <w:r w:rsidRPr="0043235D">
              <w:rPr>
                <w:rFonts w:ascii="Verdana" w:hAnsi="Verdana" w:cs="Arial"/>
                <w:b/>
              </w:rPr>
              <w:t>Action</w:t>
            </w:r>
          </w:p>
        </w:tc>
      </w:tr>
      <w:tr w:rsidRPr="0043235D" w:rsidR="00603ACC" w:rsidTr="134CC6AF" w14:paraId="6ED46D17" w14:textId="77777777">
        <w:tc>
          <w:tcPr>
            <w:tcW w:w="292" w:type="pct"/>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2D8CE8FE" w14:textId="77777777">
            <w:pPr>
              <w:autoSpaceDE w:val="0"/>
              <w:autoSpaceDN w:val="0"/>
              <w:adjustRightInd w:val="0"/>
              <w:spacing w:before="120" w:after="120"/>
              <w:jc w:val="center"/>
              <w:rPr>
                <w:rFonts w:ascii="Verdana" w:hAnsi="Verdana"/>
                <w:b/>
              </w:rPr>
            </w:pPr>
            <w:bookmarkStart w:name="Processing_AEFT_Step1" w:id="61"/>
            <w:r w:rsidRPr="0043235D">
              <w:rPr>
                <w:rFonts w:ascii="Verdana" w:hAnsi="Verdana"/>
                <w:b/>
              </w:rPr>
              <w:t>1</w:t>
            </w:r>
            <w:bookmarkEnd w:id="61"/>
          </w:p>
        </w:tc>
        <w:tc>
          <w:tcPr>
            <w:tcW w:w="4708" w:type="pct"/>
            <w:gridSpan w:val="3"/>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11D3363D" w14:textId="77777777">
            <w:pPr>
              <w:spacing w:before="120" w:after="120"/>
              <w:rPr>
                <w:rFonts w:ascii="Verdana" w:hAnsi="Verdana"/>
              </w:rPr>
            </w:pPr>
            <w:r w:rsidRPr="0043235D">
              <w:rPr>
                <w:rFonts w:ascii="Verdana" w:hAnsi="Verdana"/>
              </w:rPr>
              <w:t xml:space="preserve">Determine if the caller is authorized to make changes to the beneficiary’s premium billing account. Refer to </w:t>
            </w:r>
            <w:r w:rsidRPr="0043235D">
              <w:rPr>
                <w:rFonts w:ascii="Verdana" w:hAnsi="Verdana"/>
                <w:b/>
              </w:rPr>
              <w:t>Authorized Persons who can make changes to the Premium Billing Acc</w:t>
            </w:r>
            <w:r w:rsidRPr="008470DD">
              <w:rPr>
                <w:rFonts w:ascii="Verdana" w:hAnsi="Verdana"/>
                <w:b/>
              </w:rPr>
              <w:t>ount</w:t>
            </w:r>
            <w:r w:rsidRPr="008470DD">
              <w:rPr>
                <w:rFonts w:ascii="Verdana" w:hAnsi="Verdana"/>
              </w:rPr>
              <w:t xml:space="preserve"> section of </w:t>
            </w:r>
            <w:hyperlink w:history="1" w:anchor="!/view?docid=b4765dd1-d9b7-4dbe-afd6-0e4f6b509082" r:id="rId44">
              <w:r w:rsidRPr="008470DD">
                <w:rPr>
                  <w:rStyle w:val="Hyperlink"/>
                  <w:rFonts w:ascii="Verdana" w:hAnsi="Verdana" w:eastAsiaTheme="minorHAnsi"/>
                </w:rPr>
                <w:t>Aetna Compass MED D - SilverScript - Premium Billing General Information, Processes, &amp; Document Index</w:t>
              </w:r>
              <w:r w:rsidRPr="008470DD">
                <w:rPr>
                  <w:rStyle w:val="Hyperlink"/>
                  <w:rFonts w:ascii="Verdana" w:hAnsi="Verdana"/>
                </w:rPr>
                <w:t xml:space="preserve"> (062831).</w:t>
              </w:r>
            </w:hyperlink>
          </w:p>
        </w:tc>
      </w:tr>
      <w:tr w:rsidRPr="0043235D" w:rsidR="00603ACC" w:rsidTr="134CC6AF" w14:paraId="665BAC7E" w14:textId="77777777">
        <w:tc>
          <w:tcPr>
            <w:tcW w:w="292" w:type="pct"/>
            <w:vMerge w:val="restart"/>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666A0EA1" w14:textId="77777777">
            <w:pPr>
              <w:autoSpaceDE w:val="0"/>
              <w:autoSpaceDN w:val="0"/>
              <w:adjustRightInd w:val="0"/>
              <w:spacing w:before="120" w:after="120"/>
              <w:jc w:val="center"/>
              <w:rPr>
                <w:rFonts w:ascii="Verdana" w:hAnsi="Verdana"/>
                <w:b/>
              </w:rPr>
            </w:pPr>
            <w:r w:rsidRPr="0043235D">
              <w:rPr>
                <w:rFonts w:ascii="Verdana" w:hAnsi="Verdana"/>
                <w:b/>
              </w:rPr>
              <w:t>2</w:t>
            </w:r>
          </w:p>
        </w:tc>
        <w:tc>
          <w:tcPr>
            <w:tcW w:w="4708" w:type="pct"/>
            <w:gridSpan w:val="3"/>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0DC01952" w14:textId="77777777">
            <w:pPr>
              <w:spacing w:before="120" w:after="120"/>
              <w:rPr>
                <w:rFonts w:ascii="Verdana" w:hAnsi="Verdana" w:cs="Arial"/>
                <w:bCs/>
              </w:rPr>
            </w:pPr>
            <w:r w:rsidRPr="0043235D">
              <w:rPr>
                <w:rFonts w:ascii="Verdana" w:hAnsi="Verdana" w:cs="Arial"/>
                <w:bCs/>
              </w:rPr>
              <w:t>Identify the beneficiary’s current premium payment method.</w:t>
            </w:r>
          </w:p>
          <w:p w:rsidRPr="0043235D" w:rsidR="00603ACC" w:rsidP="00965C56" w:rsidRDefault="00603ACC" w14:paraId="1D9828AC" w14:textId="77777777">
            <w:pPr>
              <w:pStyle w:val="ListParagraph"/>
              <w:spacing w:before="120" w:after="120"/>
              <w:ind w:left="0"/>
              <w:contextualSpacing w:val="0"/>
              <w:rPr>
                <w:rFonts w:ascii="Verdana" w:hAnsi="Verdana"/>
              </w:rPr>
            </w:pPr>
          </w:p>
          <w:p w:rsidRPr="0043235D" w:rsidR="00603ACC" w:rsidP="00965C56" w:rsidRDefault="00603ACC" w14:paraId="715D05B4" w14:textId="77777777">
            <w:pPr>
              <w:spacing w:before="120" w:after="120"/>
              <w:rPr>
                <w:rFonts w:ascii="Verdana" w:hAnsi="Verdana" w:cs="Arial"/>
                <w:bCs/>
              </w:rPr>
            </w:pPr>
            <w:r w:rsidRPr="0043235D">
              <w:rPr>
                <w:rFonts w:ascii="Verdana" w:hAnsi="Verdana"/>
                <w:noProof/>
              </w:rPr>
              <w:drawing>
                <wp:inline distT="0" distB="0" distL="0" distR="0" wp14:anchorId="298F0A6C" wp14:editId="6F8F8EE6">
                  <wp:extent cx="238125" cy="209550"/>
                  <wp:effectExtent l="0" t="0" r="9525" b="0"/>
                  <wp:docPr id="2928075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Non-EGWP </w:t>
            </w:r>
            <w:r w:rsidRPr="0043235D">
              <w:rPr>
                <w:rFonts w:ascii="Verdana" w:hAnsi="Verdana" w:cs="Arial"/>
                <w:bCs/>
              </w:rPr>
              <w:t xml:space="preserve">Beneficiaries will receive a </w:t>
            </w:r>
            <w:r w:rsidRPr="0043235D">
              <w:rPr>
                <w:rFonts w:ascii="Verdana" w:hAnsi="Verdana" w:cs="Arial"/>
                <w:b/>
                <w:bCs/>
              </w:rPr>
              <w:t>Confirmation Letter</w:t>
            </w:r>
            <w:r w:rsidRPr="0043235D">
              <w:rPr>
                <w:rFonts w:ascii="Verdana" w:hAnsi="Verdana" w:cs="Arial"/>
                <w:bCs/>
              </w:rPr>
              <w:t xml:space="preserve"> (</w:t>
            </w:r>
            <w:r w:rsidRPr="0043235D">
              <w:rPr>
                <w:rFonts w:ascii="Verdana" w:hAnsi="Verdana"/>
                <w:b/>
              </w:rPr>
              <w:t xml:space="preserve">Reference ID APCONF </w:t>
            </w:r>
            <w:r w:rsidRPr="0043235D">
              <w:rPr>
                <w:rFonts w:ascii="Verdana" w:hAnsi="Verdana"/>
              </w:rPr>
              <w:t xml:space="preserve">in upper right corner, below the date) </w:t>
            </w:r>
            <w:r w:rsidRPr="0043235D">
              <w:rPr>
                <w:rFonts w:ascii="Verdana" w:hAnsi="Verdana" w:cs="Arial"/>
                <w:bCs/>
              </w:rPr>
              <w:t>containing the date Autopay will be effective; advise the caller to continue to pay any invoices received.</w:t>
            </w:r>
          </w:p>
          <w:p w:rsidRPr="0043235D" w:rsidR="00603ACC" w:rsidP="00965C56" w:rsidRDefault="00603ACC" w14:paraId="18B0C593" w14:textId="77777777">
            <w:pPr>
              <w:spacing w:before="120" w:after="120"/>
              <w:rPr>
                <w:rFonts w:ascii="Verdana" w:hAnsi="Verdana" w:cs="Arial"/>
                <w:bCs/>
              </w:rPr>
            </w:pPr>
          </w:p>
          <w:p w:rsidRPr="0043235D" w:rsidR="00603ACC" w:rsidP="00965C56" w:rsidRDefault="00603ACC" w14:paraId="5098638E" w14:textId="77777777">
            <w:pPr>
              <w:spacing w:before="120" w:after="120"/>
              <w:rPr>
                <w:rFonts w:ascii="Verdana" w:hAnsi="Verdana" w:cs="Arial"/>
                <w:bCs/>
              </w:rPr>
            </w:pPr>
            <w:r w:rsidRPr="0043235D">
              <w:rPr>
                <w:rFonts w:ascii="Verdana" w:hAnsi="Verdana" w:cs="Arial"/>
                <w:noProof/>
                <w:color w:val="000000"/>
              </w:rPr>
              <w:drawing>
                <wp:inline distT="0" distB="0" distL="0" distR="0" wp14:anchorId="7169FA33" wp14:editId="09B05F0E">
                  <wp:extent cx="233680" cy="213360"/>
                  <wp:effectExtent l="0" t="0" r="0" b="0"/>
                  <wp:docPr id="119793858" name="Picture 11979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8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43235D">
              <w:rPr>
                <w:rFonts w:ascii="Verdana" w:hAnsi="Verdana" w:cs="Arial"/>
                <w:color w:val="000000"/>
              </w:rPr>
              <w:t xml:space="preserve"> EGWP </w:t>
            </w:r>
            <w:r w:rsidRPr="0043235D">
              <w:rPr>
                <w:rFonts w:ascii="Verdana" w:hAnsi="Verdana" w:cs="Arial"/>
                <w:bCs/>
              </w:rPr>
              <w:t xml:space="preserve">Beneficiaries will </w:t>
            </w:r>
            <w:r w:rsidRPr="0043235D">
              <w:rPr>
                <w:rFonts w:ascii="Verdana" w:hAnsi="Verdana" w:cs="Arial"/>
                <w:b/>
              </w:rPr>
              <w:t>not</w:t>
            </w:r>
            <w:r w:rsidRPr="0043235D">
              <w:rPr>
                <w:rFonts w:ascii="Verdana" w:hAnsi="Verdana" w:cs="Arial"/>
                <w:bCs/>
              </w:rPr>
              <w:t xml:space="preserve"> receive a </w:t>
            </w:r>
            <w:r w:rsidRPr="0043235D">
              <w:rPr>
                <w:rFonts w:ascii="Verdana" w:hAnsi="Verdana" w:cs="Arial"/>
                <w:b/>
                <w:bCs/>
              </w:rPr>
              <w:t>Confirmation Letter</w:t>
            </w:r>
            <w:r w:rsidRPr="0043235D">
              <w:rPr>
                <w:rFonts w:ascii="Verdana" w:hAnsi="Verdana" w:cs="Arial"/>
                <w:bCs/>
              </w:rPr>
              <w:t xml:space="preserve">; CSR Should encourage an emailed receipt to confirm beneficiary autopay enrollment. Advise the caller to continue </w:t>
            </w:r>
            <w:proofErr w:type="gramStart"/>
            <w:r w:rsidRPr="0043235D">
              <w:rPr>
                <w:rFonts w:ascii="Verdana" w:hAnsi="Verdana" w:cs="Arial"/>
                <w:bCs/>
              </w:rPr>
              <w:t>to pay</w:t>
            </w:r>
            <w:proofErr w:type="gramEnd"/>
            <w:r w:rsidRPr="0043235D">
              <w:rPr>
                <w:rFonts w:ascii="Verdana" w:hAnsi="Verdana" w:cs="Arial"/>
                <w:bCs/>
              </w:rPr>
              <w:t xml:space="preserve"> any invoices received.</w:t>
            </w:r>
          </w:p>
          <w:p w:rsidRPr="0043235D" w:rsidR="00603ACC" w:rsidP="00965C56" w:rsidRDefault="00603ACC" w14:paraId="01301F8C" w14:textId="77777777">
            <w:pPr>
              <w:spacing w:before="120" w:after="120"/>
              <w:rPr>
                <w:rFonts w:ascii="Verdana" w:hAnsi="Verdana" w:cs="Arial"/>
                <w:bCs/>
              </w:rPr>
            </w:pPr>
          </w:p>
          <w:p w:rsidRPr="0043235D" w:rsidR="00603ACC" w:rsidP="00965C56" w:rsidRDefault="00603ACC" w14:paraId="2E36F2FC" w14:textId="77777777">
            <w:pPr>
              <w:pStyle w:val="ListParagraph"/>
              <w:spacing w:before="120" w:after="120"/>
              <w:ind w:left="0"/>
              <w:contextualSpacing w:val="0"/>
              <w:rPr>
                <w:rFonts w:ascii="Verdana" w:hAnsi="Verdana"/>
              </w:rPr>
            </w:pPr>
            <w:r w:rsidRPr="0043235D">
              <w:rPr>
                <w:rFonts w:ascii="Verdana" w:hAnsi="Verdana" w:cs="Arial"/>
                <w:noProof/>
                <w:color w:val="000000"/>
              </w:rPr>
              <w:drawing>
                <wp:inline distT="0" distB="0" distL="0" distR="0" wp14:anchorId="4E3B5E8C" wp14:editId="56A6FF1E">
                  <wp:extent cx="238125" cy="209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rPr>
              <w:t>EFTs activated between the 1st and 5th of the month may be drafted in the current month if there is a balance on the account at the beginning of the month. Advise the beneficiary of the current balance on the account, less any future billed amount (e.g., next month’s premium not due until the 1st of next month).</w:t>
            </w:r>
          </w:p>
          <w:p w:rsidRPr="0043235D" w:rsidR="00603ACC" w:rsidP="00965C56" w:rsidRDefault="00603ACC" w14:paraId="0D147F13" w14:textId="77777777">
            <w:pPr>
              <w:pStyle w:val="ListParagraph"/>
              <w:spacing w:before="120" w:after="120"/>
              <w:ind w:left="0"/>
              <w:contextualSpacing w:val="0"/>
              <w:rPr>
                <w:rFonts w:ascii="Verdana" w:hAnsi="Verdana"/>
              </w:rPr>
            </w:pPr>
          </w:p>
        </w:tc>
      </w:tr>
      <w:tr w:rsidRPr="0043235D" w:rsidR="00603ACC" w:rsidTr="134CC6AF" w14:paraId="130AEB3E" w14:textId="77777777">
        <w:trPr>
          <w:trHeight w:val="90"/>
        </w:trPr>
        <w:tc>
          <w:tcPr>
            <w:tcW w:w="292" w:type="pct"/>
            <w:vMerge/>
            <w:tcMar/>
            <w:vAlign w:val="center"/>
            <w:hideMark/>
          </w:tcPr>
          <w:p w:rsidRPr="0043235D" w:rsidR="00603ACC" w:rsidP="00965C56" w:rsidRDefault="00603ACC" w14:paraId="65F542E3" w14:textId="77777777">
            <w:pPr>
              <w:spacing w:before="120" w:after="120"/>
              <w:rPr>
                <w:rFonts w:ascii="Verdana" w:hAnsi="Verdana"/>
                <w:b/>
              </w:rPr>
            </w:pPr>
          </w:p>
        </w:tc>
        <w:tc>
          <w:tcPr>
            <w:tcW w:w="1026" w:type="pct"/>
            <w:tcBorders>
              <w:top w:val="single" w:color="auto" w:sz="4" w:space="0"/>
              <w:left w:val="single" w:color="auto" w:sz="4" w:space="0"/>
              <w:bottom w:val="single" w:color="auto" w:sz="4" w:space="0"/>
              <w:right w:val="single" w:color="auto" w:sz="4" w:space="0"/>
            </w:tcBorders>
            <w:shd w:val="clear" w:color="auto" w:fill="D9D9D9" w:themeFill="background1" w:themeFillShade="D9"/>
            <w:tcMar/>
            <w:vAlign w:val="center"/>
            <w:hideMark/>
          </w:tcPr>
          <w:p w:rsidRPr="0043235D" w:rsidR="00603ACC" w:rsidP="00965C56" w:rsidRDefault="00603ACC" w14:paraId="0D13F036" w14:textId="77777777">
            <w:pPr>
              <w:spacing w:before="120" w:after="120"/>
              <w:jc w:val="center"/>
              <w:rPr>
                <w:rFonts w:ascii="Verdana" w:hAnsi="Verdana" w:cs="Arial"/>
                <w:b/>
                <w:bCs/>
              </w:rPr>
            </w:pPr>
            <w:r w:rsidRPr="0043235D">
              <w:rPr>
                <w:rFonts w:ascii="Verdana" w:hAnsi="Verdana" w:cs="Arial"/>
                <w:b/>
                <w:bCs/>
              </w:rPr>
              <w:t>If the beneficiary’s current Premium Billing payment option is…</w:t>
            </w:r>
          </w:p>
        </w:tc>
        <w:tc>
          <w:tcPr>
            <w:tcW w:w="3682" w:type="pct"/>
            <w:gridSpan w:val="2"/>
            <w:tcBorders>
              <w:top w:val="single" w:color="auto" w:sz="4" w:space="0"/>
              <w:left w:val="single" w:color="auto" w:sz="4" w:space="0"/>
              <w:bottom w:val="single" w:color="auto" w:sz="4" w:space="0"/>
              <w:right w:val="single" w:color="auto" w:sz="4" w:space="0"/>
            </w:tcBorders>
            <w:shd w:val="clear" w:color="auto" w:fill="D9D9D9" w:themeFill="background1" w:themeFillShade="D9"/>
            <w:tcMar/>
            <w:vAlign w:val="center"/>
            <w:hideMark/>
          </w:tcPr>
          <w:p w:rsidRPr="0043235D" w:rsidR="00603ACC" w:rsidP="00965C56" w:rsidRDefault="00603ACC" w14:paraId="50F2F0C1" w14:textId="77777777">
            <w:pPr>
              <w:spacing w:before="120" w:after="120"/>
              <w:jc w:val="center"/>
              <w:rPr>
                <w:rFonts w:ascii="Verdana" w:hAnsi="Verdana" w:cs="Arial"/>
                <w:b/>
                <w:bCs/>
              </w:rPr>
            </w:pPr>
            <w:r w:rsidRPr="0043235D">
              <w:rPr>
                <w:rFonts w:ascii="Verdana" w:hAnsi="Verdana" w:cs="Arial"/>
                <w:b/>
                <w:bCs/>
              </w:rPr>
              <w:t>Then…</w:t>
            </w:r>
          </w:p>
        </w:tc>
      </w:tr>
      <w:tr w:rsidRPr="0043235D" w:rsidR="00603ACC" w:rsidTr="134CC6AF" w14:paraId="296DC747" w14:textId="77777777">
        <w:trPr>
          <w:trHeight w:val="90"/>
        </w:trPr>
        <w:tc>
          <w:tcPr>
            <w:tcW w:w="292" w:type="pct"/>
            <w:vMerge/>
            <w:tcMar/>
            <w:vAlign w:val="center"/>
            <w:hideMark/>
          </w:tcPr>
          <w:p w:rsidRPr="0043235D" w:rsidR="00603ACC" w:rsidP="00965C56" w:rsidRDefault="00603ACC" w14:paraId="24EF55CF" w14:textId="77777777">
            <w:pPr>
              <w:spacing w:before="120" w:after="120"/>
              <w:rPr>
                <w:rFonts w:ascii="Verdana" w:hAnsi="Verdana"/>
                <w:b/>
              </w:rPr>
            </w:pPr>
          </w:p>
        </w:tc>
        <w:tc>
          <w:tcPr>
            <w:tcW w:w="1026" w:type="pct"/>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0CBBA717" w14:textId="77777777">
            <w:pPr>
              <w:spacing w:before="120" w:after="120"/>
              <w:rPr>
                <w:rFonts w:ascii="Verdana" w:hAnsi="Verdana" w:cs="Arial"/>
                <w:bCs/>
              </w:rPr>
            </w:pPr>
            <w:r w:rsidRPr="0043235D">
              <w:rPr>
                <w:rFonts w:ascii="Verdana" w:hAnsi="Verdana" w:cs="Arial"/>
                <w:bCs/>
                <w:color w:val="000000"/>
              </w:rPr>
              <w:t>Direct Bill (INV)</w:t>
            </w:r>
          </w:p>
        </w:tc>
        <w:tc>
          <w:tcPr>
            <w:tcW w:w="3682" w:type="pct"/>
            <w:gridSpan w:val="2"/>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1605DC60" w14:textId="77777777">
            <w:pPr>
              <w:spacing w:before="120" w:after="120"/>
              <w:rPr>
                <w:rFonts w:ascii="Verdana" w:hAnsi="Verdana" w:cs="Arial"/>
                <w:b/>
                <w:bCs/>
              </w:rPr>
            </w:pPr>
            <w:r w:rsidRPr="0043235D">
              <w:rPr>
                <w:rFonts w:ascii="Verdana" w:hAnsi="Verdana"/>
                <w:noProof/>
              </w:rPr>
              <w:drawing>
                <wp:inline distT="0" distB="0" distL="0" distR="0" wp14:anchorId="5F960F11" wp14:editId="1ACCF1F8">
                  <wp:extent cx="238125" cy="209550"/>
                  <wp:effectExtent l="0" t="0" r="0" b="0"/>
                  <wp:docPr id="58" name="Picture 58" descr="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u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noProof/>
              </w:rPr>
              <w:t xml:space="preserve"> </w:t>
            </w:r>
            <w:r w:rsidRPr="0043235D">
              <w:rPr>
                <w:rFonts w:ascii="Verdana" w:hAnsi="Verdana"/>
              </w:rPr>
              <w:t>I’d be happy to assist with that.</w:t>
            </w:r>
          </w:p>
          <w:p w:rsidRPr="0043235D" w:rsidR="00603ACC" w:rsidP="00965C56" w:rsidRDefault="00603ACC" w14:paraId="79E3F922" w14:textId="77777777">
            <w:pPr>
              <w:spacing w:before="120" w:after="120"/>
              <w:rPr>
                <w:rFonts w:ascii="Verdana" w:hAnsi="Verdana" w:cs="Arial"/>
              </w:rPr>
            </w:pPr>
          </w:p>
          <w:p w:rsidRPr="0043235D" w:rsidR="00603ACC" w:rsidP="00965C56" w:rsidRDefault="00603ACC" w14:paraId="39D97846" w14:textId="77777777">
            <w:pPr>
              <w:spacing w:before="120" w:after="120"/>
              <w:rPr>
                <w:rFonts w:ascii="Verdana" w:hAnsi="Verdana" w:cs="Arial"/>
              </w:rPr>
            </w:pPr>
            <w:r w:rsidRPr="0043235D">
              <w:rPr>
                <w:rFonts w:ascii="Verdana" w:hAnsi="Verdana" w:cs="Arial"/>
              </w:rPr>
              <w:t>Changing the payment option to automatic banking (EFT) from Direct Bill (INV) can take 1-2 billing cycles to begin drafting, depending on the timing of the request.</w:t>
            </w:r>
          </w:p>
          <w:p w:rsidRPr="0043235D" w:rsidR="00603ACC" w:rsidP="00965C56" w:rsidRDefault="00603ACC" w14:paraId="66E7F70F" w14:textId="77777777">
            <w:pPr>
              <w:spacing w:before="120" w:after="120"/>
              <w:rPr>
                <w:rFonts w:ascii="Verdana" w:hAnsi="Verdana" w:cs="Arial"/>
              </w:rPr>
            </w:pPr>
          </w:p>
          <w:p w:rsidRPr="0043235D" w:rsidR="00603ACC" w:rsidP="00965C56" w:rsidRDefault="00603ACC" w14:paraId="6BFDEE49" w14:textId="77777777">
            <w:pPr>
              <w:spacing w:before="120" w:after="120"/>
              <w:rPr>
                <w:rFonts w:ascii="Verdana" w:hAnsi="Verdana" w:cs="Arial"/>
                <w:bCs/>
              </w:rPr>
            </w:pPr>
            <w:r w:rsidRPr="0043235D">
              <w:rPr>
                <w:rFonts w:ascii="Verdana" w:hAnsi="Verdana" w:cs="Arial"/>
                <w:b/>
              </w:rPr>
              <w:t xml:space="preserve">Note: </w:t>
            </w:r>
            <w:r w:rsidRPr="0043235D">
              <w:rPr>
                <w:rFonts w:ascii="Verdana" w:hAnsi="Verdana" w:eastAsia="Calibri" w:cs="Arial"/>
              </w:rPr>
              <w:t>Adding a bank account for EFT will update billing automatically.</w:t>
            </w:r>
          </w:p>
          <w:p w:rsidRPr="0043235D" w:rsidR="00603ACC" w:rsidP="00965C56" w:rsidRDefault="00603ACC" w14:paraId="07AB5FAF" w14:textId="77777777">
            <w:pPr>
              <w:spacing w:before="120" w:after="120"/>
              <w:rPr>
                <w:rFonts w:ascii="Verdana" w:hAnsi="Verdana" w:cs="Arial"/>
                <w:bCs/>
              </w:rPr>
            </w:pPr>
          </w:p>
          <w:p w:rsidRPr="0043235D" w:rsidR="00603ACC" w:rsidP="00965C56" w:rsidRDefault="00603ACC" w14:paraId="5482651C" w14:textId="77777777">
            <w:pPr>
              <w:spacing w:before="120" w:after="120"/>
              <w:rPr>
                <w:rFonts w:ascii="Verdana" w:hAnsi="Verdana" w:cs="Arial"/>
                <w:b/>
                <w:bCs/>
              </w:rPr>
            </w:pPr>
            <w:r w:rsidRPr="0043235D">
              <w:rPr>
                <w:rFonts w:ascii="Verdana" w:hAnsi="Verdana" w:cs="Arial"/>
                <w:bCs/>
              </w:rPr>
              <w:t>Proceed to</w:t>
            </w:r>
            <w:r w:rsidRPr="0043235D">
              <w:rPr>
                <w:rFonts w:ascii="Verdana" w:hAnsi="Verdana" w:cs="Arial"/>
                <w:b/>
                <w:bCs/>
              </w:rPr>
              <w:t xml:space="preserve"> </w:t>
            </w:r>
            <w:hyperlink w:history="1" w:anchor="Processing_AEFT_Step3">
              <w:r w:rsidRPr="0043235D">
                <w:rPr>
                  <w:rStyle w:val="Hyperlink"/>
                  <w:rFonts w:ascii="Verdana" w:hAnsi="Verdana" w:cs="Arial"/>
                  <w:b/>
                  <w:bCs/>
                </w:rPr>
                <w:t>Step 3</w:t>
              </w:r>
            </w:hyperlink>
            <w:r w:rsidRPr="0043235D">
              <w:rPr>
                <w:rFonts w:ascii="Verdana" w:hAnsi="Verdana" w:cs="Arial"/>
                <w:b/>
                <w:bCs/>
              </w:rPr>
              <w:t xml:space="preserve"> </w:t>
            </w:r>
            <w:r w:rsidRPr="0043235D">
              <w:rPr>
                <w:rFonts w:ascii="Verdana" w:hAnsi="Verdana" w:cs="Arial"/>
              </w:rPr>
              <w:t>to enroll beneficiary in the EFT payment option.</w:t>
            </w:r>
          </w:p>
        </w:tc>
      </w:tr>
      <w:tr w:rsidRPr="0043235D" w:rsidR="00603ACC" w:rsidTr="134CC6AF" w14:paraId="6F8665E8" w14:textId="77777777">
        <w:trPr>
          <w:trHeight w:val="90"/>
        </w:trPr>
        <w:tc>
          <w:tcPr>
            <w:tcW w:w="292" w:type="pct"/>
            <w:vMerge/>
            <w:tcMar/>
            <w:vAlign w:val="center"/>
            <w:hideMark/>
          </w:tcPr>
          <w:p w:rsidRPr="0043235D" w:rsidR="00603ACC" w:rsidP="00965C56" w:rsidRDefault="00603ACC" w14:paraId="7382BC0B" w14:textId="77777777">
            <w:pPr>
              <w:spacing w:before="120" w:after="120"/>
              <w:rPr>
                <w:rFonts w:ascii="Verdana" w:hAnsi="Verdana"/>
                <w:b/>
              </w:rPr>
            </w:pPr>
          </w:p>
        </w:tc>
        <w:tc>
          <w:tcPr>
            <w:tcW w:w="1026" w:type="pct"/>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7974D63F" w14:textId="77777777">
            <w:pPr>
              <w:spacing w:before="120" w:after="120"/>
              <w:rPr>
                <w:rFonts w:ascii="Verdana" w:hAnsi="Verdana" w:cs="Arial"/>
                <w:bCs/>
                <w:color w:val="000000"/>
              </w:rPr>
            </w:pPr>
            <w:r w:rsidRPr="0043235D">
              <w:rPr>
                <w:rFonts w:ascii="Verdana" w:hAnsi="Verdana" w:cs="Arial"/>
                <w:bCs/>
                <w:color w:val="000000"/>
              </w:rPr>
              <w:t>RCD</w:t>
            </w:r>
          </w:p>
        </w:tc>
        <w:tc>
          <w:tcPr>
            <w:tcW w:w="3682" w:type="pct"/>
            <w:gridSpan w:val="2"/>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124C3097" w14:textId="77777777">
            <w:pPr>
              <w:spacing w:before="120" w:after="120"/>
              <w:rPr>
                <w:rFonts w:ascii="Verdana" w:hAnsi="Verdana" w:cs="Arial"/>
                <w:b/>
                <w:bCs/>
              </w:rPr>
            </w:pPr>
            <w:r w:rsidRPr="0043235D">
              <w:rPr>
                <w:rFonts w:ascii="Verdana" w:hAnsi="Verdana"/>
                <w:noProof/>
              </w:rPr>
              <w:drawing>
                <wp:inline distT="0" distB="0" distL="0" distR="0" wp14:anchorId="436B750F" wp14:editId="0C76A29C">
                  <wp:extent cx="238125" cy="209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9">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43235D">
              <w:rPr>
                <w:rFonts w:ascii="Verdana" w:hAnsi="Verdana"/>
                <w:noProof/>
                <w:color w:val="1F497D"/>
              </w:rPr>
              <w:t xml:space="preserve"> </w:t>
            </w:r>
            <w:r w:rsidRPr="0043235D">
              <w:rPr>
                <w:rFonts w:ascii="Verdana" w:hAnsi="Verdana"/>
              </w:rPr>
              <w:t>I’d be happy to assist with that.</w:t>
            </w:r>
          </w:p>
          <w:p w:rsidRPr="0043235D" w:rsidR="00603ACC" w:rsidP="00965C56" w:rsidRDefault="00603ACC" w14:paraId="0FF0D485" w14:textId="77777777">
            <w:pPr>
              <w:spacing w:before="120" w:after="120"/>
              <w:rPr>
                <w:rFonts w:ascii="Verdana" w:hAnsi="Verdana" w:cs="Arial"/>
              </w:rPr>
            </w:pPr>
          </w:p>
          <w:p w:rsidRPr="0043235D" w:rsidR="00603ACC" w:rsidP="00965C56" w:rsidRDefault="00603ACC" w14:paraId="2515A69E" w14:textId="77777777">
            <w:pPr>
              <w:spacing w:before="120" w:after="120"/>
              <w:rPr>
                <w:rFonts w:ascii="Verdana" w:hAnsi="Verdana" w:cs="Arial"/>
              </w:rPr>
            </w:pPr>
            <w:r w:rsidRPr="0043235D">
              <w:rPr>
                <w:rFonts w:ascii="Verdana" w:hAnsi="Verdana" w:cs="Arial"/>
              </w:rPr>
              <w:t>Changing the payment option to automatic banking (EFT) from RCD can take 1-2 billing cycles to begin drafting, depending on the timing of the request.</w:t>
            </w:r>
          </w:p>
          <w:p w:rsidRPr="0043235D" w:rsidR="00603ACC" w:rsidP="00965C56" w:rsidRDefault="00603ACC" w14:paraId="4AA5CCFF" w14:textId="77777777">
            <w:pPr>
              <w:spacing w:before="120" w:after="120"/>
              <w:rPr>
                <w:rFonts w:ascii="Verdana" w:hAnsi="Verdana" w:cs="Arial"/>
              </w:rPr>
            </w:pPr>
          </w:p>
          <w:p w:rsidRPr="0043235D" w:rsidR="00603ACC" w:rsidP="00965C56" w:rsidRDefault="00603ACC" w14:paraId="55B6250F" w14:textId="77777777">
            <w:pPr>
              <w:spacing w:before="120" w:after="120"/>
              <w:rPr>
                <w:rFonts w:ascii="Verdana" w:hAnsi="Verdana" w:cs="Arial"/>
              </w:rPr>
            </w:pPr>
            <w:r w:rsidRPr="0043235D">
              <w:rPr>
                <w:rFonts w:ascii="Verdana" w:hAnsi="Verdana" w:cs="Arial"/>
                <w:b/>
              </w:rPr>
              <w:t xml:space="preserve">Note: </w:t>
            </w:r>
            <w:r w:rsidRPr="0043235D">
              <w:rPr>
                <w:rFonts w:ascii="Verdana" w:hAnsi="Verdana" w:eastAsia="Calibri" w:cs="Arial"/>
              </w:rPr>
              <w:t xml:space="preserve">Adding a bank account for EFT will update billing automatically, and </w:t>
            </w:r>
            <w:r w:rsidRPr="0043235D">
              <w:rPr>
                <w:rFonts w:ascii="Verdana" w:hAnsi="Verdana" w:eastAsia="Calibri" w:cs="Arial"/>
                <w:b/>
              </w:rPr>
              <w:t>no</w:t>
            </w:r>
            <w:r w:rsidRPr="0043235D">
              <w:rPr>
                <w:rFonts w:ascii="Verdana" w:hAnsi="Verdana" w:eastAsia="Calibri" w:cs="Arial"/>
              </w:rPr>
              <w:t xml:space="preserve"> Support Task is needed to stop RCD.</w:t>
            </w:r>
          </w:p>
          <w:p w:rsidRPr="0043235D" w:rsidR="00603ACC" w:rsidP="00965C56" w:rsidRDefault="00603ACC" w14:paraId="47B882CC" w14:textId="77777777">
            <w:pPr>
              <w:spacing w:before="120" w:after="120"/>
              <w:rPr>
                <w:rFonts w:ascii="Verdana" w:hAnsi="Verdana" w:cs="Arial"/>
                <w:b/>
                <w:bCs/>
              </w:rPr>
            </w:pPr>
          </w:p>
          <w:p w:rsidRPr="0043235D" w:rsidR="00603ACC" w:rsidP="00965C56" w:rsidRDefault="00603ACC" w14:paraId="0C7E977E" w14:textId="77777777">
            <w:pPr>
              <w:spacing w:before="120" w:after="120"/>
              <w:rPr>
                <w:rFonts w:ascii="Verdana" w:hAnsi="Verdana" w:cs="Arial"/>
                <w:b/>
                <w:bCs/>
              </w:rPr>
            </w:pPr>
            <w:r w:rsidRPr="0043235D">
              <w:rPr>
                <w:rFonts w:ascii="Verdana" w:hAnsi="Verdana"/>
              </w:rPr>
              <w:t>Proceed to</w:t>
            </w:r>
            <w:r w:rsidRPr="0043235D">
              <w:rPr>
                <w:rFonts w:ascii="Verdana" w:hAnsi="Verdana"/>
                <w:b/>
              </w:rPr>
              <w:t xml:space="preserve"> </w:t>
            </w:r>
            <w:hyperlink w:history="1" w:anchor="Processing_AEFT_Step3">
              <w:r w:rsidRPr="0043235D">
                <w:rPr>
                  <w:rStyle w:val="Hyperlink"/>
                  <w:rFonts w:ascii="Verdana" w:hAnsi="Verdana" w:cs="Arial"/>
                  <w:b/>
                  <w:bCs/>
                </w:rPr>
                <w:t>Step 3</w:t>
              </w:r>
              <w:r w:rsidRPr="0043235D">
                <w:rPr>
                  <w:rStyle w:val="Hyperlink"/>
                  <w:rFonts w:ascii="Verdana" w:hAnsi="Verdana" w:cs="Arial"/>
                </w:rPr>
                <w:t>.</w:t>
              </w:r>
            </w:hyperlink>
          </w:p>
        </w:tc>
      </w:tr>
      <w:tr w:rsidRPr="0043235D" w:rsidR="00603ACC" w:rsidTr="134CC6AF" w14:paraId="24797C93" w14:textId="77777777">
        <w:trPr>
          <w:trHeight w:val="90"/>
        </w:trPr>
        <w:tc>
          <w:tcPr>
            <w:tcW w:w="292" w:type="pct"/>
            <w:vMerge/>
            <w:tcMar/>
            <w:vAlign w:val="center"/>
            <w:hideMark/>
          </w:tcPr>
          <w:p w:rsidRPr="0043235D" w:rsidR="00603ACC" w:rsidP="00965C56" w:rsidRDefault="00603ACC" w14:paraId="12006AC6" w14:textId="77777777">
            <w:pPr>
              <w:spacing w:before="120" w:after="120"/>
              <w:rPr>
                <w:rFonts w:ascii="Verdana" w:hAnsi="Verdana"/>
                <w:b/>
              </w:rPr>
            </w:pPr>
          </w:p>
        </w:tc>
        <w:tc>
          <w:tcPr>
            <w:tcW w:w="1026" w:type="pct"/>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350CDA37" w14:textId="77777777">
            <w:pPr>
              <w:spacing w:before="120" w:after="120"/>
              <w:rPr>
                <w:rFonts w:ascii="Verdana" w:hAnsi="Verdana" w:cs="Arial"/>
                <w:bCs/>
                <w:color w:val="000000"/>
              </w:rPr>
            </w:pPr>
            <w:r w:rsidRPr="0043235D">
              <w:rPr>
                <w:rFonts w:ascii="Verdana" w:hAnsi="Verdana" w:cs="Arial"/>
                <w:bCs/>
                <w:color w:val="000000"/>
              </w:rPr>
              <w:t xml:space="preserve">SSA/RRB </w:t>
            </w:r>
          </w:p>
        </w:tc>
        <w:tc>
          <w:tcPr>
            <w:tcW w:w="3682" w:type="pct"/>
            <w:gridSpan w:val="2"/>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491C30DE" w14:textId="77777777">
            <w:pPr>
              <w:spacing w:before="120" w:after="120"/>
              <w:rPr>
                <w:rFonts w:ascii="Verdana" w:hAnsi="Verdana" w:cs="Arial"/>
                <w:b/>
                <w:bCs/>
              </w:rPr>
            </w:pPr>
            <w:r w:rsidRPr="0043235D">
              <w:rPr>
                <w:rFonts w:ascii="Verdana" w:hAnsi="Verdana"/>
                <w:noProof/>
              </w:rPr>
              <w:drawing>
                <wp:inline distT="0" distB="0" distL="0" distR="0" wp14:anchorId="3E48EC33" wp14:editId="0E9A3CD8">
                  <wp:extent cx="238125" cy="2095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9">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43235D">
              <w:rPr>
                <w:rFonts w:ascii="Verdana" w:hAnsi="Verdana"/>
                <w:noProof/>
                <w:color w:val="1F497D"/>
              </w:rPr>
              <w:t xml:space="preserve"> </w:t>
            </w:r>
            <w:r w:rsidRPr="0043235D">
              <w:rPr>
                <w:rFonts w:ascii="Verdana" w:hAnsi="Verdana"/>
              </w:rPr>
              <w:t>I must</w:t>
            </w:r>
            <w:r w:rsidRPr="0043235D">
              <w:rPr>
                <w:rFonts w:ascii="Verdana" w:hAnsi="Verdana"/>
                <w:color w:val="000000" w:themeColor="text1"/>
              </w:rPr>
              <w:t xml:space="preserve"> first send a request to cancel your present auto-payment method before you can change your payment method to automatic bank drafts. Your banking information can be added when that request is completed. Please call back in 7-10 days to add your routing and bank account numbers.</w:t>
            </w:r>
          </w:p>
          <w:p w:rsidRPr="0043235D" w:rsidR="00603ACC" w:rsidP="00965C56" w:rsidRDefault="00603ACC" w14:paraId="598B9A06" w14:textId="77777777">
            <w:pPr>
              <w:spacing w:before="120" w:after="120"/>
              <w:rPr>
                <w:rFonts w:ascii="Verdana" w:hAnsi="Verdana"/>
              </w:rPr>
            </w:pPr>
          </w:p>
          <w:p w:rsidRPr="008470DD" w:rsidR="00603ACC" w:rsidP="00965C56" w:rsidRDefault="00603ACC" w14:paraId="5BA0CF2A" w14:textId="77777777">
            <w:pPr>
              <w:spacing w:before="120" w:after="120"/>
              <w:rPr>
                <w:rFonts w:ascii="Verdana" w:hAnsi="Verdana" w:cs="Arial"/>
              </w:rPr>
            </w:pPr>
            <w:r w:rsidRPr="0043235D">
              <w:rPr>
                <w:rFonts w:ascii="Verdana" w:hAnsi="Verdana" w:cs="Arial"/>
                <w:noProof/>
                <w:color w:val="000000"/>
              </w:rPr>
              <w:drawing>
                <wp:inline distT="0" distB="0" distL="0" distR="0" wp14:anchorId="4E1CD58D" wp14:editId="43396D12">
                  <wp:extent cx="238125" cy="209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cs="Arial"/>
              </w:rPr>
              <w:t xml:space="preserve">If the beneficiary currently pays their premium through SSA/RRB Withholdings, the withholdings must be stopped before the beneficiary can change to the automatic EFT payment method. Refer to </w:t>
            </w:r>
            <w:hyperlink w:history="1" w:anchor="!/view?docid=5cb44731-3a9c-419d-bc0e-502b1b8a5aeb" r:id="rId46">
              <w:r w:rsidRPr="008470DD">
                <w:rPr>
                  <w:rStyle w:val="Hyperlink"/>
                  <w:rFonts w:ascii="Verdana" w:hAnsi="Verdana" w:eastAsiaTheme="minorHAnsi"/>
                </w:rPr>
                <w:t>Aetna Compass MED D - SilverScript - SSA/RRB Premium Withholding</w:t>
              </w:r>
              <w:r w:rsidRPr="008470DD">
                <w:rPr>
                  <w:rStyle w:val="Hyperlink"/>
                  <w:rFonts w:ascii="Verdana" w:hAnsi="Verdana"/>
                </w:rPr>
                <w:t xml:space="preserve"> (063011).</w:t>
              </w:r>
            </w:hyperlink>
          </w:p>
          <w:p w:rsidRPr="0043235D" w:rsidR="00603ACC" w:rsidP="00965C56" w:rsidRDefault="00603ACC" w14:paraId="4338692E" w14:textId="77777777">
            <w:pPr>
              <w:spacing w:before="120" w:after="120"/>
              <w:rPr>
                <w:rFonts w:ascii="Verdana" w:hAnsi="Verdana"/>
                <w:color w:val="000000"/>
              </w:rPr>
            </w:pPr>
          </w:p>
          <w:p w:rsidRPr="0043235D" w:rsidR="00603ACC" w:rsidP="00965C56" w:rsidRDefault="00603ACC" w14:paraId="6627EB44" w14:textId="77777777">
            <w:pPr>
              <w:autoSpaceDE w:val="0"/>
              <w:autoSpaceDN w:val="0"/>
              <w:adjustRightInd w:val="0"/>
              <w:spacing w:before="120" w:after="120"/>
              <w:rPr>
                <w:rFonts w:ascii="Verdana" w:hAnsi="Verdana" w:cs="Arial"/>
                <w:bCs/>
              </w:rPr>
            </w:pPr>
            <w:r w:rsidRPr="0043235D">
              <w:rPr>
                <w:rFonts w:ascii="Verdana" w:hAnsi="Verdana"/>
              </w:rPr>
              <w:t>Skip to</w:t>
            </w:r>
            <w:r w:rsidRPr="0043235D">
              <w:rPr>
                <w:rFonts w:ascii="Verdana" w:hAnsi="Verdana"/>
                <w:b/>
              </w:rPr>
              <w:t xml:space="preserve"> </w:t>
            </w:r>
            <w:hyperlink w:history="1" w:anchor="Step11">
              <w:r w:rsidRPr="0043235D">
                <w:rPr>
                  <w:rStyle w:val="Hyperlink"/>
                  <w:rFonts w:ascii="Verdana" w:hAnsi="Verdana" w:eastAsiaTheme="minorHAnsi"/>
                  <w:b/>
                  <w:bCs/>
                </w:rPr>
                <w:t>Step 11</w:t>
              </w:r>
            </w:hyperlink>
            <w:r w:rsidRPr="0043235D">
              <w:rPr>
                <w:rFonts w:ascii="Verdana" w:hAnsi="Verdana" w:cs="Arial"/>
                <w:b/>
                <w:bCs/>
              </w:rPr>
              <w:t>.</w:t>
            </w:r>
          </w:p>
        </w:tc>
      </w:tr>
      <w:tr w:rsidRPr="0043235D" w:rsidR="00603ACC" w:rsidTr="134CC6AF" w14:paraId="5360160D" w14:textId="77777777">
        <w:trPr>
          <w:trHeight w:val="90"/>
        </w:trPr>
        <w:tc>
          <w:tcPr>
            <w:tcW w:w="292" w:type="pct"/>
            <w:vMerge/>
            <w:tcMar/>
            <w:vAlign w:val="center"/>
            <w:hideMark/>
          </w:tcPr>
          <w:p w:rsidRPr="0043235D" w:rsidR="00603ACC" w:rsidP="00965C56" w:rsidRDefault="00603ACC" w14:paraId="63ACEA51" w14:textId="77777777">
            <w:pPr>
              <w:spacing w:before="120" w:after="120"/>
              <w:rPr>
                <w:rFonts w:ascii="Verdana" w:hAnsi="Verdana"/>
                <w:b/>
              </w:rPr>
            </w:pPr>
          </w:p>
        </w:tc>
        <w:tc>
          <w:tcPr>
            <w:tcW w:w="1026" w:type="pct"/>
            <w:vMerge w:val="restart"/>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7BA61A3C" w14:textId="77777777">
            <w:pPr>
              <w:spacing w:before="120" w:after="120"/>
              <w:rPr>
                <w:rFonts w:ascii="Verdana" w:hAnsi="Verdana" w:cs="Arial"/>
                <w:bCs/>
                <w:caps/>
              </w:rPr>
            </w:pPr>
            <w:r w:rsidRPr="0043235D">
              <w:rPr>
                <w:rFonts w:ascii="Verdana" w:hAnsi="Verdana" w:cs="Arial"/>
                <w:bCs/>
              </w:rPr>
              <w:t>EFT/ACH</w:t>
            </w:r>
          </w:p>
        </w:tc>
        <w:tc>
          <w:tcPr>
            <w:tcW w:w="3682" w:type="pct"/>
            <w:gridSpan w:val="2"/>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2E4976D2" w14:textId="77777777">
            <w:pPr>
              <w:spacing w:before="120" w:after="120"/>
              <w:rPr>
                <w:rFonts w:ascii="Verdana" w:hAnsi="Verdana" w:cs="Arial"/>
              </w:rPr>
            </w:pPr>
            <w:r w:rsidRPr="0043235D">
              <w:rPr>
                <w:rFonts w:ascii="Verdana" w:hAnsi="Verdana"/>
                <w:noProof/>
              </w:rPr>
              <w:drawing>
                <wp:inline distT="0" distB="0" distL="0" distR="0" wp14:anchorId="0D1A2621" wp14:editId="3F358A9E">
                  <wp:extent cx="238125" cy="2095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9">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43235D">
              <w:rPr>
                <w:rFonts w:ascii="Verdana" w:hAnsi="Verdana"/>
                <w:noProof/>
                <w:color w:val="1F497D"/>
              </w:rPr>
              <w:t xml:space="preserve"> </w:t>
            </w:r>
            <w:r w:rsidRPr="0043235D">
              <w:rPr>
                <w:rFonts w:ascii="Verdana" w:hAnsi="Verdana"/>
              </w:rPr>
              <w:t>You are already enrolled in monthly automatic EFT payments.</w:t>
            </w:r>
            <w:r w:rsidRPr="0043235D">
              <w:rPr>
                <w:rFonts w:ascii="Verdana" w:hAnsi="Verdana" w:cs="Arial"/>
              </w:rPr>
              <w:t xml:space="preserve"> </w:t>
            </w:r>
            <w:r w:rsidRPr="0043235D">
              <w:rPr>
                <w:rFonts w:ascii="Verdana" w:hAnsi="Verdana"/>
              </w:rPr>
              <w:t>Would you like to verify or update your bank account information on file?</w:t>
            </w:r>
          </w:p>
        </w:tc>
      </w:tr>
      <w:tr w:rsidRPr="0043235D" w:rsidR="00603ACC" w:rsidTr="134CC6AF" w14:paraId="5D2BCC1D" w14:textId="77777777">
        <w:trPr>
          <w:trHeight w:val="90"/>
        </w:trPr>
        <w:tc>
          <w:tcPr>
            <w:tcW w:w="292" w:type="pct"/>
            <w:vMerge/>
            <w:tcMar/>
            <w:vAlign w:val="center"/>
            <w:hideMark/>
          </w:tcPr>
          <w:p w:rsidRPr="0043235D" w:rsidR="00603ACC" w:rsidP="00965C56" w:rsidRDefault="00603ACC" w14:paraId="283AE0AB" w14:textId="77777777">
            <w:pPr>
              <w:spacing w:before="120" w:after="120"/>
              <w:rPr>
                <w:rFonts w:ascii="Verdana" w:hAnsi="Verdana"/>
                <w:b/>
              </w:rPr>
            </w:pPr>
          </w:p>
        </w:tc>
        <w:tc>
          <w:tcPr>
            <w:tcW w:w="1026" w:type="pct"/>
            <w:vMerge/>
            <w:tcMar/>
            <w:vAlign w:val="center"/>
            <w:hideMark/>
          </w:tcPr>
          <w:p w:rsidRPr="0043235D" w:rsidR="00603ACC" w:rsidP="00965C56" w:rsidRDefault="00603ACC" w14:paraId="75C9C1D5" w14:textId="77777777">
            <w:pPr>
              <w:spacing w:before="120" w:after="120"/>
              <w:rPr>
                <w:rFonts w:ascii="Verdana" w:hAnsi="Verdana" w:cs="Arial"/>
                <w:bCs/>
                <w:caps/>
              </w:rPr>
            </w:pPr>
          </w:p>
        </w:tc>
        <w:tc>
          <w:tcPr>
            <w:tcW w:w="521" w:type="pct"/>
            <w:tcBorders>
              <w:top w:val="single" w:color="auto" w:sz="4" w:space="0"/>
              <w:left w:val="single" w:color="auto" w:sz="4" w:space="0"/>
              <w:bottom w:val="single" w:color="auto" w:sz="4" w:space="0"/>
              <w:right w:val="single" w:color="auto" w:sz="4" w:space="0"/>
            </w:tcBorders>
            <w:shd w:val="clear" w:color="auto" w:fill="D9D9D9" w:themeFill="background1" w:themeFillShade="D9"/>
            <w:tcMar/>
            <w:hideMark/>
          </w:tcPr>
          <w:p w:rsidRPr="0043235D" w:rsidR="00603ACC" w:rsidP="00965C56" w:rsidRDefault="00603ACC" w14:paraId="581DEDAE" w14:textId="77777777">
            <w:pPr>
              <w:tabs>
                <w:tab w:val="left" w:pos="1020"/>
              </w:tabs>
              <w:spacing w:before="120" w:after="120"/>
              <w:jc w:val="center"/>
              <w:rPr>
                <w:rFonts w:ascii="Verdana" w:hAnsi="Verdana" w:cs="Arial"/>
                <w:b/>
                <w:bCs/>
              </w:rPr>
            </w:pPr>
            <w:r w:rsidRPr="0043235D">
              <w:rPr>
                <w:rFonts w:ascii="Verdana" w:hAnsi="Verdana" w:cs="Arial"/>
                <w:b/>
                <w:bCs/>
              </w:rPr>
              <w:t>If…</w:t>
            </w:r>
          </w:p>
        </w:tc>
        <w:tc>
          <w:tcPr>
            <w:tcW w:w="3161" w:type="pct"/>
            <w:tcBorders>
              <w:top w:val="single" w:color="auto" w:sz="4" w:space="0"/>
              <w:left w:val="single" w:color="auto" w:sz="4" w:space="0"/>
              <w:bottom w:val="single" w:color="auto" w:sz="4" w:space="0"/>
              <w:right w:val="single" w:color="auto" w:sz="4" w:space="0"/>
            </w:tcBorders>
            <w:shd w:val="clear" w:color="auto" w:fill="D9D9D9" w:themeFill="background1" w:themeFillShade="D9"/>
            <w:tcMar/>
            <w:hideMark/>
          </w:tcPr>
          <w:p w:rsidRPr="0043235D" w:rsidR="00603ACC" w:rsidP="00965C56" w:rsidRDefault="00603ACC" w14:paraId="0F341C3B" w14:textId="77777777">
            <w:pPr>
              <w:spacing w:before="120" w:after="120"/>
              <w:jc w:val="center"/>
              <w:rPr>
                <w:rFonts w:ascii="Verdana" w:hAnsi="Verdana" w:cs="Arial"/>
                <w:b/>
                <w:bCs/>
              </w:rPr>
            </w:pPr>
            <w:r w:rsidRPr="0043235D">
              <w:rPr>
                <w:rFonts w:ascii="Verdana" w:hAnsi="Verdana" w:cs="Arial"/>
                <w:b/>
                <w:bCs/>
              </w:rPr>
              <w:t>Then…</w:t>
            </w:r>
          </w:p>
        </w:tc>
      </w:tr>
      <w:tr w:rsidRPr="0043235D" w:rsidR="00603ACC" w:rsidTr="134CC6AF" w14:paraId="3D915D3C" w14:textId="77777777">
        <w:trPr>
          <w:trHeight w:val="288"/>
        </w:trPr>
        <w:tc>
          <w:tcPr>
            <w:tcW w:w="292" w:type="pct"/>
            <w:vMerge/>
            <w:tcMar/>
            <w:vAlign w:val="center"/>
            <w:hideMark/>
          </w:tcPr>
          <w:p w:rsidRPr="0043235D" w:rsidR="00603ACC" w:rsidP="00965C56" w:rsidRDefault="00603ACC" w14:paraId="744255B7" w14:textId="77777777">
            <w:pPr>
              <w:spacing w:before="120" w:after="120"/>
              <w:rPr>
                <w:rFonts w:ascii="Verdana" w:hAnsi="Verdana"/>
                <w:b/>
              </w:rPr>
            </w:pPr>
          </w:p>
        </w:tc>
        <w:tc>
          <w:tcPr>
            <w:tcW w:w="1026" w:type="pct"/>
            <w:vMerge/>
            <w:tcMar/>
            <w:vAlign w:val="center"/>
            <w:hideMark/>
          </w:tcPr>
          <w:p w:rsidRPr="0043235D" w:rsidR="00603ACC" w:rsidP="00965C56" w:rsidRDefault="00603ACC" w14:paraId="2FDF3DE0" w14:textId="77777777">
            <w:pPr>
              <w:spacing w:before="120" w:after="120"/>
              <w:rPr>
                <w:rFonts w:ascii="Verdana" w:hAnsi="Verdana" w:cs="Arial"/>
                <w:bCs/>
                <w:caps/>
              </w:rPr>
            </w:pPr>
          </w:p>
        </w:tc>
        <w:tc>
          <w:tcPr>
            <w:tcW w:w="521" w:type="pct"/>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22557F89" w14:textId="77777777">
            <w:pPr>
              <w:spacing w:before="120" w:after="120"/>
              <w:rPr>
                <w:rFonts w:ascii="Verdana" w:hAnsi="Verdana" w:cs="Arial"/>
                <w:bCs/>
              </w:rPr>
            </w:pPr>
            <w:r w:rsidRPr="0043235D">
              <w:rPr>
                <w:rFonts w:ascii="Verdana" w:hAnsi="Verdana" w:cs="Arial"/>
                <w:bCs/>
              </w:rPr>
              <w:t>Yes</w:t>
            </w:r>
          </w:p>
        </w:tc>
        <w:tc>
          <w:tcPr>
            <w:tcW w:w="3161" w:type="pct"/>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450A7759" w14:textId="77777777">
            <w:pPr>
              <w:spacing w:before="120" w:after="120"/>
              <w:rPr>
                <w:rFonts w:ascii="Verdana" w:hAnsi="Verdana" w:cs="Arial"/>
                <w:b/>
                <w:bCs/>
              </w:rPr>
            </w:pPr>
            <w:r w:rsidRPr="0043235D">
              <w:rPr>
                <w:rFonts w:ascii="Verdana" w:hAnsi="Verdana" w:cs="Arial"/>
                <w:bCs/>
              </w:rPr>
              <w:t>Proceed to the</w:t>
            </w:r>
            <w:r w:rsidRPr="0043235D">
              <w:rPr>
                <w:rFonts w:ascii="Verdana" w:hAnsi="Verdana" w:cs="Arial"/>
                <w:b/>
                <w:bCs/>
              </w:rPr>
              <w:t xml:space="preserve"> </w:t>
            </w:r>
            <w:hyperlink w:history="1" w:anchor="_Updating_Automatic_Credit">
              <w:r w:rsidRPr="0043235D">
                <w:rPr>
                  <w:rStyle w:val="Hyperlink"/>
                  <w:rFonts w:ascii="Verdana" w:hAnsi="Verdana" w:eastAsia="Calibri" w:cs="Tahoma"/>
                </w:rPr>
                <w:t>Updating Automatic EFT Premium Payment Information</w:t>
              </w:r>
            </w:hyperlink>
            <w:r w:rsidRPr="0043235D">
              <w:rPr>
                <w:rStyle w:val="Hyperlink"/>
                <w:rFonts w:ascii="Verdana" w:hAnsi="Verdana" w:eastAsia="Calibri" w:cs="Tahoma"/>
              </w:rPr>
              <w:t xml:space="preserve"> </w:t>
            </w:r>
            <w:r w:rsidRPr="0043235D">
              <w:rPr>
                <w:rFonts w:ascii="Verdana" w:hAnsi="Verdana" w:cs="Arial"/>
                <w:bCs/>
              </w:rPr>
              <w:t>section of this Work Instruction.</w:t>
            </w:r>
          </w:p>
        </w:tc>
      </w:tr>
      <w:tr w:rsidRPr="0043235D" w:rsidR="00603ACC" w:rsidTr="134CC6AF" w14:paraId="114BE025" w14:textId="77777777">
        <w:trPr>
          <w:trHeight w:val="90"/>
        </w:trPr>
        <w:tc>
          <w:tcPr>
            <w:tcW w:w="292" w:type="pct"/>
            <w:vMerge/>
            <w:tcMar/>
            <w:vAlign w:val="center"/>
            <w:hideMark/>
          </w:tcPr>
          <w:p w:rsidRPr="0043235D" w:rsidR="00603ACC" w:rsidP="00965C56" w:rsidRDefault="00603ACC" w14:paraId="0CB2A0B7" w14:textId="77777777">
            <w:pPr>
              <w:spacing w:before="120" w:after="120"/>
              <w:rPr>
                <w:rFonts w:ascii="Verdana" w:hAnsi="Verdana"/>
                <w:b/>
              </w:rPr>
            </w:pPr>
          </w:p>
        </w:tc>
        <w:tc>
          <w:tcPr>
            <w:tcW w:w="1026" w:type="pct"/>
            <w:vMerge/>
            <w:tcMar/>
            <w:vAlign w:val="center"/>
            <w:hideMark/>
          </w:tcPr>
          <w:p w:rsidRPr="0043235D" w:rsidR="00603ACC" w:rsidP="00965C56" w:rsidRDefault="00603ACC" w14:paraId="3BCC3EC2" w14:textId="77777777">
            <w:pPr>
              <w:spacing w:before="120" w:after="120"/>
              <w:rPr>
                <w:rFonts w:ascii="Verdana" w:hAnsi="Verdana" w:cs="Arial"/>
                <w:bCs/>
                <w:caps/>
              </w:rPr>
            </w:pPr>
          </w:p>
        </w:tc>
        <w:tc>
          <w:tcPr>
            <w:tcW w:w="521" w:type="pct"/>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25906DBF" w14:textId="77777777">
            <w:pPr>
              <w:spacing w:before="120" w:after="120"/>
              <w:rPr>
                <w:rFonts w:ascii="Verdana" w:hAnsi="Verdana" w:cs="Arial"/>
                <w:bCs/>
              </w:rPr>
            </w:pPr>
            <w:r w:rsidRPr="0043235D">
              <w:rPr>
                <w:rFonts w:ascii="Verdana" w:hAnsi="Verdana" w:cs="Arial"/>
                <w:bCs/>
              </w:rPr>
              <w:t>No</w:t>
            </w:r>
          </w:p>
        </w:tc>
        <w:tc>
          <w:tcPr>
            <w:tcW w:w="3161" w:type="pct"/>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30CF06FD" w14:textId="77777777">
            <w:pPr>
              <w:spacing w:before="120" w:after="120"/>
              <w:rPr>
                <w:rFonts w:ascii="Verdana" w:hAnsi="Verdana" w:cs="Arial"/>
                <w:bCs/>
              </w:rPr>
            </w:pPr>
            <w:r w:rsidRPr="0043235D">
              <w:rPr>
                <w:rFonts w:ascii="Verdana" w:hAnsi="Verdana"/>
              </w:rPr>
              <w:t>Skip to</w:t>
            </w:r>
            <w:r w:rsidRPr="0043235D">
              <w:rPr>
                <w:rFonts w:ascii="Verdana" w:hAnsi="Verdana"/>
                <w:b/>
              </w:rPr>
              <w:t xml:space="preserve"> </w:t>
            </w:r>
            <w:hyperlink w:history="1" w:anchor="Step10">
              <w:r w:rsidRPr="0043235D">
                <w:rPr>
                  <w:rStyle w:val="Hyperlink"/>
                  <w:rFonts w:ascii="Verdana" w:hAnsi="Verdana" w:eastAsiaTheme="minorHAnsi"/>
                  <w:b/>
                  <w:bCs/>
                </w:rPr>
                <w:t>Step 10</w:t>
              </w:r>
            </w:hyperlink>
            <w:r w:rsidRPr="0043235D">
              <w:rPr>
                <w:rFonts w:ascii="Verdana" w:hAnsi="Verdana" w:cs="Arial"/>
                <w:b/>
                <w:bCs/>
              </w:rPr>
              <w:t>.</w:t>
            </w:r>
          </w:p>
        </w:tc>
      </w:tr>
      <w:tr w:rsidRPr="0043235D" w:rsidR="00603ACC" w:rsidTr="134CC6AF" w14:paraId="52CEA53A" w14:textId="77777777">
        <w:trPr>
          <w:trHeight w:val="800"/>
        </w:trPr>
        <w:tc>
          <w:tcPr>
            <w:tcW w:w="292" w:type="pct"/>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26E2A2D1" w14:textId="77777777">
            <w:pPr>
              <w:autoSpaceDE w:val="0"/>
              <w:autoSpaceDN w:val="0"/>
              <w:adjustRightInd w:val="0"/>
              <w:spacing w:before="120" w:after="120"/>
              <w:jc w:val="center"/>
              <w:rPr>
                <w:rFonts w:ascii="Verdana" w:hAnsi="Verdana"/>
                <w:b/>
              </w:rPr>
            </w:pPr>
            <w:bookmarkStart w:name="Processing_AEFT_Step3" w:id="62"/>
            <w:r w:rsidRPr="0043235D">
              <w:rPr>
                <w:rFonts w:ascii="Verdana" w:hAnsi="Verdana"/>
                <w:b/>
              </w:rPr>
              <w:t>3</w:t>
            </w:r>
            <w:bookmarkEnd w:id="62"/>
          </w:p>
        </w:tc>
        <w:tc>
          <w:tcPr>
            <w:tcW w:w="4708" w:type="pct"/>
            <w:gridSpan w:val="3"/>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5F8CE851" w14:textId="77777777">
            <w:pPr>
              <w:spacing w:before="120" w:after="120"/>
              <w:rPr>
                <w:rFonts w:ascii="Verdana" w:hAnsi="Verdana" w:cs="Arial"/>
                <w:b/>
                <w:bCs/>
              </w:rPr>
            </w:pPr>
            <w:r w:rsidRPr="0043235D">
              <w:rPr>
                <w:rFonts w:ascii="Verdana" w:hAnsi="Verdana"/>
                <w:noProof/>
              </w:rPr>
              <w:drawing>
                <wp:inline distT="0" distB="0" distL="0" distR="0" wp14:anchorId="0413A5F2" wp14:editId="00D1E087">
                  <wp:extent cx="238125" cy="2095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9">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43235D">
              <w:rPr>
                <w:rFonts w:ascii="Verdana" w:hAnsi="Verdana"/>
                <w:noProof/>
                <w:color w:val="1F497D"/>
              </w:rPr>
              <w:t xml:space="preserve"> </w:t>
            </w:r>
            <w:r w:rsidRPr="0043235D">
              <w:rPr>
                <w:rFonts w:ascii="Verdana" w:hAnsi="Verdana"/>
              </w:rPr>
              <w:t>You have an account balance of &lt;$XX.XX&gt;</w:t>
            </w:r>
            <w:r w:rsidRPr="0043235D">
              <w:rPr>
                <w:rFonts w:ascii="Verdana" w:hAnsi="Verdana"/>
                <w:b/>
                <w:bCs/>
              </w:rPr>
              <w:t xml:space="preserve"> </w:t>
            </w:r>
            <w:r w:rsidRPr="0043235D">
              <w:rPr>
                <w:rFonts w:ascii="Verdana" w:hAnsi="Verdana"/>
              </w:rPr>
              <w:t>and this entire amount will be charged to your bank account up to $300.</w:t>
            </w:r>
          </w:p>
          <w:p w:rsidRPr="0043235D" w:rsidR="00603ACC" w:rsidP="00965C56" w:rsidRDefault="00603ACC" w14:paraId="3BB954B3" w14:textId="77777777">
            <w:pPr>
              <w:spacing w:before="120" w:after="120"/>
              <w:rPr>
                <w:rFonts w:ascii="Verdana" w:hAnsi="Verdana" w:cs="Arial"/>
                <w:bCs/>
              </w:rPr>
            </w:pPr>
          </w:p>
          <w:p w:rsidRPr="0043235D" w:rsidR="00603ACC" w:rsidP="00965C56" w:rsidRDefault="00603ACC" w14:paraId="4FF338BC" w14:textId="77777777">
            <w:pPr>
              <w:spacing w:before="120" w:after="120"/>
              <w:rPr>
                <w:rFonts w:ascii="Verdana" w:hAnsi="Verdana" w:eastAsia="Calibri" w:cs="Tahoma"/>
              </w:rPr>
            </w:pPr>
            <w:r w:rsidRPr="0043235D">
              <w:rPr>
                <w:rFonts w:ascii="Verdana" w:hAnsi="Verdana"/>
                <w:noProof/>
              </w:rPr>
              <w:drawing>
                <wp:inline distT="0" distB="0" distL="0" distR="0" wp14:anchorId="0E9F4395" wp14:editId="0EF068E0">
                  <wp:extent cx="247650" cy="200025"/>
                  <wp:effectExtent l="0" t="0" r="0" b="9525"/>
                  <wp:docPr id="194485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7650" cy="200025"/>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rPr>
              <w:t xml:space="preserve">If the balance owed is greater than $300, the PREMIUM BILLING SPECIALIZED CARE TEAM must document in </w:t>
            </w:r>
            <w:r w:rsidRPr="0043235D">
              <w:rPr>
                <w:rFonts w:ascii="Verdana" w:hAnsi="Verdana"/>
                <w:b/>
              </w:rPr>
              <w:t>Compass</w:t>
            </w:r>
            <w:r w:rsidRPr="0043235D">
              <w:rPr>
                <w:rFonts w:ascii="Verdana" w:hAnsi="Verdana"/>
              </w:rPr>
              <w:t xml:space="preserve"> that the beneficiary </w:t>
            </w:r>
            <w:r w:rsidRPr="0043235D">
              <w:rPr>
                <w:rFonts w:ascii="Verdana" w:hAnsi="Verdana"/>
                <w:b/>
              </w:rPr>
              <w:t xml:space="preserve">agreed </w:t>
            </w:r>
            <w:r w:rsidRPr="0043235D">
              <w:rPr>
                <w:rFonts w:ascii="Verdana" w:hAnsi="Verdana"/>
              </w:rPr>
              <w:t xml:space="preserve">to the deduction and </w:t>
            </w:r>
            <w:r w:rsidRPr="0043235D">
              <w:rPr>
                <w:rFonts w:ascii="Verdana" w:hAnsi="Verdana"/>
                <w:b/>
              </w:rPr>
              <w:t>document</w:t>
            </w:r>
            <w:r w:rsidRPr="0043235D">
              <w:rPr>
                <w:rFonts w:ascii="Verdana" w:hAnsi="Verdana"/>
              </w:rPr>
              <w:t xml:space="preserve"> the amount agreed upon. </w:t>
            </w:r>
            <w:r w:rsidRPr="0043235D">
              <w:rPr>
                <w:rFonts w:ascii="Verdana" w:hAnsi="Verdana" w:cs="Arial"/>
                <w:bCs/>
              </w:rPr>
              <w:t>Refer to</w:t>
            </w:r>
            <w:r>
              <w:rPr>
                <w:rFonts w:ascii="Verdana" w:hAnsi="Verdana" w:cs="Arial"/>
                <w:bCs/>
              </w:rPr>
              <w:t xml:space="preserve"> </w:t>
            </w:r>
            <w:r w:rsidRPr="008470DD">
              <w:rPr>
                <w:rFonts w:ascii="Verdana" w:hAnsi="Verdana" w:cs="Arial"/>
              </w:rPr>
              <w:t>the</w:t>
            </w:r>
            <w:r w:rsidRPr="008470DD">
              <w:rPr>
                <w:rFonts w:ascii="Verdana" w:hAnsi="Verdana" w:cs="Arial"/>
                <w:bCs/>
              </w:rPr>
              <w:t xml:space="preserve"> </w:t>
            </w:r>
            <w:hyperlink w:history="1" w:anchor="threehundred">
              <w:r w:rsidRPr="008470DD">
                <w:rPr>
                  <w:rStyle w:val="Hyperlink"/>
                  <w:rFonts w:ascii="Verdana" w:hAnsi="Verdana" w:eastAsia="Calibri" w:cs="Tahoma"/>
                </w:rPr>
                <w:t>Premium Balance Greater than $300</w:t>
              </w:r>
            </w:hyperlink>
            <w:r w:rsidRPr="008470DD">
              <w:rPr>
                <w:rFonts w:ascii="Verdana" w:hAnsi="Verdana"/>
              </w:rPr>
              <w:t xml:space="preserve"> section</w:t>
            </w:r>
            <w:r w:rsidRPr="008470DD">
              <w:rPr>
                <w:rFonts w:ascii="Verdana" w:hAnsi="Verdana" w:eastAsia="Calibri" w:cs="Tahoma"/>
              </w:rPr>
              <w:t>.</w:t>
            </w:r>
          </w:p>
          <w:p w:rsidRPr="0043235D" w:rsidR="00603ACC" w:rsidP="00965C56" w:rsidRDefault="00603ACC" w14:paraId="40D458BE" w14:textId="77777777">
            <w:pPr>
              <w:pStyle w:val="ListParagraph"/>
              <w:numPr>
                <w:ilvl w:val="0"/>
                <w:numId w:val="20"/>
              </w:numPr>
              <w:autoSpaceDE w:val="0"/>
              <w:autoSpaceDN w:val="0"/>
              <w:adjustRightInd w:val="0"/>
              <w:spacing w:before="120" w:after="120"/>
              <w:contextualSpacing w:val="0"/>
              <w:rPr>
                <w:rFonts w:ascii="Verdana" w:hAnsi="Verdana"/>
              </w:rPr>
            </w:pPr>
            <w:r w:rsidRPr="0043235D">
              <w:rPr>
                <w:rFonts w:ascii="Verdana" w:hAnsi="Verdana"/>
              </w:rPr>
              <w:t xml:space="preserve">Set the </w:t>
            </w:r>
            <w:r w:rsidRPr="0043235D">
              <w:rPr>
                <w:rFonts w:ascii="Verdana" w:hAnsi="Verdana"/>
                <w:b/>
              </w:rPr>
              <w:t xml:space="preserve">Date Range: </w:t>
            </w:r>
            <w:r w:rsidRPr="0043235D">
              <w:rPr>
                <w:rFonts w:ascii="Verdana" w:hAnsi="Verdana"/>
              </w:rPr>
              <w:t xml:space="preserve">To ensure the </w:t>
            </w:r>
            <w:r w:rsidRPr="0043235D">
              <w:rPr>
                <w:rFonts w:ascii="Verdana" w:hAnsi="Verdana"/>
                <w:b/>
              </w:rPr>
              <w:t>Stock ID</w:t>
            </w:r>
            <w:r w:rsidRPr="0043235D">
              <w:rPr>
                <w:rFonts w:ascii="Verdana" w:hAnsi="Verdana"/>
              </w:rPr>
              <w:t xml:space="preserve"> field of the </w:t>
            </w:r>
            <w:r w:rsidRPr="0043235D">
              <w:rPr>
                <w:rFonts w:ascii="Verdana" w:hAnsi="Verdana"/>
                <w:b/>
              </w:rPr>
              <w:t>Billing Cycle &amp; Payment Method</w:t>
            </w:r>
            <w:r w:rsidRPr="0043235D">
              <w:rPr>
                <w:rFonts w:ascii="Verdana" w:hAnsi="Verdana"/>
              </w:rPr>
              <w:t xml:space="preserve"> section will display correctly, change the End Date field to the end of the next year (</w:t>
            </w:r>
            <w:r w:rsidRPr="0043235D">
              <w:rPr>
                <w:rFonts w:ascii="Verdana" w:hAnsi="Verdana"/>
                <w:b/>
                <w:bCs/>
              </w:rPr>
              <w:t xml:space="preserve">Example: </w:t>
            </w:r>
            <w:r w:rsidRPr="0043235D">
              <w:rPr>
                <w:rFonts w:ascii="Verdana" w:hAnsi="Verdana"/>
                <w:b/>
              </w:rPr>
              <w:t>12/31/2026</w:t>
            </w:r>
            <w:r w:rsidRPr="0043235D">
              <w:rPr>
                <w:rFonts w:ascii="Verdana" w:hAnsi="Verdana"/>
              </w:rPr>
              <w:t>).</w:t>
            </w:r>
          </w:p>
          <w:p w:rsidRPr="0043235D" w:rsidR="00603ACC" w:rsidP="00965C56" w:rsidRDefault="00603ACC" w14:paraId="2D5D3FB3" w14:textId="77777777">
            <w:pPr>
              <w:pStyle w:val="ListParagraph"/>
              <w:numPr>
                <w:ilvl w:val="0"/>
                <w:numId w:val="20"/>
              </w:numPr>
              <w:spacing w:before="120" w:after="120"/>
              <w:contextualSpacing w:val="0"/>
              <w:rPr>
                <w:rFonts w:ascii="Verdana" w:hAnsi="Verdana" w:cs="Arial"/>
                <w:bCs/>
              </w:rPr>
            </w:pPr>
            <w:r w:rsidRPr="0043235D">
              <w:rPr>
                <w:rFonts w:ascii="Verdana" w:hAnsi="Verdana" w:cs="Arial"/>
                <w:bCs/>
              </w:rPr>
              <w:t xml:space="preserve">After the </w:t>
            </w:r>
            <w:r w:rsidRPr="0043235D">
              <w:rPr>
                <w:rFonts w:ascii="Verdana" w:hAnsi="Verdana" w:cs="Arial"/>
                <w:b/>
                <w:bCs/>
              </w:rPr>
              <w:t>End Date</w:t>
            </w:r>
            <w:r w:rsidRPr="0043235D">
              <w:rPr>
                <w:rFonts w:ascii="Verdana" w:hAnsi="Verdana" w:cs="Arial"/>
                <w:bCs/>
              </w:rPr>
              <w:t xml:space="preserve"> in the </w:t>
            </w:r>
            <w:r w:rsidRPr="0043235D">
              <w:rPr>
                <w:rFonts w:ascii="Verdana" w:hAnsi="Verdana" w:cs="Arial"/>
                <w:b/>
                <w:bCs/>
              </w:rPr>
              <w:t xml:space="preserve">Date Range </w:t>
            </w:r>
            <w:r w:rsidRPr="0043235D">
              <w:rPr>
                <w:rFonts w:ascii="Verdana" w:hAnsi="Verdana" w:cs="Arial"/>
                <w:bCs/>
              </w:rPr>
              <w:t xml:space="preserve">section is set, click the </w:t>
            </w:r>
            <w:r w:rsidRPr="0043235D">
              <w:rPr>
                <w:rFonts w:ascii="Verdana" w:hAnsi="Verdana" w:cs="Arial"/>
                <w:b/>
                <w:bCs/>
              </w:rPr>
              <w:t>Automatic Payment</w:t>
            </w:r>
            <w:r w:rsidRPr="0043235D">
              <w:rPr>
                <w:rFonts w:ascii="Verdana" w:hAnsi="Verdana" w:cs="Arial"/>
                <w:bCs/>
              </w:rPr>
              <w:t xml:space="preserve"> button from the </w:t>
            </w:r>
            <w:r w:rsidRPr="0043235D">
              <w:rPr>
                <w:rFonts w:ascii="Verdana" w:hAnsi="Verdana" w:cs="Arial"/>
                <w:b/>
                <w:bCs/>
              </w:rPr>
              <w:t>Premium Billing</w:t>
            </w:r>
            <w:r w:rsidRPr="0043235D">
              <w:rPr>
                <w:rFonts w:ascii="Verdana" w:hAnsi="Verdana" w:cs="Arial"/>
                <w:bCs/>
              </w:rPr>
              <w:t xml:space="preserve"> tab in </w:t>
            </w:r>
            <w:r w:rsidRPr="0043235D">
              <w:rPr>
                <w:rFonts w:ascii="Verdana" w:hAnsi="Verdana" w:cs="Arial"/>
                <w:b/>
                <w:bCs/>
              </w:rPr>
              <w:t>Compass</w:t>
            </w:r>
            <w:r w:rsidRPr="0043235D">
              <w:rPr>
                <w:rFonts w:ascii="Verdana" w:hAnsi="Verdana" w:cs="Arial"/>
                <w:bCs/>
              </w:rPr>
              <w:t xml:space="preserve">. </w:t>
            </w:r>
          </w:p>
          <w:p w:rsidRPr="0043235D" w:rsidR="00603ACC" w:rsidP="00965C56" w:rsidRDefault="00603ACC" w14:paraId="6D618539" w14:textId="77777777">
            <w:pPr>
              <w:autoSpaceDE w:val="0"/>
              <w:autoSpaceDN w:val="0"/>
              <w:adjustRightInd w:val="0"/>
              <w:spacing w:before="120" w:after="120"/>
              <w:jc w:val="center"/>
              <w:rPr>
                <w:rFonts w:ascii="Verdana" w:hAnsi="Verdana"/>
              </w:rPr>
            </w:pPr>
          </w:p>
          <w:p w:rsidRPr="0043235D" w:rsidR="00603ACC" w:rsidP="00965C56" w:rsidRDefault="00603ACC" w14:paraId="5140DBAF" w14:textId="77777777">
            <w:pPr>
              <w:autoSpaceDE w:val="0"/>
              <w:autoSpaceDN w:val="0"/>
              <w:adjustRightInd w:val="0"/>
              <w:spacing w:before="120" w:after="120"/>
              <w:jc w:val="center"/>
              <w:rPr>
                <w:rFonts w:ascii="Verdana" w:hAnsi="Verdana"/>
              </w:rPr>
            </w:pPr>
            <w:r w:rsidRPr="0043235D">
              <w:rPr>
                <w:rFonts w:ascii="Verdana" w:hAnsi="Verdana"/>
                <w:noProof/>
              </w:rPr>
              <w:t xml:space="preserve"> </w:t>
            </w:r>
            <w:r w:rsidRPr="000A4BCA">
              <w:rPr>
                <w:rFonts w:ascii="Verdana" w:hAnsi="Verdana"/>
                <w:noProof/>
              </w:rPr>
              <w:drawing>
                <wp:inline distT="0" distB="0" distL="0" distR="0" wp14:anchorId="37F40BC4" wp14:editId="0ADDA8ED">
                  <wp:extent cx="6371429" cy="7361905"/>
                  <wp:effectExtent l="0" t="0" r="0" b="0"/>
                  <wp:docPr id="20475197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19723" name="Picture 1" descr="A screenshot of a computer&#10;&#10;AI-generated content may be incorrect."/>
                          <pic:cNvPicPr/>
                        </pic:nvPicPr>
                        <pic:blipFill>
                          <a:blip r:embed="rId47"/>
                          <a:stretch>
                            <a:fillRect/>
                          </a:stretch>
                        </pic:blipFill>
                        <pic:spPr>
                          <a:xfrm>
                            <a:off x="0" y="0"/>
                            <a:ext cx="6371429" cy="7361905"/>
                          </a:xfrm>
                          <a:prstGeom prst="rect">
                            <a:avLst/>
                          </a:prstGeom>
                        </pic:spPr>
                      </pic:pic>
                    </a:graphicData>
                  </a:graphic>
                </wp:inline>
              </w:drawing>
            </w:r>
          </w:p>
          <w:p w:rsidRPr="0043235D" w:rsidR="00603ACC" w:rsidP="00965C56" w:rsidRDefault="00603ACC" w14:paraId="4038ABB4" w14:textId="77777777">
            <w:pPr>
              <w:spacing w:before="120" w:after="120"/>
              <w:jc w:val="center"/>
              <w:rPr>
                <w:rFonts w:ascii="Verdana" w:hAnsi="Verdana"/>
              </w:rPr>
            </w:pPr>
          </w:p>
          <w:p w:rsidRPr="0043235D" w:rsidR="00603ACC" w:rsidP="00965C56" w:rsidRDefault="00603ACC" w14:paraId="591FFE24" w14:textId="77777777">
            <w:pPr>
              <w:spacing w:before="120" w:after="120"/>
              <w:rPr>
                <w:rFonts w:ascii="Verdana" w:hAnsi="Verdana"/>
              </w:rPr>
            </w:pPr>
            <w:r w:rsidRPr="0043235D">
              <w:rPr>
                <w:rFonts w:ascii="Verdana" w:hAnsi="Verdana"/>
                <w:b/>
              </w:rPr>
              <w:t xml:space="preserve">Result: </w:t>
            </w:r>
            <w:r w:rsidRPr="0043235D">
              <w:rPr>
                <w:rFonts w:ascii="Verdana" w:hAnsi="Verdana"/>
              </w:rPr>
              <w:t xml:space="preserve">The </w:t>
            </w:r>
            <w:r w:rsidRPr="0043235D">
              <w:rPr>
                <w:rFonts w:ascii="Verdana" w:hAnsi="Verdana"/>
                <w:b/>
                <w:bCs/>
              </w:rPr>
              <w:t>PREMIUM BILLING SPECIALIZED CARE TEAM</w:t>
            </w:r>
            <w:r w:rsidRPr="0043235D">
              <w:rPr>
                <w:rFonts w:ascii="Verdana" w:hAnsi="Verdana"/>
              </w:rPr>
              <w:t xml:space="preserve"> is automatically redirected to the </w:t>
            </w:r>
            <w:r w:rsidRPr="0043235D">
              <w:rPr>
                <w:rFonts w:ascii="Verdana" w:hAnsi="Verdana" w:cs="Arial"/>
                <w:b/>
                <w:color w:val="000000"/>
              </w:rPr>
              <w:t>Credit Card Single-Sign-On (SSO)</w:t>
            </w:r>
            <w:r w:rsidRPr="0043235D">
              <w:rPr>
                <w:rFonts w:ascii="Verdana" w:hAnsi="Verdana" w:cs="Arial"/>
                <w:color w:val="000000"/>
              </w:rPr>
              <w:t xml:space="preserve"> system</w:t>
            </w:r>
            <w:r w:rsidRPr="0043235D">
              <w:rPr>
                <w:rFonts w:ascii="Verdana" w:hAnsi="Verdana"/>
              </w:rPr>
              <w:t>.</w:t>
            </w:r>
          </w:p>
          <w:p w:rsidRPr="0043235D" w:rsidR="00603ACC" w:rsidP="00965C56" w:rsidRDefault="00603ACC" w14:paraId="3B659E8B" w14:textId="77777777">
            <w:pPr>
              <w:spacing w:before="120" w:after="120"/>
              <w:rPr>
                <w:rFonts w:ascii="Verdana" w:hAnsi="Verdana"/>
              </w:rPr>
            </w:pPr>
          </w:p>
          <w:p w:rsidRPr="0043235D" w:rsidR="00603ACC" w:rsidP="00965C56" w:rsidRDefault="00603ACC" w14:paraId="448010D0" w14:textId="77777777">
            <w:pPr>
              <w:spacing w:before="120" w:after="120"/>
              <w:rPr>
                <w:rFonts w:ascii="Verdana" w:hAnsi="Verdana" w:cs="Arial"/>
                <w:b/>
                <w:bCs/>
              </w:rPr>
            </w:pPr>
            <w:r w:rsidRPr="0043235D">
              <w:rPr>
                <w:rFonts w:ascii="Verdana" w:hAnsi="Verdana" w:cs="Arial"/>
                <w:b/>
                <w:bCs/>
              </w:rPr>
              <w:t xml:space="preserve">Notes: </w:t>
            </w:r>
          </w:p>
          <w:p w:rsidRPr="0043235D" w:rsidR="00603ACC" w:rsidP="00965C56" w:rsidRDefault="00603ACC" w14:paraId="0011DEFF" w14:textId="77777777">
            <w:pPr>
              <w:pStyle w:val="ListParagraph"/>
              <w:numPr>
                <w:ilvl w:val="0"/>
                <w:numId w:val="20"/>
              </w:numPr>
              <w:spacing w:before="120" w:after="120"/>
              <w:contextualSpacing w:val="0"/>
              <w:rPr>
                <w:rFonts w:ascii="Verdana" w:hAnsi="Verdana" w:cs="Arial"/>
                <w:bCs/>
              </w:rPr>
            </w:pPr>
            <w:r w:rsidRPr="0043235D">
              <w:rPr>
                <w:rFonts w:ascii="Verdana" w:hAnsi="Verdana" w:cs="Arial"/>
                <w:b/>
                <w:bCs/>
              </w:rPr>
              <w:t>Member ID-Group ID, First</w:t>
            </w:r>
            <w:r w:rsidRPr="0043235D">
              <w:rPr>
                <w:rFonts w:ascii="Verdana" w:hAnsi="Verdana" w:cs="Arial"/>
                <w:bCs/>
              </w:rPr>
              <w:t xml:space="preserve"> and </w:t>
            </w:r>
            <w:r w:rsidRPr="0043235D">
              <w:rPr>
                <w:rFonts w:ascii="Verdana" w:hAnsi="Verdana" w:cs="Arial"/>
                <w:b/>
                <w:bCs/>
              </w:rPr>
              <w:t>Last Name</w:t>
            </w:r>
            <w:r w:rsidRPr="0043235D">
              <w:rPr>
                <w:rFonts w:ascii="Verdana" w:hAnsi="Verdana" w:cs="Arial"/>
                <w:bCs/>
              </w:rPr>
              <w:t xml:space="preserve"> are automatically populated and are Read-only.</w:t>
            </w:r>
          </w:p>
          <w:p w:rsidRPr="0043235D" w:rsidR="00603ACC" w:rsidP="00965C56" w:rsidRDefault="00603ACC" w14:paraId="48A49189" w14:textId="77777777">
            <w:pPr>
              <w:pStyle w:val="ListParagraph"/>
              <w:numPr>
                <w:ilvl w:val="0"/>
                <w:numId w:val="20"/>
              </w:numPr>
              <w:spacing w:before="120" w:after="120"/>
              <w:contextualSpacing w:val="0"/>
              <w:rPr>
                <w:rFonts w:ascii="Verdana" w:hAnsi="Verdana" w:cs="Arial"/>
                <w:bCs/>
              </w:rPr>
            </w:pPr>
            <w:r w:rsidRPr="0043235D">
              <w:rPr>
                <w:rFonts w:ascii="Verdana" w:hAnsi="Verdana" w:cs="Arial"/>
                <w:bCs/>
              </w:rPr>
              <w:t xml:space="preserve">Once selected, the </w:t>
            </w:r>
            <w:r w:rsidRPr="0043235D">
              <w:rPr>
                <w:rFonts w:ascii="Verdana" w:hAnsi="Verdana" w:cs="Arial"/>
                <w:b/>
                <w:bCs/>
              </w:rPr>
              <w:t xml:space="preserve">Automatic Payment </w:t>
            </w:r>
            <w:r w:rsidRPr="0043235D">
              <w:rPr>
                <w:rFonts w:ascii="Verdana" w:hAnsi="Verdana" w:cs="Arial"/>
              </w:rPr>
              <w:t>radio button</w:t>
            </w:r>
            <w:r w:rsidRPr="0043235D">
              <w:rPr>
                <w:rFonts w:ascii="Verdana" w:hAnsi="Verdana" w:cs="Arial"/>
                <w:b/>
                <w:bCs/>
              </w:rPr>
              <w:t xml:space="preserve"> </w:t>
            </w:r>
            <w:r w:rsidRPr="0043235D">
              <w:rPr>
                <w:rFonts w:ascii="Verdana" w:hAnsi="Verdana" w:cs="Arial"/>
                <w:bCs/>
              </w:rPr>
              <w:t xml:space="preserve">will </w:t>
            </w:r>
            <w:r w:rsidRPr="0043235D">
              <w:rPr>
                <w:rFonts w:ascii="Verdana" w:hAnsi="Verdana" w:cs="Arial"/>
                <w:b/>
              </w:rPr>
              <w:t>remain</w:t>
            </w:r>
            <w:r w:rsidRPr="0043235D">
              <w:rPr>
                <w:rFonts w:ascii="Verdana" w:hAnsi="Verdana" w:cs="Arial"/>
                <w:bCs/>
              </w:rPr>
              <w:t xml:space="preserve"> selected when toggling between payment types (card or check).</w:t>
            </w:r>
          </w:p>
          <w:p w:rsidRPr="0043235D" w:rsidR="00603ACC" w:rsidP="00965C56" w:rsidRDefault="00603ACC" w14:paraId="6C7017C0" w14:textId="77777777">
            <w:pPr>
              <w:spacing w:before="120" w:after="120"/>
              <w:jc w:val="center"/>
              <w:rPr>
                <w:rFonts w:ascii="Verdana" w:hAnsi="Verdana"/>
                <w:b/>
                <w:noProof/>
              </w:rPr>
            </w:pPr>
          </w:p>
          <w:p w:rsidRPr="0043235D" w:rsidR="00603ACC" w:rsidP="00965C56" w:rsidRDefault="00603ACC" w14:paraId="234C0634" w14:textId="77777777">
            <w:pPr>
              <w:spacing w:before="120" w:after="120"/>
              <w:jc w:val="center"/>
              <w:rPr>
                <w:rFonts w:ascii="Verdana" w:hAnsi="Verdana"/>
                <w:b/>
                <w:noProof/>
              </w:rPr>
            </w:pPr>
            <w:r w:rsidRPr="0043235D">
              <w:rPr>
                <w:rFonts w:ascii="Verdana" w:hAnsi="Verdana"/>
                <w:noProof/>
              </w:rPr>
              <w:drawing>
                <wp:inline distT="0" distB="0" distL="0" distR="0" wp14:anchorId="0B989697" wp14:editId="77D5D0FB">
                  <wp:extent cx="6457950" cy="7039166"/>
                  <wp:effectExtent l="19050" t="19050" r="19050" b="28575"/>
                  <wp:docPr id="2125456036" name="Picture 21254560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56036" name="Picture 2125456036" descr="A screenshot of a computer&#10;&#10;AI-generated content may be incorrect."/>
                          <pic:cNvPicPr/>
                        </pic:nvPicPr>
                        <pic:blipFill>
                          <a:blip r:embed="rId48"/>
                          <a:stretch>
                            <a:fillRect/>
                          </a:stretch>
                        </pic:blipFill>
                        <pic:spPr>
                          <a:xfrm>
                            <a:off x="0" y="0"/>
                            <a:ext cx="6478396" cy="7061452"/>
                          </a:xfrm>
                          <a:prstGeom prst="rect">
                            <a:avLst/>
                          </a:prstGeom>
                          <a:ln>
                            <a:solidFill>
                              <a:schemeClr val="tx1"/>
                            </a:solidFill>
                          </a:ln>
                        </pic:spPr>
                      </pic:pic>
                    </a:graphicData>
                  </a:graphic>
                </wp:inline>
              </w:drawing>
            </w:r>
          </w:p>
          <w:p w:rsidRPr="0043235D" w:rsidR="00603ACC" w:rsidP="00965C56" w:rsidRDefault="00603ACC" w14:paraId="3696D0A2" w14:textId="77777777">
            <w:pPr>
              <w:spacing w:before="120" w:after="120"/>
              <w:jc w:val="center"/>
              <w:rPr>
                <w:rFonts w:ascii="Verdana" w:hAnsi="Verdana" w:cs="Arial"/>
                <w:bCs/>
              </w:rPr>
            </w:pPr>
          </w:p>
        </w:tc>
      </w:tr>
      <w:tr w:rsidRPr="0043235D" w:rsidR="00603ACC" w:rsidTr="134CC6AF" w14:paraId="7A2041F8" w14:textId="77777777">
        <w:trPr>
          <w:trHeight w:val="105"/>
        </w:trPr>
        <w:tc>
          <w:tcPr>
            <w:tcW w:w="292" w:type="pct"/>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5CA57BC2" w14:textId="77777777">
            <w:pPr>
              <w:autoSpaceDE w:val="0"/>
              <w:autoSpaceDN w:val="0"/>
              <w:adjustRightInd w:val="0"/>
              <w:spacing w:before="120" w:after="120"/>
              <w:jc w:val="center"/>
              <w:rPr>
                <w:rFonts w:ascii="Verdana" w:hAnsi="Verdana"/>
                <w:b/>
              </w:rPr>
            </w:pPr>
            <w:r w:rsidRPr="0043235D">
              <w:rPr>
                <w:rFonts w:ascii="Verdana" w:hAnsi="Verdana"/>
                <w:b/>
              </w:rPr>
              <w:t>4</w:t>
            </w:r>
          </w:p>
        </w:tc>
        <w:tc>
          <w:tcPr>
            <w:tcW w:w="4708" w:type="pct"/>
            <w:gridSpan w:val="3"/>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5389AB93" w14:textId="77777777">
            <w:pPr>
              <w:spacing w:before="120" w:after="120"/>
              <w:rPr>
                <w:rFonts w:ascii="Verdana" w:hAnsi="Verdana"/>
                <w:color w:val="000000"/>
              </w:rPr>
            </w:pPr>
            <w:r w:rsidRPr="0043235D">
              <w:rPr>
                <w:rFonts w:ascii="Verdana" w:hAnsi="Verdana"/>
                <w:color w:val="000000"/>
              </w:rPr>
              <w:t xml:space="preserve">Select the </w:t>
            </w:r>
            <w:r w:rsidRPr="0043235D">
              <w:rPr>
                <w:rFonts w:ascii="Verdana" w:hAnsi="Verdana"/>
                <w:b/>
                <w:color w:val="000000"/>
              </w:rPr>
              <w:t xml:space="preserve">Check </w:t>
            </w:r>
            <w:r w:rsidRPr="0043235D">
              <w:rPr>
                <w:rFonts w:ascii="Verdana" w:hAnsi="Verdana"/>
                <w:color w:val="000000"/>
              </w:rPr>
              <w:t>radio</w:t>
            </w:r>
            <w:r w:rsidRPr="0043235D">
              <w:rPr>
                <w:rFonts w:ascii="Verdana" w:hAnsi="Verdana"/>
                <w:b/>
                <w:color w:val="000000"/>
              </w:rPr>
              <w:t xml:space="preserve"> </w:t>
            </w:r>
            <w:r w:rsidRPr="0043235D">
              <w:rPr>
                <w:rFonts w:ascii="Verdana" w:hAnsi="Verdana"/>
                <w:color w:val="000000"/>
              </w:rPr>
              <w:t>button.</w:t>
            </w:r>
          </w:p>
          <w:p w:rsidRPr="0043235D" w:rsidR="00603ACC" w:rsidP="00965C56" w:rsidRDefault="00603ACC" w14:paraId="63880808" w14:textId="77777777">
            <w:pPr>
              <w:spacing w:before="120" w:after="120"/>
              <w:rPr>
                <w:rFonts w:ascii="Verdana" w:hAnsi="Verdana"/>
                <w:color w:val="000000"/>
              </w:rPr>
            </w:pPr>
          </w:p>
          <w:p w:rsidRPr="0043235D" w:rsidR="00603ACC" w:rsidP="00965C56" w:rsidRDefault="00603ACC" w14:paraId="74A90EBE" w14:textId="77777777">
            <w:pPr>
              <w:spacing w:before="120" w:after="120"/>
              <w:jc w:val="center"/>
              <w:rPr>
                <w:rFonts w:ascii="Verdana" w:hAnsi="Verdana"/>
                <w:noProof/>
              </w:rPr>
            </w:pPr>
            <w:r w:rsidRPr="0043235D">
              <w:rPr>
                <w:rFonts w:ascii="Verdana" w:hAnsi="Verdana"/>
                <w:noProof/>
              </w:rPr>
              <w:drawing>
                <wp:inline distT="0" distB="0" distL="0" distR="0" wp14:anchorId="60BF1AE0" wp14:editId="1E770095">
                  <wp:extent cx="3581400" cy="914400"/>
                  <wp:effectExtent l="38100" t="38100" r="114300" b="114300"/>
                  <wp:docPr id="68" name="Picture 68"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computer screen shot of a computer screen&#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81400" cy="914400"/>
                          </a:xfrm>
                          <a:prstGeom prst="rect">
                            <a:avLst/>
                          </a:prstGeom>
                          <a:ln w="3175" cap="sq">
                            <a:solidFill>
                              <a:schemeClr val="tx1"/>
                            </a:solidFill>
                            <a:miter lim="800000"/>
                          </a:ln>
                          <a:effectLst>
                            <a:outerShdw blurRad="57150" dist="50800" dir="2700000" algn="tl" rotWithShape="0">
                              <a:srgbClr val="000000">
                                <a:alpha val="40000"/>
                              </a:srgbClr>
                            </a:outerShdw>
                          </a:effectLst>
                        </pic:spPr>
                      </pic:pic>
                    </a:graphicData>
                  </a:graphic>
                </wp:inline>
              </w:drawing>
            </w:r>
          </w:p>
          <w:p w:rsidRPr="0043235D" w:rsidR="00603ACC" w:rsidP="00965C56" w:rsidRDefault="00603ACC" w14:paraId="14A7882F" w14:textId="77777777">
            <w:pPr>
              <w:spacing w:before="120" w:after="120"/>
              <w:jc w:val="center"/>
              <w:rPr>
                <w:rFonts w:ascii="Verdana" w:hAnsi="Verdana"/>
                <w:color w:val="000000"/>
              </w:rPr>
            </w:pPr>
          </w:p>
        </w:tc>
      </w:tr>
      <w:tr w:rsidRPr="0043235D" w:rsidR="00603ACC" w:rsidTr="134CC6AF" w14:paraId="272F0FE4" w14:textId="77777777">
        <w:trPr>
          <w:trHeight w:val="105"/>
        </w:trPr>
        <w:tc>
          <w:tcPr>
            <w:tcW w:w="292" w:type="pct"/>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428FD190" w14:textId="77777777">
            <w:pPr>
              <w:autoSpaceDE w:val="0"/>
              <w:autoSpaceDN w:val="0"/>
              <w:adjustRightInd w:val="0"/>
              <w:spacing w:before="120" w:after="120"/>
              <w:jc w:val="center"/>
              <w:rPr>
                <w:rFonts w:ascii="Verdana" w:hAnsi="Verdana"/>
                <w:b/>
              </w:rPr>
            </w:pPr>
            <w:r w:rsidRPr="0043235D">
              <w:rPr>
                <w:rFonts w:ascii="Verdana" w:hAnsi="Verdana"/>
                <w:b/>
              </w:rPr>
              <w:t>5</w:t>
            </w:r>
          </w:p>
        </w:tc>
        <w:tc>
          <w:tcPr>
            <w:tcW w:w="4708" w:type="pct"/>
            <w:gridSpan w:val="3"/>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22674E91" w14:textId="77777777">
            <w:pPr>
              <w:spacing w:before="120" w:after="120"/>
              <w:rPr>
                <w:rFonts w:ascii="Verdana" w:hAnsi="Verdana"/>
              </w:rPr>
            </w:pPr>
            <w:r w:rsidRPr="0043235D">
              <w:rPr>
                <w:rFonts w:ascii="Verdana" w:hAnsi="Verdana"/>
              </w:rPr>
              <w:t>Enter the following mandatory fields - indicated by an asterisk (</w:t>
            </w:r>
            <w:r w:rsidRPr="0043235D">
              <w:rPr>
                <w:rFonts w:ascii="Verdana" w:hAnsi="Verdana"/>
                <w:b/>
                <w:bCs/>
              </w:rPr>
              <w:t>*</w:t>
            </w:r>
            <w:r w:rsidRPr="0043235D">
              <w:rPr>
                <w:rFonts w:ascii="Verdana" w:hAnsi="Verdana"/>
              </w:rPr>
              <w:t>):</w:t>
            </w:r>
          </w:p>
          <w:p w:rsidRPr="0043235D" w:rsidR="00603ACC" w:rsidP="00965C56" w:rsidRDefault="00603ACC" w14:paraId="703DCE90" w14:textId="77777777">
            <w:pPr>
              <w:pStyle w:val="ListParagraph"/>
              <w:numPr>
                <w:ilvl w:val="0"/>
                <w:numId w:val="20"/>
              </w:numPr>
              <w:spacing w:before="120" w:after="120"/>
              <w:contextualSpacing w:val="0"/>
              <w:rPr>
                <w:rFonts w:ascii="Verdana" w:hAnsi="Verdana"/>
              </w:rPr>
            </w:pPr>
            <w:r w:rsidRPr="0043235D">
              <w:rPr>
                <w:rFonts w:ascii="Verdana" w:hAnsi="Verdana"/>
                <w:b/>
              </w:rPr>
              <w:t>Routing Number</w:t>
            </w:r>
            <w:r w:rsidRPr="0043235D">
              <w:rPr>
                <w:rFonts w:ascii="Verdana" w:hAnsi="Verdana"/>
                <w:bCs/>
              </w:rPr>
              <w:t xml:space="preserve"> -</w:t>
            </w:r>
            <w:r w:rsidRPr="0043235D">
              <w:rPr>
                <w:rFonts w:ascii="Verdana" w:hAnsi="Verdana"/>
                <w:b/>
              </w:rPr>
              <w:t xml:space="preserve"> </w:t>
            </w:r>
            <w:r w:rsidRPr="0043235D">
              <w:rPr>
                <w:rFonts w:ascii="Verdana" w:hAnsi="Verdana"/>
              </w:rPr>
              <w:t xml:space="preserve">The 9-digit number usually found on the bottom left corner of the check, refer to the </w:t>
            </w:r>
            <w:r w:rsidRPr="0043235D">
              <w:rPr>
                <w:rFonts w:ascii="Verdana" w:hAnsi="Verdana"/>
                <w:b/>
              </w:rPr>
              <w:t>“i”</w:t>
            </w:r>
            <w:r w:rsidRPr="0043235D">
              <w:rPr>
                <w:rFonts w:ascii="Verdana" w:hAnsi="Verdana"/>
              </w:rPr>
              <w:t xml:space="preserve"> guide.</w:t>
            </w:r>
          </w:p>
          <w:p w:rsidRPr="0043235D" w:rsidR="00603ACC" w:rsidP="00965C56" w:rsidRDefault="00603ACC" w14:paraId="0E2A6BDE" w14:textId="77777777">
            <w:pPr>
              <w:pStyle w:val="ListParagraph"/>
              <w:numPr>
                <w:ilvl w:val="0"/>
                <w:numId w:val="20"/>
              </w:numPr>
              <w:spacing w:before="120" w:after="120"/>
              <w:contextualSpacing w:val="0"/>
              <w:rPr>
                <w:rFonts w:ascii="Verdana" w:hAnsi="Verdana"/>
              </w:rPr>
            </w:pPr>
            <w:r w:rsidRPr="0043235D">
              <w:rPr>
                <w:rFonts w:ascii="Verdana" w:hAnsi="Verdana"/>
                <w:b/>
              </w:rPr>
              <w:t>Account Number</w:t>
            </w:r>
            <w:r w:rsidRPr="0043235D">
              <w:rPr>
                <w:rFonts w:ascii="Verdana" w:hAnsi="Verdana"/>
              </w:rPr>
              <w:t xml:space="preserve"> - Can accept Checking or Savings. When speaking with the beneficiary, ask them </w:t>
            </w:r>
            <w:proofErr w:type="gramStart"/>
            <w:r w:rsidRPr="0043235D">
              <w:rPr>
                <w:rFonts w:ascii="Verdana" w:hAnsi="Verdana"/>
              </w:rPr>
              <w:t xml:space="preserve">to </w:t>
            </w:r>
            <w:r w:rsidRPr="0043235D">
              <w:rPr>
                <w:rFonts w:ascii="Verdana" w:hAnsi="Verdana"/>
                <w:b/>
              </w:rPr>
              <w:t>not</w:t>
            </w:r>
            <w:proofErr w:type="gramEnd"/>
            <w:r w:rsidRPr="0043235D">
              <w:rPr>
                <w:rFonts w:ascii="Verdana" w:hAnsi="Verdana"/>
              </w:rPr>
              <w:t xml:space="preserve"> include the check number with the account number.</w:t>
            </w:r>
          </w:p>
          <w:p w:rsidRPr="0043235D" w:rsidR="00603ACC" w:rsidP="00965C56" w:rsidRDefault="00603ACC" w14:paraId="0C78D960" w14:textId="77777777">
            <w:pPr>
              <w:spacing w:before="120" w:after="120"/>
              <w:ind w:left="720"/>
              <w:rPr>
                <w:rFonts w:ascii="Verdana" w:hAnsi="Verdana"/>
              </w:rPr>
            </w:pPr>
            <w:r w:rsidRPr="0043235D">
              <w:rPr>
                <w:rFonts w:ascii="Verdana" w:hAnsi="Verdana"/>
                <w:noProof/>
                <w14:ligatures w14:val="standardContextual"/>
              </w:rPr>
              <w:drawing>
                <wp:inline distT="0" distB="0" distL="0" distR="0" wp14:anchorId="565E1B9C" wp14:editId="73561473">
                  <wp:extent cx="238095" cy="209524"/>
                  <wp:effectExtent l="0" t="0" r="0" b="635"/>
                  <wp:docPr id="75358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8506" name="Picture 75358506"/>
                          <pic:cNvPicPr/>
                        </pic:nvPicPr>
                        <pic:blipFill>
                          <a:blip r:embed="rId5">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43235D">
              <w:rPr>
                <w:rFonts w:ascii="Verdana" w:hAnsi="Verdana"/>
              </w:rPr>
              <w:t xml:space="preserve"> Some Savings accounts do not support or allow online payments. If the beneficiary is unsure if they can process payments online, they would need to follow up with their financial institution to confirm.) </w:t>
            </w:r>
          </w:p>
          <w:p w:rsidRPr="0043235D" w:rsidR="00603ACC" w:rsidP="00965C56" w:rsidRDefault="00603ACC" w14:paraId="1337F46C" w14:textId="77777777">
            <w:pPr>
              <w:pStyle w:val="ListParagraph"/>
              <w:numPr>
                <w:ilvl w:val="0"/>
                <w:numId w:val="20"/>
              </w:numPr>
              <w:spacing w:before="120" w:after="120"/>
              <w:contextualSpacing w:val="0"/>
              <w:rPr>
                <w:rFonts w:ascii="Verdana" w:hAnsi="Verdana"/>
              </w:rPr>
            </w:pPr>
            <w:r w:rsidRPr="0043235D">
              <w:rPr>
                <w:rFonts w:ascii="Verdana" w:hAnsi="Verdana"/>
                <w:b/>
              </w:rPr>
              <w:t xml:space="preserve">Account Type </w:t>
            </w:r>
            <w:r w:rsidRPr="0043235D">
              <w:rPr>
                <w:rFonts w:ascii="Verdana" w:hAnsi="Verdana"/>
                <w:bCs/>
              </w:rPr>
              <w:t>–</w:t>
            </w:r>
            <w:r w:rsidRPr="0043235D">
              <w:rPr>
                <w:rFonts w:ascii="Verdana" w:hAnsi="Verdana"/>
                <w:b/>
              </w:rPr>
              <w:t xml:space="preserve"> </w:t>
            </w:r>
            <w:r w:rsidRPr="0043235D">
              <w:rPr>
                <w:rFonts w:ascii="Verdana" w:hAnsi="Verdana"/>
              </w:rPr>
              <w:t>Defaults to Checking, use drop-down to select Savings as appropriate.</w:t>
            </w:r>
            <w:bookmarkStart w:name="OLE_LINK20" w:id="63"/>
            <w:r w:rsidRPr="0043235D">
              <w:rPr>
                <w:rFonts w:ascii="Verdana" w:hAnsi="Verdana"/>
              </w:rPr>
              <w:t xml:space="preserve"> Do </w:t>
            </w:r>
            <w:r w:rsidRPr="0043235D">
              <w:rPr>
                <w:rFonts w:ascii="Verdana" w:hAnsi="Verdana"/>
                <w:b/>
                <w:bCs/>
              </w:rPr>
              <w:t>not</w:t>
            </w:r>
            <w:r w:rsidRPr="0043235D">
              <w:rPr>
                <w:rFonts w:ascii="Verdana" w:hAnsi="Verdana"/>
              </w:rPr>
              <w:t xml:space="preserve"> select “Business” account type as our system will reject the request. For business bank accounts, please select checking.</w:t>
            </w:r>
            <w:bookmarkEnd w:id="63"/>
          </w:p>
          <w:p w:rsidRPr="0043235D" w:rsidR="00603ACC" w:rsidP="00965C56" w:rsidRDefault="00603ACC" w14:paraId="64A87DB8" w14:textId="77777777">
            <w:pPr>
              <w:pStyle w:val="ListParagraph"/>
              <w:numPr>
                <w:ilvl w:val="0"/>
                <w:numId w:val="20"/>
              </w:numPr>
              <w:spacing w:before="120" w:after="120"/>
              <w:contextualSpacing w:val="0"/>
              <w:rPr>
                <w:rFonts w:ascii="Verdana" w:hAnsi="Verdana"/>
              </w:rPr>
            </w:pPr>
            <w:r w:rsidRPr="0043235D">
              <w:rPr>
                <w:rFonts w:ascii="Verdana" w:hAnsi="Verdana"/>
                <w:b/>
              </w:rPr>
              <w:t xml:space="preserve">Check State </w:t>
            </w:r>
            <w:r w:rsidRPr="0043235D">
              <w:rPr>
                <w:rFonts w:ascii="Verdana" w:hAnsi="Verdana"/>
                <w:bCs/>
              </w:rPr>
              <w:t>–</w:t>
            </w:r>
            <w:r w:rsidRPr="0043235D">
              <w:rPr>
                <w:rFonts w:ascii="Verdana" w:hAnsi="Verdana"/>
              </w:rPr>
              <w:t xml:space="preserve"> Select the state for the address beneficiary has attached to the bank account.</w:t>
            </w:r>
          </w:p>
          <w:p w:rsidRPr="0043235D" w:rsidR="00603ACC" w:rsidP="00965C56" w:rsidRDefault="00603ACC" w14:paraId="2EEBD54F" w14:textId="77777777">
            <w:pPr>
              <w:pStyle w:val="ListParagraph"/>
              <w:numPr>
                <w:ilvl w:val="0"/>
                <w:numId w:val="20"/>
              </w:numPr>
              <w:spacing w:before="120" w:after="120"/>
              <w:contextualSpacing w:val="0"/>
              <w:rPr>
                <w:rFonts w:ascii="Verdana" w:hAnsi="Verdana"/>
              </w:rPr>
            </w:pPr>
            <w:r w:rsidRPr="0043235D">
              <w:rPr>
                <w:rFonts w:ascii="Verdana" w:hAnsi="Verdana"/>
                <w:b/>
              </w:rPr>
              <w:t xml:space="preserve">First Name &amp; Last Name </w:t>
            </w:r>
            <w:r w:rsidRPr="0043235D">
              <w:rPr>
                <w:rFonts w:ascii="Verdana" w:hAnsi="Verdana"/>
                <w:bCs/>
              </w:rPr>
              <w:t>–</w:t>
            </w:r>
            <w:r w:rsidRPr="0043235D">
              <w:rPr>
                <w:rFonts w:ascii="Verdana" w:hAnsi="Verdana"/>
              </w:rPr>
              <w:t xml:space="preserve"> Name on check or savings account.</w:t>
            </w:r>
          </w:p>
          <w:p w:rsidRPr="0043235D" w:rsidR="00603ACC" w:rsidP="00965C56" w:rsidRDefault="00603ACC" w14:paraId="28630CE5" w14:textId="77777777">
            <w:pPr>
              <w:pStyle w:val="ListParagraph"/>
              <w:numPr>
                <w:ilvl w:val="0"/>
                <w:numId w:val="20"/>
              </w:numPr>
              <w:spacing w:before="120" w:after="120"/>
              <w:contextualSpacing w:val="0"/>
              <w:rPr>
                <w:rFonts w:ascii="Verdana" w:hAnsi="Verdana"/>
              </w:rPr>
            </w:pPr>
            <w:r w:rsidRPr="0043235D">
              <w:rPr>
                <w:rFonts w:ascii="Verdana" w:hAnsi="Verdana"/>
                <w:b/>
              </w:rPr>
              <w:t>Zip Code</w:t>
            </w:r>
            <w:r w:rsidRPr="0043235D">
              <w:rPr>
                <w:rFonts w:ascii="Verdana" w:hAnsi="Verdana"/>
              </w:rPr>
              <w:t xml:space="preserve"> - Only 5 digits are required but can enter the full 9 digits. Numerical characters only.</w:t>
            </w:r>
          </w:p>
          <w:p w:rsidRPr="0043235D" w:rsidR="00603ACC" w:rsidP="00965C56" w:rsidRDefault="00603ACC" w14:paraId="7AF274D2" w14:textId="77777777">
            <w:pPr>
              <w:spacing w:before="120" w:after="120"/>
              <w:rPr>
                <w:rFonts w:ascii="Verdana" w:hAnsi="Verdana" w:cs="Arial"/>
                <w:b/>
                <w:bCs/>
              </w:rPr>
            </w:pPr>
          </w:p>
          <w:p w:rsidRPr="0043235D" w:rsidR="00603ACC" w:rsidP="00965C56" w:rsidRDefault="00603ACC" w14:paraId="42788F01" w14:textId="77777777">
            <w:pPr>
              <w:spacing w:before="120" w:after="120"/>
              <w:jc w:val="center"/>
              <w:rPr>
                <w:rFonts w:ascii="Verdana" w:hAnsi="Verdana" w:cs="Arial"/>
                <w:b/>
                <w:bCs/>
              </w:rPr>
            </w:pPr>
            <w:r w:rsidRPr="0043235D">
              <w:rPr>
                <w:rFonts w:ascii="Verdana" w:hAnsi="Verdana"/>
                <w:noProof/>
              </w:rPr>
              <w:drawing>
                <wp:inline distT="0" distB="0" distL="0" distR="0" wp14:anchorId="485B6561" wp14:editId="754D1FC3">
                  <wp:extent cx="5915025" cy="2971800"/>
                  <wp:effectExtent l="19050" t="19050" r="28575" b="19050"/>
                  <wp:docPr id="70" name="Picture 7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 screen&#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15025" cy="2971800"/>
                          </a:xfrm>
                          <a:prstGeom prst="rect">
                            <a:avLst/>
                          </a:prstGeom>
                          <a:ln w="3175" cap="sq">
                            <a:solidFill>
                              <a:srgbClr val="000000"/>
                            </a:solidFill>
                            <a:miter lim="800000"/>
                          </a:ln>
                          <a:effectLst/>
                        </pic:spPr>
                      </pic:pic>
                    </a:graphicData>
                  </a:graphic>
                </wp:inline>
              </w:drawing>
            </w:r>
          </w:p>
          <w:p w:rsidRPr="0043235D" w:rsidR="00603ACC" w:rsidP="00965C56" w:rsidRDefault="00603ACC" w14:paraId="2612F6CD" w14:textId="77777777">
            <w:pPr>
              <w:spacing w:before="120" w:after="120"/>
              <w:jc w:val="center"/>
              <w:rPr>
                <w:rFonts w:ascii="Verdana" w:hAnsi="Verdana" w:cs="Arial"/>
                <w:b/>
                <w:bCs/>
              </w:rPr>
            </w:pPr>
          </w:p>
          <w:p w:rsidRPr="0043235D" w:rsidR="00603ACC" w:rsidP="00965C56" w:rsidRDefault="00603ACC" w14:paraId="4092DD5B" w14:textId="77777777">
            <w:pPr>
              <w:spacing w:before="120" w:after="120"/>
              <w:rPr>
                <w:rFonts w:ascii="Verdana" w:hAnsi="Verdana" w:cs="Arial"/>
                <w:b/>
                <w:bCs/>
              </w:rPr>
            </w:pPr>
            <w:r w:rsidRPr="0043235D">
              <w:rPr>
                <w:rFonts w:ascii="Verdana" w:hAnsi="Verdana" w:cs="Arial"/>
                <w:b/>
                <w:bCs/>
              </w:rPr>
              <w:t xml:space="preserve">Notes: </w:t>
            </w:r>
          </w:p>
          <w:p w:rsidRPr="0043235D" w:rsidR="00603ACC" w:rsidP="00965C56" w:rsidRDefault="00603ACC" w14:paraId="5D42BF74" w14:textId="77777777">
            <w:pPr>
              <w:pStyle w:val="ListParagraph"/>
              <w:numPr>
                <w:ilvl w:val="0"/>
                <w:numId w:val="20"/>
              </w:numPr>
              <w:spacing w:before="120" w:after="120"/>
              <w:contextualSpacing w:val="0"/>
              <w:rPr>
                <w:rFonts w:ascii="Verdana" w:hAnsi="Verdana" w:cs="Arial"/>
                <w:bCs/>
              </w:rPr>
            </w:pPr>
            <w:r w:rsidRPr="0043235D">
              <w:rPr>
                <w:rFonts w:ascii="Verdana" w:hAnsi="Verdana" w:cs="Arial"/>
                <w:b/>
                <w:bCs/>
              </w:rPr>
              <w:t>Member ID-Group ID, First</w:t>
            </w:r>
            <w:r w:rsidRPr="0043235D">
              <w:rPr>
                <w:rFonts w:ascii="Verdana" w:hAnsi="Verdana" w:cs="Arial"/>
                <w:bCs/>
              </w:rPr>
              <w:t xml:space="preserve"> and </w:t>
            </w:r>
            <w:r w:rsidRPr="0043235D">
              <w:rPr>
                <w:rFonts w:ascii="Verdana" w:hAnsi="Verdana" w:cs="Arial"/>
                <w:b/>
                <w:bCs/>
              </w:rPr>
              <w:t>Last Name</w:t>
            </w:r>
            <w:r w:rsidRPr="0043235D">
              <w:rPr>
                <w:rFonts w:ascii="Verdana" w:hAnsi="Verdana" w:cs="Arial"/>
                <w:bCs/>
              </w:rPr>
              <w:t xml:space="preserve"> are automatically populated and are Read-only. Confirm name in </w:t>
            </w:r>
            <w:r w:rsidRPr="0043235D">
              <w:rPr>
                <w:rFonts w:ascii="Verdana" w:hAnsi="Verdana" w:cs="Arial"/>
                <w:b/>
                <w:bCs/>
              </w:rPr>
              <w:t>SSO</w:t>
            </w:r>
            <w:r w:rsidRPr="0043235D">
              <w:rPr>
                <w:rFonts w:ascii="Verdana" w:hAnsi="Verdana" w:cs="Arial"/>
                <w:bCs/>
              </w:rPr>
              <w:t xml:space="preserve"> matches name of beneficiary’s account being serviced in </w:t>
            </w:r>
            <w:r w:rsidRPr="0043235D">
              <w:rPr>
                <w:rFonts w:ascii="Verdana" w:hAnsi="Verdana" w:cs="Arial"/>
                <w:b/>
                <w:bCs/>
              </w:rPr>
              <w:t>Compass</w:t>
            </w:r>
            <w:r w:rsidRPr="0043235D">
              <w:rPr>
                <w:rFonts w:ascii="Verdana" w:hAnsi="Verdana" w:cs="Arial"/>
                <w:bCs/>
              </w:rPr>
              <w:t>.</w:t>
            </w:r>
          </w:p>
          <w:p w:rsidRPr="0043235D" w:rsidR="00603ACC" w:rsidP="00965C56" w:rsidRDefault="00603ACC" w14:paraId="64B7A559" w14:textId="77777777">
            <w:pPr>
              <w:spacing w:before="120" w:after="120"/>
              <w:ind w:left="360"/>
              <w:rPr>
                <w:rFonts w:ascii="Verdana" w:hAnsi="Verdana"/>
              </w:rPr>
            </w:pPr>
            <w:r w:rsidRPr="0043235D">
              <w:rPr>
                <w:rFonts w:ascii="Verdana" w:hAnsi="Verdana" w:cs="Arial"/>
                <w:noProof/>
                <w:color w:val="000000"/>
              </w:rPr>
              <w:drawing>
                <wp:inline distT="0" distB="0" distL="0" distR="0" wp14:anchorId="2AC880C4" wp14:editId="69009BAB">
                  <wp:extent cx="238125" cy="2095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b/>
              </w:rPr>
              <w:t xml:space="preserve">Email Address – </w:t>
            </w:r>
            <w:r w:rsidRPr="0043235D">
              <w:rPr>
                <w:rFonts w:ascii="Verdana" w:hAnsi="Verdana"/>
              </w:rPr>
              <w:t>Optional – Prepares the receipt to enable emailing for the beneficiary’s records. Email receipt may be sent using the Send button on the receipt pop-up.</w:t>
            </w:r>
          </w:p>
          <w:p w:rsidRPr="0043235D" w:rsidR="00603ACC" w:rsidP="00965C56" w:rsidRDefault="00603ACC" w14:paraId="744F29DC" w14:textId="77777777">
            <w:pPr>
              <w:pStyle w:val="ListParagraph"/>
              <w:numPr>
                <w:ilvl w:val="0"/>
                <w:numId w:val="20"/>
              </w:numPr>
              <w:spacing w:before="120" w:after="120"/>
              <w:contextualSpacing w:val="0"/>
              <w:rPr>
                <w:rFonts w:ascii="Verdana" w:hAnsi="Verdana"/>
              </w:rPr>
            </w:pPr>
            <w:r w:rsidRPr="0043235D">
              <w:rPr>
                <w:rFonts w:ascii="Verdana" w:hAnsi="Verdana" w:cs="Arial"/>
                <w:bCs/>
              </w:rPr>
              <w:t>Beneficiaries</w:t>
            </w:r>
            <w:r w:rsidRPr="0043235D">
              <w:rPr>
                <w:rFonts w:ascii="Verdana" w:hAnsi="Verdana"/>
              </w:rPr>
              <w:t xml:space="preserve"> who have added an email at the time of adding autopay (EFT) may also receive notices from InstaMed regarding updates for their payment information on file. InstaMed processes the Bank Notice of Change reports for SilverScript; if a </w:t>
            </w:r>
            <w:r w:rsidRPr="0043235D">
              <w:rPr>
                <w:rFonts w:ascii="Verdana" w:hAnsi="Verdana"/>
                <w:b/>
              </w:rPr>
              <w:t>bank</w:t>
            </w:r>
            <w:r w:rsidRPr="0043235D">
              <w:rPr>
                <w:rFonts w:ascii="Verdana" w:hAnsi="Verdana"/>
              </w:rPr>
              <w:t xml:space="preserve"> updates a routing or account number belonging to the b</w:t>
            </w:r>
            <w:r w:rsidRPr="0043235D">
              <w:rPr>
                <w:rFonts w:ascii="Verdana" w:hAnsi="Verdana" w:cs="Arial"/>
                <w:bCs/>
              </w:rPr>
              <w:t>eneficiary</w:t>
            </w:r>
            <w:r w:rsidRPr="0043235D">
              <w:rPr>
                <w:rFonts w:ascii="Verdana" w:hAnsi="Verdana"/>
              </w:rPr>
              <w:t xml:space="preserve">, InstaMed may email the </w:t>
            </w:r>
            <w:proofErr w:type="gramStart"/>
            <w:r w:rsidRPr="0043235D">
              <w:rPr>
                <w:rFonts w:ascii="Verdana" w:hAnsi="Verdana"/>
              </w:rPr>
              <w:t>notice of update</w:t>
            </w:r>
            <w:proofErr w:type="gramEnd"/>
            <w:r w:rsidRPr="0043235D">
              <w:rPr>
                <w:rFonts w:ascii="Verdana" w:hAnsi="Verdana"/>
              </w:rPr>
              <w:t xml:space="preserve"> to the address on file/saved at the time autopay was added.</w:t>
            </w:r>
          </w:p>
          <w:p w:rsidRPr="0043235D" w:rsidR="00603ACC" w:rsidP="00965C56" w:rsidRDefault="00603ACC" w14:paraId="1C05D7A8" w14:textId="77777777">
            <w:pPr>
              <w:spacing w:before="120" w:after="120"/>
              <w:ind w:left="360"/>
              <w:rPr>
                <w:rFonts w:ascii="Verdana" w:hAnsi="Verdana"/>
              </w:rPr>
            </w:pPr>
            <w:r w:rsidRPr="0043235D">
              <w:rPr>
                <w:rFonts w:ascii="Verdana" w:hAnsi="Verdana" w:cs="Arial"/>
                <w:noProof/>
                <w:color w:val="000000"/>
              </w:rPr>
              <w:drawing>
                <wp:inline distT="0" distB="0" distL="0" distR="0" wp14:anchorId="5760DF5D" wp14:editId="3A65D05F">
                  <wp:extent cx="238125" cy="2095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rPr>
              <w:t xml:space="preserve">CCRs are </w:t>
            </w:r>
            <w:r w:rsidRPr="0043235D">
              <w:rPr>
                <w:rFonts w:ascii="Verdana" w:hAnsi="Verdana"/>
                <w:b/>
              </w:rPr>
              <w:t>not</w:t>
            </w:r>
            <w:r w:rsidRPr="0043235D">
              <w:rPr>
                <w:rFonts w:ascii="Verdana" w:hAnsi="Verdana"/>
              </w:rPr>
              <w:t xml:space="preserve"> able to update email addresses in InstaMed via the SSO. Refer to </w:t>
            </w:r>
            <w:hyperlink w:history="1" w:anchor="_Frequently_Asked_Questions">
              <w:r w:rsidRPr="0043235D">
                <w:rPr>
                  <w:rStyle w:val="Hyperlink"/>
                  <w:rFonts w:ascii="Verdana" w:hAnsi="Verdana" w:eastAsiaTheme="minorHAnsi"/>
                </w:rPr>
                <w:t>Frequently Asked Questions</w:t>
              </w:r>
            </w:hyperlink>
            <w:r w:rsidRPr="0043235D">
              <w:rPr>
                <w:rFonts w:ascii="Verdana" w:hAnsi="Verdana"/>
              </w:rPr>
              <w:t xml:space="preserve"> </w:t>
            </w:r>
            <w:r>
              <w:rPr>
                <w:rFonts w:ascii="Verdana" w:hAnsi="Verdana"/>
              </w:rPr>
              <w:t xml:space="preserve">section </w:t>
            </w:r>
            <w:r w:rsidRPr="0043235D">
              <w:rPr>
                <w:rFonts w:ascii="Verdana" w:hAnsi="Verdana"/>
              </w:rPr>
              <w:t>to update email address for InstaMed communications.</w:t>
            </w:r>
          </w:p>
        </w:tc>
      </w:tr>
      <w:tr w:rsidRPr="0043235D" w:rsidR="00603ACC" w:rsidTr="134CC6AF" w14:paraId="1ED29F41" w14:textId="77777777">
        <w:tc>
          <w:tcPr>
            <w:tcW w:w="292" w:type="pct"/>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538158B9" w14:textId="77777777">
            <w:pPr>
              <w:autoSpaceDE w:val="0"/>
              <w:autoSpaceDN w:val="0"/>
              <w:adjustRightInd w:val="0"/>
              <w:spacing w:before="120" w:after="120"/>
              <w:jc w:val="center"/>
              <w:rPr>
                <w:rFonts w:ascii="Verdana" w:hAnsi="Verdana"/>
                <w:b/>
              </w:rPr>
            </w:pPr>
            <w:r w:rsidRPr="0043235D">
              <w:rPr>
                <w:rFonts w:ascii="Verdana" w:hAnsi="Verdana"/>
                <w:b/>
              </w:rPr>
              <w:t>6</w:t>
            </w:r>
          </w:p>
        </w:tc>
        <w:tc>
          <w:tcPr>
            <w:tcW w:w="4708" w:type="pct"/>
            <w:gridSpan w:val="3"/>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24358235" w14:textId="77777777">
            <w:pPr>
              <w:spacing w:before="120" w:after="120"/>
              <w:rPr>
                <w:rFonts w:ascii="Verdana" w:hAnsi="Verdana" w:cs="Arial"/>
                <w:bCs/>
              </w:rPr>
            </w:pPr>
            <w:r w:rsidRPr="0043235D">
              <w:rPr>
                <w:rFonts w:ascii="Verdana" w:hAnsi="Verdana"/>
              </w:rPr>
              <w:t xml:space="preserve">Click the </w:t>
            </w:r>
            <w:r w:rsidRPr="0043235D">
              <w:rPr>
                <w:rFonts w:ascii="Verdana" w:hAnsi="Verdana"/>
                <w:b/>
              </w:rPr>
              <w:t>Disclaimer</w:t>
            </w:r>
            <w:r w:rsidRPr="0043235D">
              <w:rPr>
                <w:rFonts w:ascii="Verdana" w:hAnsi="Verdana"/>
              </w:rPr>
              <w:t xml:space="preserve"> link and </w:t>
            </w:r>
            <w:r w:rsidRPr="0043235D">
              <w:rPr>
                <w:rFonts w:ascii="Verdana" w:hAnsi="Verdana" w:cs="Arial"/>
                <w:bCs/>
              </w:rPr>
              <w:t xml:space="preserve">read the disclaimer to the beneficiary, referring to the </w:t>
            </w:r>
            <w:r w:rsidRPr="0043235D">
              <w:rPr>
                <w:rFonts w:ascii="Verdana" w:hAnsi="Verdana" w:cs="Arial"/>
                <w:b/>
                <w:bCs/>
              </w:rPr>
              <w:t>name</w:t>
            </w:r>
            <w:r w:rsidRPr="0043235D">
              <w:rPr>
                <w:rFonts w:ascii="Verdana" w:hAnsi="Verdana" w:cs="Arial"/>
                <w:bCs/>
              </w:rPr>
              <w:t xml:space="preserve"> and </w:t>
            </w:r>
            <w:r w:rsidRPr="0043235D">
              <w:rPr>
                <w:rFonts w:ascii="Verdana" w:hAnsi="Verdana" w:cs="Arial"/>
                <w:b/>
                <w:bCs/>
              </w:rPr>
              <w:t>bank account</w:t>
            </w:r>
            <w:r w:rsidRPr="0043235D">
              <w:rPr>
                <w:rFonts w:ascii="Verdana" w:hAnsi="Verdana" w:cs="Arial"/>
                <w:bCs/>
              </w:rPr>
              <w:t xml:space="preserve"> information on the </w:t>
            </w:r>
            <w:r w:rsidRPr="0043235D">
              <w:rPr>
                <w:rFonts w:ascii="Verdana" w:hAnsi="Verdana" w:cs="Arial"/>
                <w:b/>
                <w:bCs/>
              </w:rPr>
              <w:t>SSO</w:t>
            </w:r>
            <w:r w:rsidRPr="0043235D">
              <w:rPr>
                <w:rFonts w:ascii="Verdana" w:hAnsi="Verdana" w:cs="Arial"/>
                <w:bCs/>
              </w:rPr>
              <w:t xml:space="preserve"> screen, then select </w:t>
            </w:r>
            <w:r w:rsidRPr="0043235D">
              <w:rPr>
                <w:rFonts w:ascii="Verdana" w:hAnsi="Verdana" w:cs="Arial"/>
                <w:b/>
                <w:bCs/>
              </w:rPr>
              <w:t>Yes</w:t>
            </w:r>
            <w:r w:rsidRPr="0043235D">
              <w:rPr>
                <w:rFonts w:ascii="Verdana" w:hAnsi="Verdana" w:cs="Arial"/>
                <w:bCs/>
              </w:rPr>
              <w:t xml:space="preserve"> from the “Have you read the disclaimer to the member?” drop down.</w:t>
            </w:r>
          </w:p>
          <w:p w:rsidRPr="0043235D" w:rsidR="00603ACC" w:rsidP="00965C56" w:rsidRDefault="00603ACC" w14:paraId="33D0EC4B" w14:textId="77777777">
            <w:pPr>
              <w:spacing w:before="120" w:after="120"/>
              <w:rPr>
                <w:rFonts w:ascii="Verdana" w:hAnsi="Verdana" w:cs="Arial"/>
                <w:bCs/>
              </w:rPr>
            </w:pPr>
          </w:p>
          <w:p w:rsidRPr="0043235D" w:rsidR="00603ACC" w:rsidP="00965C56" w:rsidRDefault="00603ACC" w14:paraId="7105C632" w14:textId="77777777">
            <w:pPr>
              <w:spacing w:before="120" w:after="120"/>
              <w:jc w:val="center"/>
              <w:rPr>
                <w:rFonts w:ascii="Verdana" w:hAnsi="Verdana" w:cs="Arial"/>
                <w:bCs/>
              </w:rPr>
            </w:pPr>
            <w:r w:rsidRPr="0043235D">
              <w:rPr>
                <w:rFonts w:ascii="Verdana" w:hAnsi="Verdana" w:cs="Arial"/>
                <w:noProof/>
              </w:rPr>
              <w:drawing>
                <wp:inline distT="0" distB="0" distL="0" distR="0" wp14:anchorId="6EF7A154" wp14:editId="2CF50509">
                  <wp:extent cx="5505450" cy="733425"/>
                  <wp:effectExtent l="0" t="0" r="0" b="0"/>
                  <wp:docPr id="73" name="Picture 73" descr="A white rectangular sign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white rectangular sign with red text&#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05450" cy="733425"/>
                          </a:xfrm>
                          <a:prstGeom prst="rect">
                            <a:avLst/>
                          </a:prstGeom>
                          <a:noFill/>
                          <a:ln>
                            <a:noFill/>
                          </a:ln>
                        </pic:spPr>
                      </pic:pic>
                    </a:graphicData>
                  </a:graphic>
                </wp:inline>
              </w:drawing>
            </w:r>
          </w:p>
          <w:p w:rsidRPr="0043235D" w:rsidR="00603ACC" w:rsidP="00965C56" w:rsidRDefault="00603ACC" w14:paraId="05915AE9" w14:textId="77777777">
            <w:pPr>
              <w:spacing w:before="120" w:after="120"/>
              <w:rPr>
                <w:rFonts w:ascii="Verdana" w:hAnsi="Verdana"/>
                <w:b/>
              </w:rPr>
            </w:pPr>
          </w:p>
          <w:p w:rsidRPr="0043235D" w:rsidR="00603ACC" w:rsidP="00965C56" w:rsidRDefault="00603ACC" w14:paraId="3459621B" w14:textId="77777777">
            <w:pPr>
              <w:spacing w:before="120" w:after="120"/>
              <w:rPr>
                <w:rFonts w:ascii="Verdana" w:hAnsi="Verdana"/>
              </w:rPr>
            </w:pPr>
            <w:r w:rsidRPr="0043235D">
              <w:rPr>
                <w:rFonts w:ascii="Verdana" w:hAnsi="Verdana"/>
                <w:b/>
              </w:rPr>
              <w:t xml:space="preserve">Note: </w:t>
            </w:r>
            <w:r w:rsidRPr="0043235D">
              <w:rPr>
                <w:rFonts w:ascii="Verdana" w:hAnsi="Verdana"/>
              </w:rPr>
              <w:t xml:space="preserve">To continue, </w:t>
            </w:r>
            <w:r w:rsidRPr="0043235D">
              <w:rPr>
                <w:rFonts w:ascii="Verdana" w:hAnsi="Verdana"/>
                <w:b/>
              </w:rPr>
              <w:t xml:space="preserve">Yes </w:t>
            </w:r>
            <w:r w:rsidRPr="0043235D">
              <w:rPr>
                <w:rFonts w:ascii="Verdana" w:hAnsi="Verdana"/>
              </w:rPr>
              <w:t>must be selected.</w:t>
            </w:r>
          </w:p>
          <w:p w:rsidRPr="0043235D" w:rsidR="00603ACC" w:rsidP="00965C56" w:rsidRDefault="00603ACC" w14:paraId="641567E5" w14:textId="77777777">
            <w:pPr>
              <w:spacing w:before="120" w:after="120"/>
              <w:rPr>
                <w:rFonts w:ascii="Verdana" w:hAnsi="Verdana"/>
              </w:rPr>
            </w:pPr>
          </w:p>
          <w:p w:rsidRPr="0043235D" w:rsidR="00603ACC" w:rsidP="00965C56" w:rsidRDefault="00603ACC" w14:paraId="243F9DFA" w14:textId="77777777">
            <w:pPr>
              <w:spacing w:before="120" w:after="120"/>
              <w:jc w:val="center"/>
              <w:rPr>
                <w:rFonts w:ascii="Verdana" w:hAnsi="Verdana"/>
                <w:b/>
              </w:rPr>
            </w:pPr>
            <w:r w:rsidRPr="0043235D">
              <w:rPr>
                <w:rFonts w:ascii="Verdana" w:hAnsi="Verdana"/>
                <w:b/>
              </w:rPr>
              <w:t>Disclaimer Example:</w:t>
            </w:r>
          </w:p>
          <w:p w:rsidRPr="0043235D" w:rsidR="00603ACC" w:rsidP="00965C56" w:rsidRDefault="00603ACC" w14:paraId="379C34DF" w14:textId="77777777">
            <w:pPr>
              <w:spacing w:before="120" w:after="120"/>
              <w:jc w:val="center"/>
              <w:rPr>
                <w:rFonts w:ascii="Verdana" w:hAnsi="Verdana"/>
                <w:b/>
              </w:rPr>
            </w:pPr>
            <w:r w:rsidRPr="0043235D">
              <w:rPr>
                <w:rFonts w:ascii="Verdana" w:hAnsi="Verdana"/>
                <w:noProof/>
              </w:rPr>
              <w:drawing>
                <wp:inline distT="0" distB="0" distL="0" distR="0" wp14:anchorId="4ECEE4F0" wp14:editId="7231ADA4">
                  <wp:extent cx="6629400" cy="2019300"/>
                  <wp:effectExtent l="19050" t="19050" r="19050" b="19050"/>
                  <wp:docPr id="74" name="Picture 74"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close-up of a document&#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29400" cy="2019300"/>
                          </a:xfrm>
                          <a:prstGeom prst="rect">
                            <a:avLst/>
                          </a:prstGeom>
                          <a:ln w="3175" cap="sq">
                            <a:solidFill>
                              <a:srgbClr val="000000"/>
                            </a:solidFill>
                            <a:miter lim="800000"/>
                          </a:ln>
                          <a:effectLst/>
                        </pic:spPr>
                      </pic:pic>
                    </a:graphicData>
                  </a:graphic>
                </wp:inline>
              </w:drawing>
            </w:r>
          </w:p>
          <w:p w:rsidRPr="0043235D" w:rsidR="00603ACC" w:rsidP="00965C56" w:rsidRDefault="00603ACC" w14:paraId="7EA51990" w14:textId="77777777">
            <w:pPr>
              <w:spacing w:before="120" w:after="120"/>
              <w:jc w:val="center"/>
              <w:rPr>
                <w:rFonts w:ascii="Verdana" w:hAnsi="Verdana"/>
                <w:b/>
              </w:rPr>
            </w:pPr>
          </w:p>
        </w:tc>
      </w:tr>
      <w:tr w:rsidRPr="0043235D" w:rsidR="00603ACC" w:rsidTr="134CC6AF" w14:paraId="06DB1FFD" w14:textId="77777777">
        <w:trPr>
          <w:trHeight w:val="70"/>
        </w:trPr>
        <w:tc>
          <w:tcPr>
            <w:tcW w:w="292" w:type="pct"/>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1134307F" w14:textId="77777777">
            <w:pPr>
              <w:autoSpaceDE w:val="0"/>
              <w:autoSpaceDN w:val="0"/>
              <w:adjustRightInd w:val="0"/>
              <w:spacing w:before="120" w:after="120"/>
              <w:jc w:val="center"/>
              <w:rPr>
                <w:rFonts w:ascii="Verdana" w:hAnsi="Verdana"/>
                <w:b/>
              </w:rPr>
            </w:pPr>
            <w:r w:rsidRPr="0043235D">
              <w:rPr>
                <w:rFonts w:ascii="Verdana" w:hAnsi="Verdana"/>
                <w:b/>
              </w:rPr>
              <w:t>7</w:t>
            </w:r>
          </w:p>
        </w:tc>
        <w:tc>
          <w:tcPr>
            <w:tcW w:w="4708" w:type="pct"/>
            <w:gridSpan w:val="3"/>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1A352E3D" w14:textId="77777777">
            <w:pPr>
              <w:spacing w:before="120" w:after="120"/>
              <w:rPr>
                <w:rFonts w:ascii="Verdana" w:hAnsi="Verdana" w:cs="Arial"/>
                <w:bCs/>
              </w:rPr>
            </w:pPr>
            <w:r w:rsidRPr="0043235D">
              <w:rPr>
                <w:rFonts w:ascii="Verdana" w:hAnsi="Verdana" w:cs="Arial"/>
                <w:bCs/>
              </w:rPr>
              <w:t xml:space="preserve">Confirm all information is correct, then click the </w:t>
            </w:r>
            <w:r w:rsidRPr="0043235D">
              <w:rPr>
                <w:rFonts w:ascii="Verdana" w:hAnsi="Verdana" w:cs="Arial"/>
                <w:b/>
                <w:bCs/>
              </w:rPr>
              <w:t xml:space="preserve">Save </w:t>
            </w:r>
            <w:r w:rsidRPr="0043235D">
              <w:rPr>
                <w:rFonts w:ascii="Verdana" w:hAnsi="Verdana" w:cs="Arial"/>
                <w:bCs/>
              </w:rPr>
              <w:t>button at the bottom of the screen.</w:t>
            </w:r>
          </w:p>
          <w:p w:rsidRPr="0043235D" w:rsidR="00603ACC" w:rsidP="00965C56" w:rsidRDefault="00603ACC" w14:paraId="053B932F" w14:textId="77777777">
            <w:pPr>
              <w:spacing w:before="120" w:after="120"/>
              <w:rPr>
                <w:rFonts w:ascii="Verdana" w:hAnsi="Verdana" w:cs="Arial"/>
                <w:bCs/>
              </w:rPr>
            </w:pPr>
          </w:p>
          <w:p w:rsidRPr="0043235D" w:rsidR="00603ACC" w:rsidP="00965C56" w:rsidRDefault="00603ACC" w14:paraId="598A2E51" w14:textId="77777777">
            <w:pPr>
              <w:spacing w:before="120" w:after="120"/>
              <w:rPr>
                <w:rFonts w:ascii="Verdana" w:hAnsi="Verdana" w:cs="Arial"/>
                <w:bCs/>
              </w:rPr>
            </w:pPr>
            <w:r w:rsidRPr="0043235D">
              <w:rPr>
                <w:rFonts w:ascii="Verdana" w:hAnsi="Verdana" w:cs="Arial"/>
                <w:b/>
                <w:bCs/>
              </w:rPr>
              <w:t xml:space="preserve">Result: </w:t>
            </w:r>
            <w:r w:rsidRPr="0043235D">
              <w:rPr>
                <w:rFonts w:ascii="Verdana" w:hAnsi="Verdana" w:cs="Arial"/>
                <w:bCs/>
              </w:rPr>
              <w:t>A pop-up receipt screen will display the beneficiary’s automatic payments are now active.</w:t>
            </w:r>
          </w:p>
          <w:p w:rsidRPr="0043235D" w:rsidR="00603ACC" w:rsidP="00965C56" w:rsidRDefault="00603ACC" w14:paraId="251FB4C4" w14:textId="77777777">
            <w:pPr>
              <w:spacing w:before="120" w:after="120"/>
              <w:jc w:val="center"/>
              <w:rPr>
                <w:rFonts w:ascii="Verdana" w:hAnsi="Verdana" w:cs="Arial"/>
                <w:bCs/>
              </w:rPr>
            </w:pPr>
          </w:p>
          <w:p w:rsidRPr="0043235D" w:rsidR="00603ACC" w:rsidP="00965C56" w:rsidRDefault="00603ACC" w14:paraId="4C6686CA" w14:textId="77777777">
            <w:pPr>
              <w:spacing w:before="120" w:after="120"/>
              <w:jc w:val="center"/>
              <w:rPr>
                <w:rFonts w:ascii="Verdana" w:hAnsi="Verdana" w:cs="Arial"/>
                <w:bCs/>
              </w:rPr>
            </w:pPr>
            <w:r w:rsidRPr="0043235D">
              <w:rPr>
                <w:rFonts w:ascii="Verdana" w:hAnsi="Verdana"/>
                <w:noProof/>
              </w:rPr>
              <w:drawing>
                <wp:inline distT="0" distB="0" distL="0" distR="0" wp14:anchorId="76DF6057" wp14:editId="727FDBDE">
                  <wp:extent cx="4400550" cy="1019175"/>
                  <wp:effectExtent l="19050" t="19050" r="19050" b="28575"/>
                  <wp:docPr id="75" name="Picture 75" descr="A close butt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close button with black text&#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00550" cy="1019175"/>
                          </a:xfrm>
                          <a:prstGeom prst="rect">
                            <a:avLst/>
                          </a:prstGeom>
                          <a:ln w="3175" cap="sq">
                            <a:solidFill>
                              <a:srgbClr val="000000"/>
                            </a:solidFill>
                            <a:miter lim="800000"/>
                          </a:ln>
                          <a:effectLst/>
                        </pic:spPr>
                      </pic:pic>
                    </a:graphicData>
                  </a:graphic>
                </wp:inline>
              </w:drawing>
            </w:r>
          </w:p>
          <w:p w:rsidRPr="0043235D" w:rsidR="00603ACC" w:rsidP="00965C56" w:rsidRDefault="00603ACC" w14:paraId="144DC715" w14:textId="77777777">
            <w:pPr>
              <w:spacing w:before="120" w:after="120"/>
              <w:jc w:val="center"/>
              <w:rPr>
                <w:rFonts w:ascii="Verdana" w:hAnsi="Verdana" w:cs="Arial"/>
                <w:bCs/>
              </w:rPr>
            </w:pPr>
          </w:p>
        </w:tc>
      </w:tr>
      <w:tr w:rsidRPr="0043235D" w:rsidR="00603ACC" w:rsidTr="134CC6AF" w14:paraId="3A636097" w14:textId="77777777">
        <w:trPr>
          <w:trHeight w:val="2690"/>
        </w:trPr>
        <w:tc>
          <w:tcPr>
            <w:tcW w:w="292" w:type="pct"/>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1F66D898" w14:textId="77777777">
            <w:pPr>
              <w:autoSpaceDE w:val="0"/>
              <w:autoSpaceDN w:val="0"/>
              <w:adjustRightInd w:val="0"/>
              <w:spacing w:before="120" w:after="120"/>
              <w:jc w:val="center"/>
              <w:rPr>
                <w:rFonts w:ascii="Verdana" w:hAnsi="Verdana"/>
                <w:b/>
              </w:rPr>
            </w:pPr>
            <w:r w:rsidRPr="0043235D">
              <w:rPr>
                <w:rFonts w:ascii="Verdana" w:hAnsi="Verdana"/>
                <w:b/>
              </w:rPr>
              <w:t>8</w:t>
            </w:r>
          </w:p>
        </w:tc>
        <w:tc>
          <w:tcPr>
            <w:tcW w:w="4708" w:type="pct"/>
            <w:gridSpan w:val="3"/>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47901516" w14:textId="77777777">
            <w:pPr>
              <w:spacing w:before="120" w:after="120"/>
              <w:rPr>
                <w:rFonts w:ascii="Verdana" w:hAnsi="Verdana"/>
              </w:rPr>
            </w:pPr>
            <w:r w:rsidRPr="0043235D">
              <w:rPr>
                <w:rFonts w:ascii="Verdana" w:hAnsi="Verdana"/>
                <w:noProof/>
                <w:kern w:val="32"/>
              </w:rPr>
              <w:t xml:space="preserve">Verify the receipt displays </w:t>
            </w:r>
            <w:r w:rsidRPr="0043235D">
              <w:rPr>
                <w:rFonts w:ascii="Verdana" w:hAnsi="Verdana"/>
                <w:b/>
                <w:noProof/>
                <w:kern w:val="32"/>
              </w:rPr>
              <w:t>--- Active ---</w:t>
            </w:r>
            <w:r w:rsidRPr="0043235D">
              <w:rPr>
                <w:rFonts w:ascii="Verdana" w:hAnsi="Verdana"/>
                <w:noProof/>
                <w:kern w:val="32"/>
              </w:rPr>
              <w:t xml:space="preserve"> and </w:t>
            </w:r>
            <w:r w:rsidRPr="0043235D">
              <w:rPr>
                <w:rFonts w:ascii="Verdana" w:hAnsi="Verdana"/>
                <w:b/>
                <w:bCs/>
                <w:noProof/>
                <w:kern w:val="32"/>
              </w:rPr>
              <w:t>Type</w:t>
            </w:r>
            <w:r w:rsidRPr="0043235D">
              <w:rPr>
                <w:rFonts w:ascii="Verdana" w:hAnsi="Verdana"/>
                <w:noProof/>
                <w:kern w:val="32"/>
              </w:rPr>
              <w:t xml:space="preserve"> shows </w:t>
            </w:r>
            <w:r w:rsidRPr="0043235D">
              <w:rPr>
                <w:rFonts w:ascii="Verdana" w:hAnsi="Verdana"/>
                <w:b/>
                <w:bCs/>
                <w:noProof/>
                <w:kern w:val="32"/>
              </w:rPr>
              <w:t>ECheck – Automatic Payment Agreement</w:t>
            </w:r>
            <w:r w:rsidRPr="0043235D">
              <w:rPr>
                <w:rFonts w:ascii="Verdana" w:hAnsi="Verdana"/>
                <w:noProof/>
                <w:kern w:val="32"/>
              </w:rPr>
              <w:t>, then provide</w:t>
            </w:r>
            <w:r w:rsidRPr="0043235D">
              <w:rPr>
                <w:rFonts w:ascii="Verdana" w:hAnsi="Verdana"/>
              </w:rPr>
              <w:t xml:space="preserve"> caller the </w:t>
            </w:r>
            <w:r w:rsidRPr="0043235D">
              <w:rPr>
                <w:rFonts w:ascii="Verdana" w:hAnsi="Verdana" w:cs="Arial"/>
                <w:b/>
                <w:noProof/>
              </w:rPr>
              <w:t>Payment Plan ID</w:t>
            </w:r>
            <w:r w:rsidRPr="0043235D">
              <w:rPr>
                <w:rFonts w:ascii="Verdana" w:hAnsi="Verdana"/>
              </w:rPr>
              <w:t xml:space="preserve"> located on the pop-up receipt as the </w:t>
            </w:r>
            <w:hyperlink w:history="1" w:anchor="conf">
              <w:r w:rsidRPr="0043235D">
                <w:rPr>
                  <w:rStyle w:val="Hyperlink"/>
                  <w:rFonts w:ascii="Verdana" w:hAnsi="Verdana" w:eastAsiaTheme="minorHAnsi"/>
                </w:rPr>
                <w:t>Confirmation Number</w:t>
              </w:r>
            </w:hyperlink>
            <w:r w:rsidRPr="0043235D">
              <w:rPr>
                <w:rFonts w:ascii="Verdana" w:hAnsi="Verdana"/>
              </w:rPr>
              <w:t xml:space="preserve"> for the Automatic EFT activation.</w:t>
            </w:r>
          </w:p>
          <w:p w:rsidRPr="0043235D" w:rsidR="00603ACC" w:rsidP="00965C56" w:rsidRDefault="00603ACC" w14:paraId="7D85CCF9" w14:textId="77777777">
            <w:pPr>
              <w:spacing w:before="120" w:after="120"/>
              <w:rPr>
                <w:rFonts w:ascii="Verdana" w:hAnsi="Verdana"/>
              </w:rPr>
            </w:pPr>
          </w:p>
          <w:p w:rsidRPr="0043235D" w:rsidR="00603ACC" w:rsidP="00965C56" w:rsidRDefault="00603ACC" w14:paraId="11156073" w14:textId="77777777">
            <w:pPr>
              <w:spacing w:before="120" w:after="120"/>
              <w:rPr>
                <w:rFonts w:ascii="Verdana" w:hAnsi="Verdana" w:eastAsia="Calibri" w:cs="Tahoma"/>
              </w:rPr>
            </w:pPr>
            <w:r w:rsidRPr="0043235D">
              <w:rPr>
                <w:rFonts w:ascii="Verdana" w:hAnsi="Verdana"/>
                <w:b/>
              </w:rPr>
              <w:t xml:space="preserve">Note: </w:t>
            </w:r>
            <w:r w:rsidRPr="0043235D">
              <w:rPr>
                <w:rFonts w:ascii="Verdana" w:hAnsi="Verdana"/>
              </w:rPr>
              <w:t xml:space="preserve">The </w:t>
            </w:r>
            <w:hyperlink w:history="1" w:anchor="conf">
              <w:r w:rsidRPr="0043235D">
                <w:rPr>
                  <w:rStyle w:val="Hyperlink"/>
                  <w:rFonts w:ascii="Verdana" w:hAnsi="Verdana" w:eastAsiaTheme="minorHAnsi"/>
                </w:rPr>
                <w:t>Confirmation Number</w:t>
              </w:r>
            </w:hyperlink>
            <w:r w:rsidRPr="0043235D">
              <w:rPr>
                <w:rFonts w:ascii="Verdana" w:hAnsi="Verdana"/>
              </w:rPr>
              <w:t xml:space="preserve"> provided </w:t>
            </w:r>
            <w:r w:rsidRPr="0043235D">
              <w:rPr>
                <w:rFonts w:ascii="Verdana" w:hAnsi="Verdana"/>
                <w:b/>
              </w:rPr>
              <w:t>must</w:t>
            </w:r>
            <w:r w:rsidRPr="0043235D">
              <w:rPr>
                <w:rFonts w:ascii="Verdana" w:hAnsi="Verdana"/>
              </w:rPr>
              <w:t xml:space="preserve"> be documented in the member notes in Compass. Refer to </w:t>
            </w:r>
            <w:r>
              <w:rPr>
                <w:rFonts w:ascii="Verdana" w:hAnsi="Verdana"/>
              </w:rPr>
              <w:t xml:space="preserve">the </w:t>
            </w:r>
            <w:hyperlink w:history="1" w:anchor="documentation">
              <w:r w:rsidRPr="0043235D">
                <w:rPr>
                  <w:rStyle w:val="Hyperlink"/>
                  <w:rFonts w:ascii="Verdana" w:hAnsi="Verdana" w:eastAsia="Calibri" w:cs="Tahoma"/>
                </w:rPr>
                <w:t>Premium Billing Call Documentation Requirements</w:t>
              </w:r>
            </w:hyperlink>
            <w:r>
              <w:rPr>
                <w:rFonts w:ascii="Verdana" w:hAnsi="Verdana"/>
              </w:rPr>
              <w:t xml:space="preserve"> section</w:t>
            </w:r>
            <w:r w:rsidRPr="0043235D">
              <w:rPr>
                <w:rFonts w:ascii="Verdana" w:hAnsi="Verdana" w:eastAsia="Calibri" w:cs="Tahoma"/>
              </w:rPr>
              <w:t>.</w:t>
            </w:r>
          </w:p>
          <w:p w:rsidRPr="0043235D" w:rsidR="00603ACC" w:rsidP="00965C56" w:rsidRDefault="00603ACC" w14:paraId="7C21D625" w14:textId="77777777">
            <w:pPr>
              <w:spacing w:before="120" w:after="120"/>
              <w:rPr>
                <w:rFonts w:ascii="Verdana" w:hAnsi="Verdana" w:eastAsia="Calibri" w:cs="Tahoma"/>
              </w:rPr>
            </w:pPr>
          </w:p>
          <w:p w:rsidRPr="0043235D" w:rsidR="00603ACC" w:rsidP="00965C56" w:rsidRDefault="00603ACC" w14:paraId="39213663" w14:textId="77777777">
            <w:pPr>
              <w:autoSpaceDE w:val="0"/>
              <w:autoSpaceDN w:val="0"/>
              <w:spacing w:before="120" w:after="120"/>
              <w:rPr>
                <w:rFonts w:ascii="Verdana" w:hAnsi="Verdana" w:cs="Arial"/>
                <w:b/>
                <w:color w:val="000000"/>
              </w:rPr>
            </w:pPr>
            <w:r w:rsidRPr="0043235D">
              <w:rPr>
                <w:rFonts w:ascii="Verdana" w:hAnsi="Verdana" w:cs="Arial"/>
                <w:noProof/>
                <w:color w:val="000000"/>
              </w:rPr>
              <w:drawing>
                <wp:inline distT="0" distB="0" distL="0" distR="0" wp14:anchorId="2E22D401" wp14:editId="092BE3B0">
                  <wp:extent cx="238125" cy="2095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color w:val="000000"/>
              </w:rPr>
              <w:t>Notify the Beneficiary that</w:t>
            </w:r>
            <w:r w:rsidRPr="0043235D">
              <w:rPr>
                <w:rFonts w:ascii="Verdana" w:hAnsi="Verdana" w:cs="Arial"/>
                <w:color w:val="000000"/>
              </w:rPr>
              <w:t xml:space="preserve"> </w:t>
            </w:r>
            <w:r w:rsidRPr="0043235D">
              <w:rPr>
                <w:rFonts w:ascii="Verdana" w:hAnsi="Verdana"/>
                <w:b/>
                <w:color w:val="000000"/>
              </w:rPr>
              <w:t>InstaMed, a JP Morgan Chase company,</w:t>
            </w:r>
            <w:r w:rsidRPr="0043235D">
              <w:rPr>
                <w:rFonts w:ascii="Verdana" w:hAnsi="Verdana"/>
                <w:color w:val="000000"/>
              </w:rPr>
              <w:t xml:space="preserve"> processes Medicare Part D premium payments </w:t>
            </w:r>
            <w:r w:rsidRPr="0043235D">
              <w:rPr>
                <w:rFonts w:ascii="Verdana" w:hAnsi="Verdana"/>
                <w:b/>
                <w:color w:val="000000"/>
              </w:rPr>
              <w:t>on behalf of SilverScript</w:t>
            </w:r>
            <w:r w:rsidRPr="0043235D">
              <w:rPr>
                <w:rFonts w:ascii="Verdana" w:hAnsi="Verdana"/>
                <w:bCs/>
                <w:color w:val="000000"/>
              </w:rPr>
              <w:t>.</w:t>
            </w:r>
            <w:r w:rsidRPr="0043235D">
              <w:rPr>
                <w:rFonts w:ascii="Verdana" w:hAnsi="Verdana"/>
                <w:b/>
                <w:color w:val="000000"/>
              </w:rPr>
              <w:t xml:space="preserve"> </w:t>
            </w:r>
            <w:r w:rsidRPr="0043235D">
              <w:rPr>
                <w:rFonts w:ascii="Verdana" w:hAnsi="Verdana"/>
                <w:color w:val="000000"/>
              </w:rPr>
              <w:t xml:space="preserve">The monthly premium payment will appear on their bank statement as </w:t>
            </w:r>
            <w:r w:rsidRPr="0043235D">
              <w:rPr>
                <w:rFonts w:ascii="Verdana" w:hAnsi="Verdana"/>
                <w:b/>
                <w:color w:val="000000"/>
              </w:rPr>
              <w:t>InstaMed - SilverScript</w:t>
            </w:r>
            <w:r w:rsidRPr="0043235D">
              <w:rPr>
                <w:rFonts w:ascii="Verdana" w:hAnsi="Verdana"/>
                <w:bCs/>
                <w:color w:val="000000"/>
              </w:rPr>
              <w:t>.</w:t>
            </w:r>
          </w:p>
          <w:p w:rsidRPr="0043235D" w:rsidR="00603ACC" w:rsidP="00965C56" w:rsidRDefault="00603ACC" w14:paraId="4A305200" w14:textId="77777777">
            <w:pPr>
              <w:spacing w:before="120" w:after="120"/>
              <w:rPr>
                <w:rFonts w:ascii="Verdana" w:hAnsi="Verdana"/>
                <w:noProof/>
                <w:kern w:val="32"/>
              </w:rPr>
            </w:pPr>
          </w:p>
          <w:p w:rsidRPr="0043235D" w:rsidR="00603ACC" w:rsidP="00965C56" w:rsidRDefault="00603ACC" w14:paraId="3AC6A244" w14:textId="77777777">
            <w:pPr>
              <w:spacing w:before="120" w:after="120"/>
              <w:rPr>
                <w:rFonts w:ascii="Verdana" w:hAnsi="Verdana"/>
              </w:rPr>
            </w:pPr>
            <w:r w:rsidRPr="0043235D">
              <w:rPr>
                <w:rFonts w:ascii="Verdana" w:hAnsi="Verdana" w:cs="Arial"/>
                <w:noProof/>
                <w:color w:val="000000"/>
              </w:rPr>
              <w:drawing>
                <wp:inline distT="0" distB="0" distL="0" distR="0" wp14:anchorId="73CA88B0" wp14:editId="3BEAB928">
                  <wp:extent cx="238125" cy="2095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rPr>
              <w:t xml:space="preserve">Ensure the </w:t>
            </w:r>
            <w:hyperlink w:history="1" w:anchor="conf">
              <w:r w:rsidRPr="0043235D">
                <w:rPr>
                  <w:rStyle w:val="Hyperlink"/>
                  <w:rFonts w:ascii="Verdana" w:hAnsi="Verdana" w:eastAsiaTheme="minorHAnsi"/>
                </w:rPr>
                <w:t>Confirmation Number</w:t>
              </w:r>
            </w:hyperlink>
            <w:r w:rsidRPr="0043235D">
              <w:rPr>
                <w:rFonts w:ascii="Verdana" w:hAnsi="Verdana"/>
              </w:rPr>
              <w:t xml:space="preserve"> (</w:t>
            </w:r>
            <w:r w:rsidRPr="0043235D">
              <w:rPr>
                <w:rFonts w:ascii="Verdana" w:hAnsi="Verdana"/>
                <w:b/>
              </w:rPr>
              <w:t>Payment Plan ID</w:t>
            </w:r>
            <w:r w:rsidRPr="0043235D">
              <w:rPr>
                <w:rFonts w:ascii="Verdana" w:hAnsi="Verdana"/>
              </w:rPr>
              <w:t xml:space="preserve">) is provided </w:t>
            </w:r>
            <w:r w:rsidRPr="0043235D">
              <w:rPr>
                <w:rFonts w:ascii="Verdana" w:hAnsi="Verdana"/>
                <w:b/>
              </w:rPr>
              <w:t>before</w:t>
            </w:r>
            <w:r w:rsidRPr="0043235D">
              <w:rPr>
                <w:rFonts w:ascii="Verdana" w:hAnsi="Verdana"/>
              </w:rPr>
              <w:t xml:space="preserve"> closing the Receipt pop-up window.</w:t>
            </w:r>
          </w:p>
          <w:p w:rsidRPr="0043235D" w:rsidR="00603ACC" w:rsidP="00965C56" w:rsidRDefault="00603ACC" w14:paraId="714BE37E" w14:textId="77777777">
            <w:pPr>
              <w:spacing w:before="120" w:after="120"/>
              <w:rPr>
                <w:rFonts w:ascii="Verdana" w:hAnsi="Verdana"/>
              </w:rPr>
            </w:pPr>
          </w:p>
          <w:p w:rsidRPr="0043235D" w:rsidR="00603ACC" w:rsidP="00965C56" w:rsidRDefault="00603ACC" w14:paraId="07633BFB" w14:textId="77777777">
            <w:pPr>
              <w:spacing w:before="120" w:after="120"/>
              <w:jc w:val="center"/>
              <w:rPr>
                <w:rFonts w:ascii="Verdana" w:hAnsi="Verdana"/>
                <w:b/>
              </w:rPr>
            </w:pPr>
            <w:r w:rsidRPr="0043235D">
              <w:rPr>
                <w:rFonts w:ascii="Verdana" w:hAnsi="Verdana"/>
                <w:b/>
              </w:rPr>
              <w:t>Example:</w:t>
            </w:r>
          </w:p>
          <w:p w:rsidRPr="0043235D" w:rsidR="00603ACC" w:rsidP="00965C56" w:rsidRDefault="00603ACC" w14:paraId="0500D28C" w14:textId="77777777" w14:noSpellErr="1">
            <w:pPr>
              <w:spacing w:before="120" w:after="120"/>
              <w:jc w:val="center"/>
              <w:rPr>
                <w:rFonts w:ascii="Verdana" w:hAnsi="Verdana"/>
              </w:rPr>
            </w:pPr>
            <w:del w:author="Baker, Angelina" w:date="2025-06-12T17:42:46.135Z" w:id="1934296783">
              <w:r w:rsidR="00603ACC">
                <w:drawing>
                  <wp:inline wp14:editId="5C0357E6" wp14:anchorId="36CDF8B1">
                    <wp:extent cx="4590476" cy="4428571"/>
                    <wp:effectExtent l="0" t="0" r="635" b="0"/>
                    <wp:docPr id="1283883423" name="Picture 1" descr="A screenshot of a prescription form&#10;&#10;AI-generated content may be incorrect." title=""/>
                    <wp:cNvGraphicFramePr>
                      <a:graphicFrameLocks noChangeAspect="1"/>
                    </wp:cNvGraphicFramePr>
                    <a:graphic>
                      <a:graphicData uri="http://schemas.openxmlformats.org/drawingml/2006/picture">
                        <pic:pic>
                          <pic:nvPicPr>
                            <pic:cNvPr id="0" name="Picture 1"/>
                            <pic:cNvPicPr/>
                          </pic:nvPicPr>
                          <pic:blipFill>
                            <a:blip r:embed="R840c34ac87ee4c51">
                              <a:extLst>
                                <a:ext xmlns:a="http://schemas.openxmlformats.org/drawingml/2006/main" uri="{28A0092B-C50C-407E-A947-70E740481C1C}">
                                  <a14:useLocalDpi val="0"/>
                                </a:ext>
                              </a:extLst>
                            </a:blip>
                            <a:stretch>
                              <a:fillRect/>
                            </a:stretch>
                          </pic:blipFill>
                          <pic:spPr>
                            <a:xfrm rot="0" flipH="0" flipV="0">
                              <a:off x="0" y="0"/>
                              <a:ext cx="4590476" cy="4428571"/>
                            </a:xfrm>
                            <a:prstGeom prst="rect">
                              <a:avLst/>
                            </a:prstGeom>
                          </pic:spPr>
                        </pic:pic>
                      </a:graphicData>
                    </a:graphic>
                  </wp:inline>
                </w:drawing>
              </w:r>
            </w:del>
          </w:p>
          <w:p w:rsidRPr="0043235D" w:rsidR="00603ACC" w:rsidP="00965C56" w:rsidRDefault="00603ACC" w14:paraId="0B99E77B" w14:textId="77777777">
            <w:pPr>
              <w:spacing w:before="120" w:after="120"/>
              <w:jc w:val="center"/>
              <w:rPr>
                <w:rFonts w:ascii="Verdana" w:hAnsi="Verdana"/>
              </w:rPr>
            </w:pPr>
            <w:r>
              <w:rPr>
                <w:noProof/>
                <w14:ligatures w14:val="standardContextual"/>
              </w:rPr>
              <w:drawing>
                <wp:inline distT="0" distB="0" distL="0" distR="0" wp14:anchorId="6E7305A3" wp14:editId="2B1AE278">
                  <wp:extent cx="4447619" cy="4304762"/>
                  <wp:effectExtent l="0" t="0" r="0" b="635"/>
                  <wp:docPr id="1678636594" name="Picture 1" descr="A screenshot of a prescrip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36594" name="Picture 1" descr="A screenshot of a prescription form&#10;&#10;AI-generated content may be incorrect."/>
                          <pic:cNvPicPr/>
                        </pic:nvPicPr>
                        <pic:blipFill>
                          <a:blip r:embed="rId55"/>
                          <a:stretch>
                            <a:fillRect/>
                          </a:stretch>
                        </pic:blipFill>
                        <pic:spPr>
                          <a:xfrm>
                            <a:off x="0" y="0"/>
                            <a:ext cx="4447619" cy="4304762"/>
                          </a:xfrm>
                          <a:prstGeom prst="rect">
                            <a:avLst/>
                          </a:prstGeom>
                        </pic:spPr>
                      </pic:pic>
                    </a:graphicData>
                  </a:graphic>
                </wp:inline>
              </w:drawing>
            </w:r>
          </w:p>
          <w:p w:rsidRPr="0043235D" w:rsidR="00603ACC" w:rsidP="00965C56" w:rsidRDefault="00603ACC" w14:paraId="2A520A04" w14:textId="77777777">
            <w:pPr>
              <w:spacing w:before="120" w:after="120"/>
              <w:jc w:val="center"/>
              <w:rPr>
                <w:rFonts w:ascii="Verdana" w:hAnsi="Verdana"/>
              </w:rPr>
            </w:pPr>
          </w:p>
          <w:p w:rsidRPr="0043235D" w:rsidR="00603ACC" w:rsidP="00965C56" w:rsidRDefault="00603ACC" w14:paraId="2856F500" w14:textId="77777777">
            <w:pPr>
              <w:spacing w:before="120" w:after="120"/>
              <w:rPr>
                <w:rFonts w:ascii="Verdana" w:hAnsi="Verdana"/>
                <w:noProof/>
                <w:kern w:val="32"/>
              </w:rPr>
            </w:pPr>
            <w:r w:rsidRPr="0043235D">
              <w:rPr>
                <w:rFonts w:ascii="Verdana" w:hAnsi="Verdana"/>
                <w:b/>
                <w:noProof/>
                <w:kern w:val="32"/>
              </w:rPr>
              <w:t xml:space="preserve">Note: </w:t>
            </w:r>
            <w:r w:rsidRPr="0043235D">
              <w:rPr>
                <w:rFonts w:ascii="Verdana" w:hAnsi="Verdana"/>
                <w:noProof/>
                <w:kern w:val="32"/>
              </w:rPr>
              <w:t xml:space="preserve">The receipt may display </w:t>
            </w:r>
            <w:r w:rsidRPr="0043235D">
              <w:rPr>
                <w:rFonts w:ascii="Verdana" w:hAnsi="Verdana"/>
                <w:b/>
                <w:noProof/>
                <w:kern w:val="32"/>
              </w:rPr>
              <w:t>--- Inactive ---</w:t>
            </w:r>
            <w:r w:rsidRPr="0043235D">
              <w:rPr>
                <w:rFonts w:ascii="Verdana" w:hAnsi="Verdana"/>
                <w:noProof/>
                <w:kern w:val="32"/>
              </w:rPr>
              <w:t xml:space="preserve"> For this scenario, the prior status of the EFT was not updated (refer to the </w:t>
            </w:r>
            <w:hyperlink w:history="1" w:anchor="_Updating_Automatic_Credit">
              <w:r w:rsidRPr="0043235D">
                <w:rPr>
                  <w:rStyle w:val="Hyperlink"/>
                  <w:rFonts w:ascii="Verdana" w:hAnsi="Verdana" w:eastAsiaTheme="minorHAnsi"/>
                  <w:noProof/>
                </w:rPr>
                <w:t>Updating Automatic EFT Premium Payment Information</w:t>
              </w:r>
            </w:hyperlink>
            <w:r w:rsidRPr="0043235D">
              <w:rPr>
                <w:rStyle w:val="Hyperlink"/>
                <w:rFonts w:ascii="Verdana" w:hAnsi="Verdana" w:eastAsiaTheme="minorHAnsi"/>
                <w:noProof/>
              </w:rPr>
              <w:t xml:space="preserve"> </w:t>
            </w:r>
            <w:r w:rsidRPr="0043235D">
              <w:rPr>
                <w:rFonts w:ascii="Verdana" w:hAnsi="Verdana"/>
                <w:noProof/>
                <w:kern w:val="32"/>
              </w:rPr>
              <w:t>section of this Work Instruction).</w:t>
            </w:r>
          </w:p>
          <w:p w:rsidRPr="0043235D" w:rsidR="00603ACC" w:rsidP="00965C56" w:rsidRDefault="00603ACC" w14:paraId="2B01C7A9" w14:textId="77777777">
            <w:pPr>
              <w:pStyle w:val="ListParagraph"/>
              <w:numPr>
                <w:ilvl w:val="0"/>
                <w:numId w:val="20"/>
              </w:numPr>
              <w:spacing w:before="120" w:after="120"/>
              <w:contextualSpacing w:val="0"/>
              <w:rPr>
                <w:rFonts w:ascii="Verdana" w:hAnsi="Verdana"/>
                <w:noProof/>
                <w:kern w:val="32"/>
              </w:rPr>
            </w:pPr>
            <w:r w:rsidRPr="0043235D">
              <w:rPr>
                <w:rFonts w:ascii="Verdana" w:hAnsi="Verdana"/>
                <w:noProof/>
                <w:kern w:val="32"/>
              </w:rPr>
              <w:t xml:space="preserve">Press the </w:t>
            </w:r>
            <w:r w:rsidRPr="0043235D">
              <w:rPr>
                <w:rFonts w:ascii="Verdana" w:hAnsi="Verdana"/>
                <w:b/>
                <w:noProof/>
                <w:kern w:val="32"/>
              </w:rPr>
              <w:t>Close</w:t>
            </w:r>
            <w:r w:rsidRPr="0043235D">
              <w:rPr>
                <w:rFonts w:ascii="Verdana" w:hAnsi="Verdana"/>
                <w:noProof/>
                <w:kern w:val="32"/>
              </w:rPr>
              <w:t xml:space="preserve"> button, and </w:t>
            </w:r>
            <w:r w:rsidRPr="0043235D">
              <w:rPr>
                <w:rFonts w:ascii="Verdana" w:hAnsi="Verdana" w:cs="Arial"/>
                <w:bCs/>
              </w:rPr>
              <w:t xml:space="preserve">click the </w:t>
            </w:r>
            <w:r w:rsidRPr="0043235D">
              <w:rPr>
                <w:rFonts w:ascii="Verdana" w:hAnsi="Verdana" w:cs="Arial"/>
                <w:b/>
                <w:bCs/>
              </w:rPr>
              <w:t>Automatic Payment</w:t>
            </w:r>
            <w:r w:rsidRPr="0043235D">
              <w:rPr>
                <w:rFonts w:ascii="Verdana" w:hAnsi="Verdana" w:cs="Arial"/>
                <w:bCs/>
              </w:rPr>
              <w:t xml:space="preserve"> button from the </w:t>
            </w:r>
            <w:r w:rsidRPr="0043235D">
              <w:rPr>
                <w:rFonts w:ascii="Verdana" w:hAnsi="Verdana" w:cs="Arial"/>
                <w:b/>
                <w:bCs/>
              </w:rPr>
              <w:t>Premium Billing</w:t>
            </w:r>
            <w:r w:rsidRPr="0043235D">
              <w:rPr>
                <w:rFonts w:ascii="Verdana" w:hAnsi="Verdana" w:cs="Arial"/>
                <w:bCs/>
              </w:rPr>
              <w:t xml:space="preserve"> tab in </w:t>
            </w:r>
            <w:r w:rsidRPr="0043235D">
              <w:rPr>
                <w:rFonts w:ascii="Verdana" w:hAnsi="Verdana" w:cs="Arial"/>
                <w:b/>
                <w:bCs/>
              </w:rPr>
              <w:t>Compass</w:t>
            </w:r>
            <w:r w:rsidRPr="0043235D">
              <w:rPr>
                <w:rFonts w:ascii="Verdana" w:hAnsi="Verdana" w:cs="Arial"/>
                <w:bCs/>
              </w:rPr>
              <w:t>.</w:t>
            </w:r>
            <w:r w:rsidRPr="0043235D">
              <w:rPr>
                <w:rFonts w:ascii="Verdana" w:hAnsi="Verdana"/>
                <w:noProof/>
                <w:kern w:val="32"/>
              </w:rPr>
              <w:t xml:space="preserve"> Change the status in the drop-down menu to Active and click Save. Receipt should now state Active.</w:t>
            </w:r>
          </w:p>
          <w:p w:rsidRPr="0043235D" w:rsidR="00603ACC" w:rsidP="00965C56" w:rsidRDefault="00603ACC" w14:paraId="7E555CE2" w14:textId="77777777">
            <w:pPr>
              <w:spacing w:before="120" w:after="120"/>
              <w:rPr>
                <w:rFonts w:ascii="Verdana" w:hAnsi="Verdana"/>
                <w:noProof/>
                <w:kern w:val="32"/>
              </w:rPr>
            </w:pPr>
          </w:p>
          <w:p w:rsidRPr="0043235D" w:rsidR="00603ACC" w:rsidP="00965C56" w:rsidRDefault="00603ACC" w14:paraId="2BD936AD" w14:textId="77777777">
            <w:pPr>
              <w:spacing w:before="120" w:after="120"/>
              <w:rPr>
                <w:rFonts w:ascii="Verdana" w:hAnsi="Verdana"/>
                <w:strike/>
              </w:rPr>
            </w:pPr>
            <w:r w:rsidRPr="0043235D">
              <w:rPr>
                <w:rFonts w:ascii="Verdana" w:hAnsi="Verdana" w:cs="Arial"/>
                <w:noProof/>
                <w:color w:val="000000"/>
              </w:rPr>
              <w:drawing>
                <wp:inline distT="0" distB="0" distL="0" distR="0" wp14:anchorId="63E64069" wp14:editId="1341F7C7">
                  <wp:extent cx="238125" cy="2095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rPr>
              <w:t xml:space="preserve">If </w:t>
            </w:r>
            <w:proofErr w:type="gramStart"/>
            <w:r w:rsidRPr="0043235D">
              <w:rPr>
                <w:rFonts w:ascii="Verdana" w:hAnsi="Verdana"/>
              </w:rPr>
              <w:t>no</w:t>
            </w:r>
            <w:proofErr w:type="gramEnd"/>
            <w:r w:rsidRPr="0043235D">
              <w:rPr>
                <w:rFonts w:ascii="Verdana" w:hAnsi="Verdana"/>
              </w:rPr>
              <w:t xml:space="preserve"> receipt displays, inform the beneficiary, you are opening a </w:t>
            </w:r>
            <w:r w:rsidRPr="0043235D">
              <w:rPr>
                <w:rFonts w:ascii="Verdana" w:hAnsi="Verdana"/>
                <w:b/>
              </w:rPr>
              <w:t>research ticket</w:t>
            </w:r>
            <w:r w:rsidRPr="0043235D">
              <w:rPr>
                <w:rFonts w:ascii="Verdana" w:hAnsi="Verdana"/>
              </w:rPr>
              <w:t xml:space="preserve"> to confirm the EFT was successfully set up. Create the following Support Task, and provide the </w:t>
            </w:r>
            <w:r w:rsidRPr="0043235D">
              <w:rPr>
                <w:rFonts w:ascii="Verdana" w:hAnsi="Verdana"/>
                <w:b/>
              </w:rPr>
              <w:t>task number</w:t>
            </w:r>
            <w:r w:rsidRPr="0043235D">
              <w:rPr>
                <w:rFonts w:ascii="Verdana" w:hAnsi="Verdana"/>
              </w:rPr>
              <w:t xml:space="preserve"> as the </w:t>
            </w:r>
            <w:r w:rsidRPr="0043235D">
              <w:rPr>
                <w:rFonts w:ascii="Verdana" w:hAnsi="Verdana"/>
                <w:b/>
              </w:rPr>
              <w:t>ticket number</w:t>
            </w:r>
            <w:r w:rsidRPr="0043235D">
              <w:rPr>
                <w:rFonts w:ascii="Verdana" w:hAnsi="Verdana"/>
              </w:rPr>
              <w:t>:</w:t>
            </w:r>
          </w:p>
          <w:p w:rsidRPr="0043235D" w:rsidR="00603ACC" w:rsidP="00965C56" w:rsidRDefault="00603ACC" w14:paraId="471345F7" w14:textId="77777777">
            <w:pPr>
              <w:pStyle w:val="ListParagraph"/>
              <w:numPr>
                <w:ilvl w:val="0"/>
                <w:numId w:val="20"/>
              </w:numPr>
              <w:spacing w:before="120" w:after="120"/>
              <w:contextualSpacing w:val="0"/>
              <w:rPr>
                <w:rFonts w:ascii="Verdana" w:hAnsi="Verdana"/>
                <w:color w:val="000000"/>
              </w:rPr>
            </w:pPr>
            <w:r w:rsidRPr="0043235D">
              <w:rPr>
                <w:rFonts w:ascii="Verdana" w:hAnsi="Verdana"/>
                <w:color w:val="000000"/>
              </w:rPr>
              <w:t>Fields containing an asterisk (</w:t>
            </w:r>
            <w:r w:rsidRPr="0043235D">
              <w:rPr>
                <w:rFonts w:ascii="Verdana" w:hAnsi="Verdana"/>
                <w:b/>
                <w:bCs/>
                <w:color w:val="000000"/>
              </w:rPr>
              <w:t>*</w:t>
            </w:r>
            <w:r w:rsidRPr="0043235D">
              <w:rPr>
                <w:rFonts w:ascii="Verdana" w:hAnsi="Verdana"/>
                <w:color w:val="000000"/>
              </w:rPr>
              <w:t>) are required.</w:t>
            </w:r>
          </w:p>
          <w:p w:rsidRPr="0043235D" w:rsidR="00603ACC" w:rsidP="00965C56" w:rsidRDefault="00603ACC" w14:paraId="496FFAA2" w14:textId="77777777">
            <w:pPr>
              <w:pStyle w:val="ListParagraph"/>
              <w:numPr>
                <w:ilvl w:val="1"/>
                <w:numId w:val="20"/>
              </w:numPr>
              <w:spacing w:before="120" w:after="120"/>
              <w:contextualSpacing w:val="0"/>
              <w:rPr>
                <w:rFonts w:ascii="Verdana" w:hAnsi="Verdana"/>
                <w:color w:val="000000"/>
              </w:rPr>
            </w:pPr>
            <w:r w:rsidRPr="0043235D">
              <w:rPr>
                <w:rFonts w:ascii="Verdana" w:hAnsi="Verdana"/>
                <w:b/>
                <w:bCs/>
              </w:rPr>
              <w:t xml:space="preserve">Task Type: </w:t>
            </w:r>
            <w:r w:rsidRPr="0043235D">
              <w:rPr>
                <w:rFonts w:ascii="Verdana" w:hAnsi="Verdana"/>
              </w:rPr>
              <w:t xml:space="preserve">Premium Billing Inquiry Medicare D </w:t>
            </w:r>
          </w:p>
          <w:p w:rsidRPr="0043235D" w:rsidR="00603ACC" w:rsidP="00965C56" w:rsidRDefault="00603ACC" w14:paraId="67EEF3E3" w14:textId="77777777">
            <w:pPr>
              <w:pStyle w:val="ListParagraph"/>
              <w:numPr>
                <w:ilvl w:val="1"/>
                <w:numId w:val="20"/>
              </w:numPr>
              <w:spacing w:before="120" w:after="120"/>
              <w:contextualSpacing w:val="0"/>
              <w:rPr>
                <w:rFonts w:ascii="Verdana" w:hAnsi="Verdana"/>
                <w:color w:val="000000"/>
              </w:rPr>
            </w:pPr>
            <w:r w:rsidRPr="0043235D">
              <w:rPr>
                <w:rFonts w:ascii="Verdana" w:hAnsi="Verdana"/>
                <w:b/>
                <w:bCs/>
              </w:rPr>
              <w:t xml:space="preserve">Reason for Dispute: </w:t>
            </w:r>
            <w:r w:rsidRPr="0043235D">
              <w:rPr>
                <w:rFonts w:ascii="Verdana" w:hAnsi="Verdana"/>
              </w:rPr>
              <w:t>EFT SETUP REQUEST</w:t>
            </w:r>
          </w:p>
          <w:p w:rsidRPr="0043235D" w:rsidR="00603ACC" w:rsidP="00965C56" w:rsidRDefault="00603ACC" w14:paraId="550F3FE7" w14:textId="77777777">
            <w:pPr>
              <w:pStyle w:val="ListParagraph"/>
              <w:numPr>
                <w:ilvl w:val="1"/>
                <w:numId w:val="20"/>
              </w:numPr>
              <w:spacing w:before="120" w:after="120"/>
              <w:contextualSpacing w:val="0"/>
              <w:rPr>
                <w:rFonts w:ascii="Verdana" w:hAnsi="Verdana"/>
                <w:color w:val="000000"/>
              </w:rPr>
            </w:pPr>
            <w:r w:rsidRPr="0043235D">
              <w:rPr>
                <w:rFonts w:ascii="Verdana" w:hAnsi="Verdana"/>
                <w:b/>
                <w:bCs/>
              </w:rPr>
              <w:t xml:space="preserve">Task Notes: </w:t>
            </w:r>
            <w:r w:rsidRPr="0043235D">
              <w:rPr>
                <w:rFonts w:ascii="Verdana" w:hAnsi="Verdana"/>
              </w:rPr>
              <w:t>Document the following:</w:t>
            </w:r>
          </w:p>
          <w:p w:rsidRPr="0043235D" w:rsidR="00603ACC" w:rsidP="00965C56" w:rsidRDefault="00603ACC" w14:paraId="45136519" w14:textId="77777777">
            <w:pPr>
              <w:pStyle w:val="ListParagraph"/>
              <w:numPr>
                <w:ilvl w:val="2"/>
                <w:numId w:val="20"/>
              </w:numPr>
              <w:spacing w:before="120" w:after="120"/>
              <w:contextualSpacing w:val="0"/>
              <w:rPr>
                <w:rFonts w:ascii="Verdana" w:hAnsi="Verdana"/>
              </w:rPr>
            </w:pPr>
            <w:r w:rsidRPr="0043235D">
              <w:rPr>
                <w:rFonts w:ascii="Verdana" w:hAnsi="Verdana"/>
                <w:b/>
              </w:rPr>
              <w:t>EFT005</w:t>
            </w:r>
            <w:r w:rsidRPr="0043235D">
              <w:rPr>
                <w:rFonts w:ascii="Verdana" w:hAnsi="Verdana"/>
              </w:rPr>
              <w:t>, No receipt available confirming EFT. Please confirm with beneficiary if EFT was successfully added.</w:t>
            </w:r>
          </w:p>
          <w:p w:rsidRPr="0043235D" w:rsidR="00603ACC" w:rsidP="00965C56" w:rsidRDefault="00603ACC" w14:paraId="141A444E" w14:textId="77777777">
            <w:pPr>
              <w:pStyle w:val="ListParagraph"/>
              <w:numPr>
                <w:ilvl w:val="2"/>
                <w:numId w:val="20"/>
              </w:numPr>
              <w:spacing w:before="120" w:after="120"/>
              <w:contextualSpacing w:val="0"/>
              <w:rPr>
                <w:rFonts w:ascii="Verdana" w:hAnsi="Verdana"/>
              </w:rPr>
            </w:pPr>
            <w:r w:rsidRPr="0043235D">
              <w:rPr>
                <w:rFonts w:ascii="Verdana" w:hAnsi="Verdana"/>
              </w:rPr>
              <w:t>Beneficiary’s contact number</w:t>
            </w:r>
          </w:p>
          <w:p w:rsidRPr="0043235D" w:rsidR="00603ACC" w:rsidP="00965C56" w:rsidRDefault="00603ACC" w14:paraId="4EBB1E1B" w14:textId="77777777">
            <w:pPr>
              <w:spacing w:before="120" w:after="120"/>
              <w:rPr>
                <w:rFonts w:ascii="Verdana" w:hAnsi="Verdana"/>
              </w:rPr>
            </w:pPr>
            <w:r w:rsidRPr="0043235D">
              <w:rPr>
                <w:rFonts w:ascii="Verdana" w:hAnsi="Verdana"/>
                <w:b/>
                <w:bCs/>
              </w:rPr>
              <w:t>Note:</w:t>
            </w:r>
            <w:r w:rsidRPr="0043235D">
              <w:rPr>
                <w:rFonts w:ascii="Verdana" w:hAnsi="Verdana"/>
              </w:rPr>
              <w:t xml:space="preserve"> Turn Around Time (TAT) for resolution of this Support Task Type is 30 business days. A plan representative will contact the beneficiary with research results. (Confirm phone number is current.)</w:t>
            </w:r>
          </w:p>
          <w:p w:rsidRPr="0043235D" w:rsidR="00603ACC" w:rsidP="00965C56" w:rsidRDefault="00603ACC" w14:paraId="7B7ECD5E" w14:textId="77777777">
            <w:pPr>
              <w:spacing w:before="120" w:after="120"/>
              <w:rPr>
                <w:rFonts w:ascii="Verdana" w:hAnsi="Verdana"/>
                <w:noProof/>
                <w:kern w:val="32"/>
              </w:rPr>
            </w:pPr>
          </w:p>
          <w:p w:rsidRPr="0043235D" w:rsidR="00603ACC" w:rsidP="00965C56" w:rsidRDefault="00603ACC" w14:paraId="4A998E00" w14:textId="77777777">
            <w:pPr>
              <w:spacing w:before="120" w:after="120"/>
              <w:rPr>
                <w:rFonts w:ascii="Verdana" w:hAnsi="Verdana"/>
                <w:b/>
              </w:rPr>
            </w:pPr>
            <w:r w:rsidRPr="0043235D">
              <w:rPr>
                <w:rFonts w:ascii="Verdana" w:hAnsi="Verdana"/>
                <w:b/>
              </w:rPr>
              <w:t xml:space="preserve">*Processing TIP* </w:t>
            </w:r>
          </w:p>
          <w:p w:rsidRPr="0043235D" w:rsidR="00603ACC" w:rsidP="00965C56" w:rsidRDefault="00603ACC" w14:paraId="7FE983C4" w14:textId="77777777">
            <w:pPr>
              <w:spacing w:before="120" w:after="120"/>
              <w:rPr>
                <w:rFonts w:ascii="Verdana" w:hAnsi="Verdana"/>
                <w:b/>
              </w:rPr>
            </w:pPr>
            <w:r w:rsidRPr="0043235D">
              <w:rPr>
                <w:rFonts w:ascii="Verdana" w:hAnsi="Verdana"/>
                <w:b/>
              </w:rPr>
              <w:t>CCR will be able to confirm this process was completed successfully two ways:</w:t>
            </w:r>
          </w:p>
          <w:p w:rsidRPr="0043235D" w:rsidR="00603ACC" w:rsidP="00965C56" w:rsidRDefault="00603ACC" w14:paraId="3C70FA61" w14:textId="77777777">
            <w:pPr>
              <w:spacing w:before="120" w:after="120"/>
              <w:rPr>
                <w:rFonts w:ascii="Verdana" w:hAnsi="Verdana"/>
                <w:noProof/>
                <w:kern w:val="32"/>
              </w:rPr>
            </w:pPr>
            <w:r w:rsidRPr="0043235D">
              <w:rPr>
                <w:rFonts w:ascii="Verdana" w:hAnsi="Verdana"/>
                <w:b/>
                <w:bCs/>
              </w:rPr>
              <w:t>1.</w:t>
            </w:r>
            <w:r w:rsidRPr="0043235D">
              <w:rPr>
                <w:rFonts w:ascii="Verdana" w:hAnsi="Verdana"/>
              </w:rPr>
              <w:t xml:space="preserve"> The Top of the receipt will state </w:t>
            </w:r>
            <w:r w:rsidRPr="0043235D">
              <w:rPr>
                <w:rFonts w:ascii="Verdana" w:hAnsi="Verdana"/>
                <w:b/>
                <w:noProof/>
                <w:kern w:val="32"/>
              </w:rPr>
              <w:t>--- Active ---</w:t>
            </w:r>
            <w:r w:rsidRPr="0043235D">
              <w:rPr>
                <w:rFonts w:ascii="Verdana" w:hAnsi="Verdana"/>
                <w:noProof/>
                <w:kern w:val="32"/>
              </w:rPr>
              <w:t xml:space="preserve"> and </w:t>
            </w:r>
            <w:r w:rsidRPr="0043235D">
              <w:rPr>
                <w:rFonts w:ascii="Verdana" w:hAnsi="Verdana"/>
                <w:b/>
                <w:bCs/>
                <w:noProof/>
                <w:kern w:val="32"/>
              </w:rPr>
              <w:t xml:space="preserve">Type </w:t>
            </w:r>
            <w:r w:rsidRPr="0043235D">
              <w:rPr>
                <w:rFonts w:ascii="Verdana" w:hAnsi="Verdana"/>
                <w:noProof/>
                <w:kern w:val="32"/>
              </w:rPr>
              <w:t xml:space="preserve">shows </w:t>
            </w:r>
            <w:r w:rsidRPr="0043235D">
              <w:rPr>
                <w:rFonts w:ascii="Verdana" w:hAnsi="Verdana"/>
                <w:b/>
                <w:bCs/>
                <w:noProof/>
                <w:kern w:val="32"/>
              </w:rPr>
              <w:t xml:space="preserve">ECheck – Automatic Payment Agreement </w:t>
            </w:r>
            <w:r w:rsidRPr="0043235D">
              <w:rPr>
                <w:rFonts w:ascii="Verdana" w:hAnsi="Verdana"/>
                <w:noProof/>
                <w:kern w:val="32"/>
              </w:rPr>
              <w:t>as in image above.</w:t>
            </w:r>
          </w:p>
          <w:p w:rsidRPr="0043235D" w:rsidR="00603ACC" w:rsidP="00965C56" w:rsidRDefault="00603ACC" w14:paraId="55421E99" w14:textId="77777777">
            <w:pPr>
              <w:spacing w:before="120" w:after="120"/>
              <w:rPr>
                <w:rFonts w:ascii="Verdana" w:hAnsi="Verdana"/>
                <w:noProof/>
                <w:kern w:val="32"/>
              </w:rPr>
            </w:pPr>
            <w:r w:rsidRPr="0043235D">
              <w:rPr>
                <w:rFonts w:ascii="Verdana" w:hAnsi="Verdana"/>
                <w:b/>
                <w:bCs/>
                <w:noProof/>
                <w:kern w:val="32"/>
              </w:rPr>
              <w:t>2.</w:t>
            </w:r>
            <w:r w:rsidRPr="0043235D">
              <w:rPr>
                <w:rFonts w:ascii="Verdana" w:hAnsi="Verdana"/>
                <w:noProof/>
                <w:kern w:val="32"/>
              </w:rPr>
              <w:t xml:space="preserve"> The end of the receipt will be very long and begin with the disclaimer information.</w:t>
            </w:r>
          </w:p>
          <w:p w:rsidRPr="0043235D" w:rsidR="00603ACC" w:rsidP="00965C56" w:rsidRDefault="00603ACC" w14:paraId="649CB8BC" w14:textId="77777777">
            <w:pPr>
              <w:spacing w:before="120" w:after="120"/>
              <w:jc w:val="center"/>
              <w:rPr>
                <w:rFonts w:ascii="Verdana" w:hAnsi="Verdana"/>
                <w:b/>
                <w:bCs/>
                <w:noProof/>
                <w:kern w:val="32"/>
              </w:rPr>
            </w:pPr>
          </w:p>
          <w:p w:rsidRPr="0043235D" w:rsidR="00603ACC" w:rsidP="00965C56" w:rsidRDefault="00603ACC" w14:paraId="6B67E660" w14:textId="77777777">
            <w:pPr>
              <w:spacing w:before="120" w:after="120"/>
              <w:jc w:val="center"/>
              <w:rPr>
                <w:rFonts w:ascii="Verdana" w:hAnsi="Verdana"/>
                <w:b/>
                <w:bCs/>
                <w:noProof/>
                <w:kern w:val="32"/>
              </w:rPr>
            </w:pPr>
            <w:r w:rsidRPr="0043235D">
              <w:rPr>
                <w:rFonts w:ascii="Verdana" w:hAnsi="Verdana"/>
                <w:b/>
                <w:bCs/>
                <w:noProof/>
                <w:kern w:val="32"/>
              </w:rPr>
              <w:t>Example of Successful Activation – End of Receipt (partial view)</w:t>
            </w:r>
          </w:p>
          <w:p w:rsidRPr="0043235D" w:rsidR="00603ACC" w:rsidP="00965C56" w:rsidRDefault="00603ACC" w14:paraId="0BFDE82A" w14:textId="77777777">
            <w:pPr>
              <w:spacing w:before="120" w:after="120"/>
              <w:jc w:val="center"/>
              <w:rPr>
                <w:rFonts w:ascii="Verdana" w:hAnsi="Verdana"/>
                <w:noProof/>
                <w:kern w:val="32"/>
              </w:rPr>
            </w:pPr>
            <w:r w:rsidRPr="000A4BCA">
              <w:rPr>
                <w:rFonts w:ascii="Verdana" w:hAnsi="Verdana"/>
                <w:noProof/>
              </w:rPr>
              <w:drawing>
                <wp:inline distT="0" distB="0" distL="0" distR="0" wp14:anchorId="64CB5BE4" wp14:editId="416EE4A5">
                  <wp:extent cx="3952381" cy="5314286"/>
                  <wp:effectExtent l="0" t="0" r="0" b="1270"/>
                  <wp:docPr id="343860206"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60206" name="Picture 1" descr="A screenshot of a document&#10;&#10;AI-generated content may be incorrect."/>
                          <pic:cNvPicPr/>
                        </pic:nvPicPr>
                        <pic:blipFill>
                          <a:blip r:embed="rId56"/>
                          <a:stretch>
                            <a:fillRect/>
                          </a:stretch>
                        </pic:blipFill>
                        <pic:spPr>
                          <a:xfrm>
                            <a:off x="0" y="0"/>
                            <a:ext cx="3952381" cy="5314286"/>
                          </a:xfrm>
                          <a:prstGeom prst="rect">
                            <a:avLst/>
                          </a:prstGeom>
                        </pic:spPr>
                      </pic:pic>
                    </a:graphicData>
                  </a:graphic>
                </wp:inline>
              </w:drawing>
            </w:r>
          </w:p>
          <w:p w:rsidRPr="0043235D" w:rsidR="00603ACC" w:rsidP="00965C56" w:rsidRDefault="00603ACC" w14:paraId="26C04D54" w14:textId="77777777">
            <w:pPr>
              <w:spacing w:before="120" w:after="120"/>
              <w:jc w:val="center"/>
              <w:rPr>
                <w:rFonts w:ascii="Verdana" w:hAnsi="Verdana"/>
                <w:noProof/>
                <w:kern w:val="32"/>
              </w:rPr>
            </w:pPr>
          </w:p>
        </w:tc>
      </w:tr>
      <w:tr w:rsidRPr="0043235D" w:rsidR="00603ACC" w:rsidTr="134CC6AF" w14:paraId="21EB5A7D" w14:textId="77777777">
        <w:trPr>
          <w:trHeight w:val="69"/>
        </w:trPr>
        <w:tc>
          <w:tcPr>
            <w:tcW w:w="292" w:type="pct"/>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117D48DD" w14:textId="77777777">
            <w:pPr>
              <w:autoSpaceDE w:val="0"/>
              <w:autoSpaceDN w:val="0"/>
              <w:adjustRightInd w:val="0"/>
              <w:spacing w:before="120" w:after="120"/>
              <w:jc w:val="center"/>
              <w:rPr>
                <w:rFonts w:ascii="Verdana" w:hAnsi="Verdana"/>
                <w:b/>
              </w:rPr>
            </w:pPr>
            <w:r w:rsidRPr="0043235D">
              <w:rPr>
                <w:rFonts w:ascii="Verdana" w:hAnsi="Verdana"/>
                <w:b/>
              </w:rPr>
              <w:t>9</w:t>
            </w:r>
          </w:p>
        </w:tc>
        <w:tc>
          <w:tcPr>
            <w:tcW w:w="4708" w:type="pct"/>
            <w:gridSpan w:val="3"/>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0E610F1E" w14:textId="77777777">
            <w:pPr>
              <w:spacing w:before="120" w:after="120"/>
              <w:rPr>
                <w:rFonts w:ascii="Verdana" w:hAnsi="Verdana" w:cs="Arial"/>
                <w:bCs/>
              </w:rPr>
            </w:pPr>
            <w:r w:rsidRPr="0043235D">
              <w:rPr>
                <w:rFonts w:ascii="Verdana" w:hAnsi="Verdana" w:cs="Arial"/>
                <w:bCs/>
              </w:rPr>
              <w:t xml:space="preserve">Click the </w:t>
            </w:r>
            <w:r w:rsidRPr="0043235D">
              <w:rPr>
                <w:rFonts w:ascii="Verdana" w:hAnsi="Verdana" w:cs="Arial"/>
                <w:b/>
                <w:bCs/>
              </w:rPr>
              <w:t>Close</w:t>
            </w:r>
            <w:r w:rsidRPr="0043235D">
              <w:rPr>
                <w:rFonts w:ascii="Verdana" w:hAnsi="Verdana" w:cs="Arial"/>
                <w:bCs/>
              </w:rPr>
              <w:t xml:space="preserve"> button at the top right of the Pop-Up Receipt window.</w:t>
            </w:r>
          </w:p>
          <w:p w:rsidRPr="0043235D" w:rsidR="00603ACC" w:rsidP="00965C56" w:rsidRDefault="00603ACC" w14:paraId="3C8DBAA8" w14:textId="77777777">
            <w:pPr>
              <w:spacing w:before="120" w:after="120"/>
              <w:rPr>
                <w:rFonts w:ascii="Verdana" w:hAnsi="Verdana" w:cs="Arial"/>
                <w:bCs/>
              </w:rPr>
            </w:pPr>
          </w:p>
          <w:p w:rsidRPr="0043235D" w:rsidR="00603ACC" w:rsidP="00965C56" w:rsidRDefault="00603ACC" w14:paraId="243E80D2" w14:textId="77777777">
            <w:pPr>
              <w:spacing w:before="120" w:after="120"/>
              <w:rPr>
                <w:rFonts w:ascii="Verdana" w:hAnsi="Verdana" w:cs="Arial"/>
                <w:bCs/>
              </w:rPr>
            </w:pPr>
            <w:r w:rsidRPr="0043235D">
              <w:rPr>
                <w:rFonts w:ascii="Verdana" w:hAnsi="Verdana" w:cs="Arial"/>
                <w:b/>
                <w:bCs/>
              </w:rPr>
              <w:t xml:space="preserve">Result: </w:t>
            </w:r>
            <w:r w:rsidRPr="0043235D">
              <w:rPr>
                <w:rFonts w:ascii="Verdana" w:hAnsi="Verdana" w:cs="Arial"/>
                <w:bCs/>
              </w:rPr>
              <w:t xml:space="preserve">Clicking the </w:t>
            </w:r>
            <w:r w:rsidRPr="0043235D">
              <w:rPr>
                <w:rFonts w:ascii="Verdana" w:hAnsi="Verdana" w:cs="Arial"/>
                <w:b/>
                <w:bCs/>
              </w:rPr>
              <w:t xml:space="preserve">Close </w:t>
            </w:r>
            <w:r w:rsidRPr="0043235D">
              <w:rPr>
                <w:rFonts w:ascii="Verdana" w:hAnsi="Verdana" w:cs="Arial"/>
                <w:bCs/>
              </w:rPr>
              <w:t xml:space="preserve">button will close the </w:t>
            </w:r>
            <w:r w:rsidRPr="0043235D">
              <w:rPr>
                <w:rFonts w:ascii="Verdana" w:hAnsi="Verdana" w:cs="Arial"/>
                <w:b/>
              </w:rPr>
              <w:t>Pop-Up</w:t>
            </w:r>
            <w:r w:rsidRPr="0043235D">
              <w:rPr>
                <w:rFonts w:ascii="Verdana" w:hAnsi="Verdana" w:cs="Arial"/>
                <w:bCs/>
              </w:rPr>
              <w:t xml:space="preserve"> window and </w:t>
            </w:r>
            <w:r w:rsidRPr="0043235D">
              <w:rPr>
                <w:rFonts w:ascii="Verdana" w:hAnsi="Verdana" w:cs="Arial"/>
                <w:b/>
              </w:rPr>
              <w:t>Payment</w:t>
            </w:r>
            <w:r w:rsidRPr="0043235D">
              <w:rPr>
                <w:rFonts w:ascii="Verdana" w:hAnsi="Verdana" w:cs="Arial"/>
                <w:bCs/>
              </w:rPr>
              <w:t xml:space="preserve"> screen, returning the PREMIUM BILLING SPECIALIZED CARE TEAM to the </w:t>
            </w:r>
            <w:r w:rsidRPr="0043235D">
              <w:rPr>
                <w:rFonts w:ascii="Verdana" w:hAnsi="Verdana" w:cs="Arial"/>
                <w:b/>
                <w:bCs/>
              </w:rPr>
              <w:t>Premium Billing</w:t>
            </w:r>
            <w:r w:rsidRPr="0043235D">
              <w:rPr>
                <w:rFonts w:ascii="Verdana" w:hAnsi="Verdana" w:cs="Arial"/>
                <w:bCs/>
              </w:rPr>
              <w:t xml:space="preserve"> tab in </w:t>
            </w:r>
            <w:r w:rsidRPr="0043235D">
              <w:rPr>
                <w:rFonts w:ascii="Verdana" w:hAnsi="Verdana" w:cs="Arial"/>
                <w:b/>
              </w:rPr>
              <w:t>Compass</w:t>
            </w:r>
            <w:r w:rsidRPr="0043235D">
              <w:rPr>
                <w:rFonts w:ascii="Verdana" w:hAnsi="Verdana" w:cs="Arial"/>
                <w:bCs/>
              </w:rPr>
              <w:t>.</w:t>
            </w:r>
          </w:p>
          <w:p w:rsidRPr="0043235D" w:rsidR="00603ACC" w:rsidP="00965C56" w:rsidRDefault="00603ACC" w14:paraId="0CE0BE33" w14:textId="77777777">
            <w:pPr>
              <w:spacing w:before="120" w:after="120"/>
              <w:rPr>
                <w:rFonts w:ascii="Verdana" w:hAnsi="Verdana" w:cs="Arial"/>
                <w:bCs/>
              </w:rPr>
            </w:pPr>
          </w:p>
          <w:p w:rsidRPr="0043235D" w:rsidR="00603ACC" w:rsidP="00965C56" w:rsidRDefault="00603ACC" w14:paraId="24ED7010" w14:textId="77777777">
            <w:pPr>
              <w:spacing w:before="120" w:after="120"/>
              <w:rPr>
                <w:rFonts w:ascii="Verdana" w:hAnsi="Verdana" w:cs="Arial"/>
                <w:bCs/>
              </w:rPr>
            </w:pPr>
            <w:r w:rsidRPr="0043235D">
              <w:rPr>
                <w:rFonts w:ascii="Verdana" w:hAnsi="Verdana" w:cs="Arial"/>
                <w:noProof/>
                <w:color w:val="000000"/>
              </w:rPr>
              <w:drawing>
                <wp:inline distT="0" distB="0" distL="0" distR="0" wp14:anchorId="23C894F9" wp14:editId="6107D0D9">
                  <wp:extent cx="238125" cy="2095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You must click </w:t>
            </w:r>
            <w:r w:rsidRPr="0043235D">
              <w:rPr>
                <w:rFonts w:ascii="Verdana" w:hAnsi="Verdana" w:cs="Arial"/>
                <w:b/>
                <w:bCs/>
                <w:color w:val="000000"/>
              </w:rPr>
              <w:t>Close.</w:t>
            </w:r>
            <w:r w:rsidRPr="0043235D">
              <w:rPr>
                <w:rFonts w:ascii="Verdana" w:hAnsi="Verdana" w:cs="Arial"/>
                <w:color w:val="000000"/>
              </w:rPr>
              <w:t xml:space="preserve"> </w:t>
            </w:r>
            <w:r w:rsidRPr="0043235D">
              <w:rPr>
                <w:rFonts w:ascii="Verdana" w:hAnsi="Verdana" w:cs="Arial"/>
                <w:bCs/>
              </w:rPr>
              <w:t xml:space="preserve">Failure to close the pop-up windows will keep the SSO token open and could cause your next beneficiary’s </w:t>
            </w:r>
            <w:r w:rsidRPr="0043235D">
              <w:rPr>
                <w:rFonts w:ascii="Verdana" w:hAnsi="Verdana"/>
              </w:rPr>
              <w:t xml:space="preserve">EFT/RCD </w:t>
            </w:r>
            <w:r w:rsidRPr="0043235D">
              <w:rPr>
                <w:rFonts w:ascii="Verdana" w:hAnsi="Verdana" w:cs="Arial"/>
                <w:bCs/>
              </w:rPr>
              <w:t>request or payment to apply to the previous beneficiary’s account.</w:t>
            </w:r>
          </w:p>
          <w:p w:rsidRPr="0043235D" w:rsidR="00603ACC" w:rsidP="00965C56" w:rsidRDefault="00603ACC" w14:paraId="43F0DEDE" w14:textId="77777777">
            <w:pPr>
              <w:spacing w:before="120" w:after="120"/>
              <w:ind w:left="360"/>
              <w:jc w:val="center"/>
              <w:rPr>
                <w:rFonts w:ascii="Verdana" w:hAnsi="Verdana"/>
                <w:noProof/>
                <w:kern w:val="32"/>
              </w:rPr>
            </w:pPr>
            <w:r w:rsidRPr="0043235D">
              <w:rPr>
                <w:rFonts w:ascii="Verdana" w:hAnsi="Verdana"/>
                <w:noProof/>
              </w:rPr>
              <w:drawing>
                <wp:inline distT="0" distB="0" distL="0" distR="0" wp14:anchorId="03E3FE1C" wp14:editId="5C983383">
                  <wp:extent cx="6981825" cy="1533525"/>
                  <wp:effectExtent l="19050" t="19050" r="28575" b="28575"/>
                  <wp:docPr id="81" name="Picture 8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 shot of a computer screen&#10;&#10;AI-generated content may be incorrect."/>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81825" cy="1533525"/>
                          </a:xfrm>
                          <a:prstGeom prst="rect">
                            <a:avLst/>
                          </a:prstGeom>
                          <a:ln w="3175" cap="sq">
                            <a:solidFill>
                              <a:srgbClr val="000000"/>
                            </a:solidFill>
                            <a:miter lim="800000"/>
                          </a:ln>
                          <a:effectLst/>
                        </pic:spPr>
                      </pic:pic>
                    </a:graphicData>
                  </a:graphic>
                </wp:inline>
              </w:drawing>
            </w:r>
          </w:p>
          <w:p w:rsidRPr="0043235D" w:rsidR="00603ACC" w:rsidP="00965C56" w:rsidRDefault="00603ACC" w14:paraId="0AA2C850" w14:textId="77777777">
            <w:pPr>
              <w:spacing w:before="120" w:after="120"/>
              <w:jc w:val="center"/>
              <w:rPr>
                <w:rFonts w:ascii="Verdana" w:hAnsi="Verdana" w:cs="Arial"/>
                <w:bCs/>
              </w:rPr>
            </w:pPr>
          </w:p>
        </w:tc>
      </w:tr>
      <w:tr w:rsidRPr="0043235D" w:rsidR="00603ACC" w:rsidTr="134CC6AF" w14:paraId="2B711055" w14:textId="77777777">
        <w:trPr>
          <w:trHeight w:val="69"/>
        </w:trPr>
        <w:tc>
          <w:tcPr>
            <w:tcW w:w="292" w:type="pct"/>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5CFB3471" w14:textId="77777777">
            <w:pPr>
              <w:autoSpaceDE w:val="0"/>
              <w:autoSpaceDN w:val="0"/>
              <w:adjustRightInd w:val="0"/>
              <w:spacing w:before="120" w:after="120"/>
              <w:jc w:val="center"/>
              <w:rPr>
                <w:rFonts w:ascii="Verdana" w:hAnsi="Verdana"/>
                <w:b/>
              </w:rPr>
            </w:pPr>
            <w:bookmarkStart w:name="Step10" w:id="64"/>
            <w:r w:rsidRPr="0043235D">
              <w:rPr>
                <w:rFonts w:ascii="Verdana" w:hAnsi="Verdana"/>
                <w:b/>
              </w:rPr>
              <w:t>10</w:t>
            </w:r>
            <w:bookmarkEnd w:id="64"/>
          </w:p>
        </w:tc>
        <w:tc>
          <w:tcPr>
            <w:tcW w:w="4708" w:type="pct"/>
            <w:gridSpan w:val="3"/>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2C17B462" w14:textId="77777777">
            <w:pPr>
              <w:spacing w:before="120" w:after="120"/>
              <w:rPr>
                <w:rFonts w:ascii="Verdana" w:hAnsi="Verdana"/>
              </w:rPr>
            </w:pPr>
            <w:r w:rsidRPr="0043235D">
              <w:rPr>
                <w:rFonts w:ascii="Verdana" w:hAnsi="Verdana"/>
                <w:noProof/>
              </w:rPr>
              <w:drawing>
                <wp:inline distT="0" distB="0" distL="0" distR="0" wp14:anchorId="55FD2365" wp14:editId="6B43CEBA">
                  <wp:extent cx="238125" cy="2095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9">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43235D">
              <w:rPr>
                <w:rFonts w:ascii="Verdana" w:hAnsi="Verdana"/>
                <w:noProof/>
                <w:color w:val="1F497D"/>
              </w:rPr>
              <w:t xml:space="preserve"> </w:t>
            </w:r>
            <w:r w:rsidRPr="0043235D">
              <w:rPr>
                <w:rFonts w:ascii="Verdana" w:hAnsi="Verdana" w:cs="Arial"/>
                <w:color w:val="000000" w:themeColor="text1"/>
              </w:rPr>
              <w:t>If you want to change the banking information on file or cancel EFT at any time, you can call us back to request the changes.</w:t>
            </w:r>
            <w:r w:rsidRPr="0043235D">
              <w:rPr>
                <w:rFonts w:ascii="Verdana" w:hAnsi="Verdana"/>
              </w:rPr>
              <w:t xml:space="preserve"> </w:t>
            </w:r>
          </w:p>
          <w:p w:rsidRPr="0043235D" w:rsidR="00603ACC" w:rsidP="00965C56" w:rsidRDefault="00603ACC" w14:paraId="246FEB92" w14:textId="77777777">
            <w:pPr>
              <w:spacing w:before="120" w:after="120"/>
              <w:rPr>
                <w:rFonts w:ascii="Verdana" w:hAnsi="Verdana" w:cs="Arial"/>
                <w:color w:val="000000"/>
              </w:rPr>
            </w:pPr>
          </w:p>
          <w:p w:rsidRPr="0043235D" w:rsidR="00603ACC" w:rsidP="00965C56" w:rsidRDefault="00603ACC" w14:paraId="74ACFCF4" w14:textId="77777777">
            <w:pPr>
              <w:spacing w:before="120" w:after="120"/>
              <w:rPr>
                <w:rFonts w:ascii="Verdana" w:hAnsi="Verdana" w:cs="Arial"/>
                <w:color w:val="000000"/>
              </w:rPr>
            </w:pPr>
            <w:r w:rsidRPr="0043235D">
              <w:rPr>
                <w:rFonts w:ascii="Verdana" w:hAnsi="Verdana" w:cs="Arial"/>
                <w:noProof/>
                <w:color w:val="000000"/>
              </w:rPr>
              <w:drawing>
                <wp:inline distT="0" distB="0" distL="0" distR="0" wp14:anchorId="235EAB23" wp14:editId="01D8110B">
                  <wp:extent cx="238125" cy="2095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cs="Arial"/>
                <w:b/>
                <w:color w:val="000000"/>
              </w:rPr>
              <w:t>SilverScript Individual plans</w:t>
            </w:r>
            <w:r w:rsidRPr="0043235D">
              <w:rPr>
                <w:rFonts w:ascii="Verdana" w:hAnsi="Verdana" w:cs="Arial"/>
                <w:color w:val="000000"/>
              </w:rPr>
              <w:t xml:space="preserve">: Beneficiaries with an email address may also visit </w:t>
            </w:r>
            <w:r w:rsidRPr="0043235D">
              <w:rPr>
                <w:rFonts w:ascii="Verdana" w:hAnsi="Verdana"/>
                <w:b/>
              </w:rPr>
              <w:t>AetnaMedicare.com/</w:t>
            </w:r>
            <w:proofErr w:type="spellStart"/>
            <w:r w:rsidRPr="0043235D">
              <w:rPr>
                <w:rFonts w:ascii="Verdana" w:hAnsi="Verdana"/>
                <w:b/>
              </w:rPr>
              <w:t>PayYourPremium</w:t>
            </w:r>
            <w:proofErr w:type="spellEnd"/>
            <w:r w:rsidRPr="0043235D">
              <w:rPr>
                <w:rFonts w:ascii="Verdana" w:hAnsi="Verdana" w:cs="Arial"/>
                <w:color w:val="000000"/>
              </w:rPr>
              <w:t xml:space="preserve"> or their Caremark.com dashboard and access the online </w:t>
            </w:r>
            <w:r w:rsidRPr="0043235D">
              <w:rPr>
                <w:rFonts w:ascii="Verdana" w:hAnsi="Verdana" w:cs="Arial"/>
                <w:b/>
                <w:color w:val="000000"/>
              </w:rPr>
              <w:t>Member Portal</w:t>
            </w:r>
            <w:r w:rsidRPr="0043235D">
              <w:rPr>
                <w:rFonts w:ascii="Verdana" w:hAnsi="Verdana" w:cs="Arial"/>
                <w:color w:val="000000"/>
              </w:rPr>
              <w:t xml:space="preserve"> (powered by InstaMed) with secure login to add, change, or update existing EFT information. Refer to </w:t>
            </w:r>
            <w:hyperlink w:history="1" w:anchor="!/view?docid=b7eefffa-cbab-443b-9ea9-ebaece70494e" r:id="rId57">
              <w:r w:rsidRPr="008470DD">
                <w:rPr>
                  <w:rStyle w:val="Hyperlink"/>
                  <w:rFonts w:ascii="Verdana" w:hAnsi="Verdana" w:eastAsiaTheme="minorHAnsi"/>
                </w:rPr>
                <w:t>Aetna Compass MED D - SilverScript - Premium Billing Online Payment Portal</w:t>
              </w:r>
              <w:r w:rsidRPr="008470DD">
                <w:rPr>
                  <w:rStyle w:val="Hyperlink"/>
                  <w:rFonts w:ascii="Verdana" w:hAnsi="Verdana"/>
                </w:rPr>
                <w:t xml:space="preserve"> (062806)</w:t>
              </w:r>
              <w:r w:rsidRPr="008470DD">
                <w:rPr>
                  <w:rStyle w:val="Hyperlink"/>
                  <w:rFonts w:ascii="Verdana" w:hAnsi="Verdana" w:cs="Arial"/>
                </w:rPr>
                <w:t>.</w:t>
              </w:r>
            </w:hyperlink>
          </w:p>
        </w:tc>
      </w:tr>
      <w:tr w:rsidRPr="0043235D" w:rsidR="00603ACC" w:rsidTr="134CC6AF" w14:paraId="022A177C" w14:textId="77777777">
        <w:trPr>
          <w:trHeight w:val="69"/>
        </w:trPr>
        <w:tc>
          <w:tcPr>
            <w:tcW w:w="292" w:type="pct"/>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2B8C51BD" w14:textId="77777777">
            <w:pPr>
              <w:autoSpaceDE w:val="0"/>
              <w:autoSpaceDN w:val="0"/>
              <w:adjustRightInd w:val="0"/>
              <w:spacing w:before="120" w:after="120"/>
              <w:jc w:val="center"/>
              <w:rPr>
                <w:rFonts w:ascii="Verdana" w:hAnsi="Verdana"/>
                <w:b/>
              </w:rPr>
            </w:pPr>
            <w:bookmarkStart w:name="Step11" w:id="65"/>
            <w:r w:rsidRPr="0043235D">
              <w:rPr>
                <w:rFonts w:ascii="Verdana" w:hAnsi="Verdana"/>
                <w:b/>
              </w:rPr>
              <w:t>11</w:t>
            </w:r>
            <w:bookmarkEnd w:id="65"/>
          </w:p>
        </w:tc>
        <w:tc>
          <w:tcPr>
            <w:tcW w:w="4708" w:type="pct"/>
            <w:gridSpan w:val="3"/>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412896BA" w14:textId="77777777">
            <w:pPr>
              <w:spacing w:before="120" w:after="120"/>
              <w:rPr>
                <w:rFonts w:ascii="Verdana" w:hAnsi="Verdana" w:cs="Arial"/>
                <w:bCs/>
              </w:rPr>
            </w:pPr>
            <w:r w:rsidRPr="0043235D">
              <w:rPr>
                <w:rFonts w:ascii="Verdana" w:hAnsi="Verdana" w:cs="Arial"/>
                <w:bCs/>
              </w:rPr>
              <w:t>Ask if there are any other questions.</w:t>
            </w:r>
          </w:p>
          <w:p w:rsidRPr="008470DD" w:rsidR="00603ACC" w:rsidP="00965C56" w:rsidRDefault="00603ACC" w14:paraId="4D2B39F5" w14:textId="77777777">
            <w:pPr>
              <w:pStyle w:val="ListParagraph"/>
              <w:numPr>
                <w:ilvl w:val="0"/>
                <w:numId w:val="20"/>
              </w:numPr>
              <w:spacing w:before="120" w:after="120"/>
              <w:contextualSpacing w:val="0"/>
              <w:rPr>
                <w:rFonts w:ascii="Verdana" w:hAnsi="Verdana"/>
                <w:bCs/>
                <w:color w:val="333333"/>
              </w:rPr>
            </w:pPr>
            <w:r w:rsidRPr="0043235D">
              <w:rPr>
                <w:rFonts w:ascii="Verdana" w:hAnsi="Verdana" w:cs="Arial"/>
                <w:bCs/>
              </w:rPr>
              <w:t xml:space="preserve">Address any other issues and </w:t>
            </w:r>
            <w:r w:rsidRPr="0043235D">
              <w:rPr>
                <w:rFonts w:ascii="Verdana" w:hAnsi="Verdana"/>
              </w:rPr>
              <w:t>document/close the call according to existing policies and procedures</w:t>
            </w:r>
            <w:r>
              <w:rPr>
                <w:rFonts w:ascii="Verdana" w:hAnsi="Verdana"/>
              </w:rPr>
              <w:t>.</w:t>
            </w:r>
          </w:p>
          <w:p w:rsidRPr="00397FE9" w:rsidR="00603ACC" w:rsidP="00965C56" w:rsidRDefault="00603ACC" w14:paraId="0E5B446C" w14:textId="77777777">
            <w:pPr>
              <w:pStyle w:val="ListParagraph"/>
              <w:numPr>
                <w:ilvl w:val="0"/>
                <w:numId w:val="20"/>
              </w:numPr>
              <w:spacing w:before="120" w:after="120"/>
              <w:rPr>
                <w:rFonts w:ascii="Verdana" w:hAnsi="Verdana"/>
              </w:rPr>
            </w:pPr>
            <w:r w:rsidRPr="00397FE9">
              <w:rPr>
                <w:rFonts w:ascii="Verdana" w:hAnsi="Verdana"/>
              </w:rPr>
              <w:t>Refer to the following as needed:</w:t>
            </w:r>
          </w:p>
          <w:p w:rsidRPr="00397FE9" w:rsidR="00603ACC" w:rsidP="00965C56" w:rsidRDefault="00603ACC" w14:paraId="5E5CA399" w14:textId="77777777">
            <w:pPr>
              <w:pStyle w:val="ListParagraph"/>
              <w:numPr>
                <w:ilvl w:val="1"/>
                <w:numId w:val="20"/>
              </w:numPr>
              <w:spacing w:before="120" w:after="120"/>
              <w:rPr>
                <w:rFonts w:ascii="Verdana" w:hAnsi="Verdana" w:eastAsiaTheme="minorHAnsi"/>
              </w:rPr>
            </w:pPr>
            <w:hyperlink w:history="1" w:anchor="!/view?docid=0296717e-6df6-4184-b337-13abcd4b070b" r:id="rId58">
              <w:r w:rsidRPr="00397FE9">
                <w:rPr>
                  <w:rStyle w:val="Hyperlink"/>
                  <w:rFonts w:ascii="Verdana" w:hAnsi="Verdana" w:eastAsiaTheme="minorHAnsi"/>
                  <w:bCs/>
                </w:rPr>
                <w:t>C</w:t>
              </w:r>
              <w:r w:rsidRPr="00397FE9">
                <w:rPr>
                  <w:rStyle w:val="Hyperlink"/>
                  <w:rFonts w:ascii="Verdana" w:hAnsi="Verdana" w:eastAsiaTheme="minorHAnsi"/>
                </w:rPr>
                <w:t>ompass – Close an Interaction or Research Case (050011)</w:t>
              </w:r>
            </w:hyperlink>
          </w:p>
          <w:p w:rsidRPr="00397FE9" w:rsidR="00603ACC" w:rsidP="00965C56" w:rsidRDefault="00603ACC" w14:paraId="22FCFF8C" w14:textId="77777777">
            <w:pPr>
              <w:pStyle w:val="ListParagraph"/>
              <w:numPr>
                <w:ilvl w:val="1"/>
                <w:numId w:val="20"/>
              </w:numPr>
              <w:spacing w:before="120" w:after="120"/>
              <w:rPr>
                <w:rStyle w:val="Hyperlink"/>
                <w:rFonts w:ascii="Verdana" w:hAnsi="Verdana" w:cs="Arial"/>
              </w:rPr>
            </w:pPr>
            <w:r>
              <w:rPr>
                <w:rFonts w:ascii="Verdana" w:hAnsi="Verdana" w:eastAsiaTheme="minorHAnsi"/>
              </w:rPr>
              <w:fldChar w:fldCharType="begin"/>
            </w:r>
            <w:r>
              <w:rPr>
                <w:rFonts w:ascii="Verdana" w:hAnsi="Verdana" w:eastAsiaTheme="minorHAnsi"/>
              </w:rPr>
              <w:instrText>HYPERLINK "https://thesource.cvshealth.com/nuxeo/thesource/" \l "!/view?docid=433711aa-8fa6-447c-872b-bd69cd6cd7c0"</w:instrText>
            </w:r>
            <w:r>
              <w:rPr>
                <w:rFonts w:ascii="Verdana" w:hAnsi="Verdana" w:eastAsiaTheme="minorHAnsi"/>
              </w:rPr>
            </w:r>
            <w:r>
              <w:rPr>
                <w:rFonts w:ascii="Verdana" w:hAnsi="Verdana" w:eastAsiaTheme="minorHAnsi"/>
              </w:rPr>
              <w:fldChar w:fldCharType="separate"/>
            </w:r>
            <w:r w:rsidRPr="00397FE9">
              <w:rPr>
                <w:rStyle w:val="Hyperlink"/>
                <w:rFonts w:ascii="Verdana" w:hAnsi="Verdana" w:eastAsiaTheme="minorHAnsi"/>
              </w:rPr>
              <w:t xml:space="preserve">Compass </w:t>
            </w:r>
            <w:r w:rsidRPr="00397FE9">
              <w:rPr>
                <w:rStyle w:val="Hyperlink"/>
                <w:rFonts w:ascii="Verdana" w:hAnsi="Verdana" w:eastAsiaTheme="minorHAnsi"/>
                <w:bCs/>
              </w:rPr>
              <w:t>MED D - Call Documentation Job Aid</w:t>
            </w:r>
            <w:r w:rsidRPr="00397FE9">
              <w:rPr>
                <w:rStyle w:val="Hyperlink"/>
                <w:rFonts w:ascii="Verdana" w:hAnsi="Verdana"/>
              </w:rPr>
              <w:t xml:space="preserve"> (061758)</w:t>
            </w:r>
          </w:p>
          <w:p w:rsidRPr="0043235D" w:rsidR="00603ACC" w:rsidP="00965C56" w:rsidRDefault="00603ACC" w14:paraId="5EE464F7" w14:textId="77777777">
            <w:pPr>
              <w:pStyle w:val="ListParagraph"/>
              <w:numPr>
                <w:ilvl w:val="1"/>
                <w:numId w:val="20"/>
              </w:numPr>
              <w:spacing w:before="120" w:after="120"/>
              <w:contextualSpacing w:val="0"/>
              <w:rPr>
                <w:rFonts w:ascii="Verdana" w:hAnsi="Verdana"/>
                <w:bCs/>
                <w:color w:val="333333"/>
              </w:rPr>
            </w:pPr>
            <w:r>
              <w:rPr>
                <w:rFonts w:ascii="Verdana" w:hAnsi="Verdana" w:eastAsiaTheme="minorHAnsi"/>
              </w:rPr>
              <w:fldChar w:fldCharType="end"/>
            </w:r>
            <w:hyperlink w:anchor="documentation">
              <w:r w:rsidRPr="00397FE9">
                <w:rPr>
                  <w:rStyle w:val="Hyperlink"/>
                  <w:rFonts w:ascii="Verdana" w:hAnsi="Verdana" w:eastAsia="Calibri" w:cs="Tahoma"/>
                </w:rPr>
                <w:t>Premium Billing Call Documentation Requirements</w:t>
              </w:r>
            </w:hyperlink>
            <w:r>
              <w:rPr>
                <w:rFonts w:ascii="Verdana" w:hAnsi="Verdana"/>
              </w:rPr>
              <w:t xml:space="preserve"> section</w:t>
            </w:r>
          </w:p>
          <w:p w:rsidRPr="0043235D" w:rsidR="00603ACC" w:rsidP="00965C56" w:rsidRDefault="00603ACC" w14:paraId="7B024007" w14:textId="77777777">
            <w:pPr>
              <w:spacing w:before="120" w:after="120"/>
              <w:ind w:left="720"/>
              <w:rPr>
                <w:rFonts w:ascii="Verdana" w:hAnsi="Verdana"/>
                <w:bCs/>
                <w:color w:val="333333"/>
              </w:rPr>
            </w:pPr>
          </w:p>
          <w:p w:rsidRPr="0043235D" w:rsidR="00603ACC" w:rsidP="00965C56" w:rsidRDefault="00603ACC" w14:paraId="205F46C1" w14:textId="77777777">
            <w:pPr>
              <w:spacing w:before="120" w:after="120"/>
              <w:rPr>
                <w:rFonts w:ascii="Verdana" w:hAnsi="Verdana"/>
              </w:rPr>
            </w:pPr>
            <w:r w:rsidRPr="0043235D">
              <w:rPr>
                <w:rFonts w:ascii="Verdana" w:hAnsi="Verdana" w:cs="Arial"/>
                <w:noProof/>
                <w:color w:val="000000"/>
              </w:rPr>
              <w:drawing>
                <wp:inline distT="0" distB="0" distL="0" distR="0" wp14:anchorId="591296BB" wp14:editId="392D6591">
                  <wp:extent cx="238125" cy="2095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rPr>
              <w:t xml:space="preserve">If the balance owed is greater than $300, the PREMIUM BILLING SPECIALIZED CARE TEAM must document in </w:t>
            </w:r>
            <w:r w:rsidRPr="0043235D">
              <w:rPr>
                <w:rFonts w:ascii="Verdana" w:hAnsi="Verdana"/>
                <w:b/>
              </w:rPr>
              <w:t>Compass</w:t>
            </w:r>
            <w:r w:rsidRPr="0043235D">
              <w:rPr>
                <w:rFonts w:ascii="Verdana" w:hAnsi="Verdana"/>
              </w:rPr>
              <w:t xml:space="preserve"> that the beneficiary </w:t>
            </w:r>
            <w:r w:rsidRPr="0043235D">
              <w:rPr>
                <w:rFonts w:ascii="Verdana" w:hAnsi="Verdana"/>
                <w:b/>
              </w:rPr>
              <w:t>agreed</w:t>
            </w:r>
            <w:r w:rsidRPr="0043235D">
              <w:rPr>
                <w:rFonts w:ascii="Verdana" w:hAnsi="Verdana"/>
              </w:rPr>
              <w:t xml:space="preserve"> to the deduction and </w:t>
            </w:r>
            <w:r w:rsidRPr="0043235D">
              <w:rPr>
                <w:rFonts w:ascii="Verdana" w:hAnsi="Verdana"/>
                <w:b/>
              </w:rPr>
              <w:t>document</w:t>
            </w:r>
            <w:r w:rsidRPr="0043235D">
              <w:rPr>
                <w:rFonts w:ascii="Verdana" w:hAnsi="Verdana"/>
              </w:rPr>
              <w:t xml:space="preserve"> the amount agreed upon. </w:t>
            </w:r>
            <w:r w:rsidRPr="0043235D">
              <w:rPr>
                <w:rFonts w:ascii="Verdana" w:hAnsi="Verdana" w:cs="Arial"/>
                <w:bCs/>
              </w:rPr>
              <w:t>Refer to</w:t>
            </w:r>
            <w:r>
              <w:rPr>
                <w:rFonts w:ascii="Verdana" w:hAnsi="Verdana" w:cs="Arial"/>
                <w:bCs/>
              </w:rPr>
              <w:t xml:space="preserve"> the</w:t>
            </w:r>
            <w:r w:rsidRPr="0043235D">
              <w:rPr>
                <w:rFonts w:ascii="Verdana" w:hAnsi="Verdana" w:cs="Arial"/>
                <w:bCs/>
              </w:rPr>
              <w:t xml:space="preserve"> </w:t>
            </w:r>
            <w:hyperlink w:history="1" w:anchor="threehundred">
              <w:r w:rsidRPr="0043235D">
                <w:rPr>
                  <w:rStyle w:val="Hyperlink"/>
                  <w:rFonts w:ascii="Verdana" w:hAnsi="Verdana" w:eastAsia="Calibri" w:cs="Tahoma"/>
                </w:rPr>
                <w:t>Premium Balance Greater than $300</w:t>
              </w:r>
            </w:hyperlink>
            <w:r>
              <w:rPr>
                <w:rFonts w:ascii="Verdana" w:hAnsi="Verdana"/>
              </w:rPr>
              <w:t xml:space="preserve"> section</w:t>
            </w:r>
            <w:r w:rsidRPr="0043235D">
              <w:rPr>
                <w:rFonts w:ascii="Verdana" w:hAnsi="Verdana" w:eastAsia="Calibri" w:cs="Tahoma"/>
              </w:rPr>
              <w:t>.</w:t>
            </w:r>
          </w:p>
        </w:tc>
      </w:tr>
    </w:tbl>
    <w:p w:rsidRPr="0043235D" w:rsidR="00603ACC" w:rsidP="00603ACC" w:rsidRDefault="00603ACC" w14:paraId="23D39A75" w14:textId="77777777">
      <w:pPr>
        <w:spacing w:before="120" w:after="120"/>
        <w:jc w:val="right"/>
        <w:rPr>
          <w:rFonts w:ascii="Verdana" w:hAnsi="Verdana"/>
        </w:rPr>
      </w:pPr>
    </w:p>
    <w:p w:rsidRPr="0043235D" w:rsidR="00603ACC" w:rsidP="00603ACC" w:rsidRDefault="00603ACC" w14:paraId="07D94D02" w14:textId="77777777">
      <w:pPr>
        <w:jc w:val="right"/>
        <w:rPr>
          <w:rFonts w:ascii="Verdana" w:hAnsi="Verdana"/>
          <w:color w:val="000000"/>
        </w:rPr>
      </w:pPr>
      <w:hyperlink w:history="1" w:anchor="_top">
        <w:r w:rsidRPr="0043235D">
          <w:rPr>
            <w:rStyle w:val="Hyperlink"/>
            <w:rFonts w:ascii="Verdana" w:hAnsi="Verdana" w:eastAsiaTheme="minorHAnsi"/>
          </w:rPr>
          <w:t>Top of the Document</w:t>
        </w:r>
      </w:hyperlink>
    </w:p>
    <w:tbl>
      <w:tblPr>
        <w:tblW w:w="5000" w:type="pct"/>
        <w:tblBorders>
          <w:top w:val="single" w:color="auto" w:sz="4" w:space="0"/>
          <w:left w:val="single" w:color="auto" w:sz="4" w:space="0"/>
          <w:bottom w:val="single" w:color="auto" w:sz="4" w:space="0"/>
          <w:right w:val="single" w:color="auto" w:sz="4" w:space="0"/>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Pr="0043235D" w:rsidR="00603ACC" w:rsidTr="00965C56" w14:paraId="64E2ACFA" w14:textId="77777777">
        <w:tc>
          <w:tcPr>
            <w:tcW w:w="5000" w:type="pct"/>
            <w:tcBorders>
              <w:top w:val="single" w:color="auto" w:sz="4" w:space="0"/>
              <w:left w:val="single" w:color="auto" w:sz="4" w:space="0"/>
              <w:bottom w:val="single" w:color="auto" w:sz="4" w:space="0"/>
              <w:right w:val="single" w:color="auto" w:sz="4" w:space="0"/>
            </w:tcBorders>
            <w:shd w:val="clear" w:color="auto" w:fill="C0C0C0"/>
            <w:hideMark/>
          </w:tcPr>
          <w:p w:rsidRPr="00967BA9" w:rsidR="00603ACC" w:rsidP="00965C56" w:rsidRDefault="00603ACC" w14:paraId="366BE952" w14:textId="77777777">
            <w:pPr>
              <w:pStyle w:val="Heading2"/>
              <w:spacing w:before="120" w:after="120"/>
              <w:rPr>
                <w:rFonts w:ascii="Verdana" w:hAnsi="Verdana"/>
                <w:i w:val="0"/>
                <w:iCs w:val="0"/>
              </w:rPr>
            </w:pPr>
            <w:bookmarkStart w:name="_Updating_Automatic_Credit" w:id="66"/>
            <w:bookmarkStart w:name="_Updating_an_Automatic" w:id="67"/>
            <w:bookmarkStart w:name="_Enrolled_Customer_Profile" w:id="68"/>
            <w:bookmarkStart w:name="_Updating_Automatic_EFT" w:id="69"/>
            <w:bookmarkStart w:name="_Toc426625107" w:id="70"/>
            <w:bookmarkStart w:name="_Toc442967586" w:id="71"/>
            <w:bookmarkStart w:name="_Toc528816975" w:id="72"/>
            <w:bookmarkStart w:name="OLE_LINK17" w:id="73"/>
            <w:bookmarkStart w:name="_Toc199918250" w:id="74"/>
            <w:bookmarkEnd w:id="66"/>
            <w:bookmarkEnd w:id="67"/>
            <w:bookmarkEnd w:id="68"/>
            <w:bookmarkEnd w:id="69"/>
            <w:r w:rsidRPr="00967BA9">
              <w:rPr>
                <w:rFonts w:ascii="Verdana" w:hAnsi="Verdana"/>
                <w:i w:val="0"/>
                <w:iCs w:val="0"/>
              </w:rPr>
              <w:t xml:space="preserve">Updating Automatic EFT </w:t>
            </w:r>
            <w:bookmarkEnd w:id="70"/>
            <w:r w:rsidRPr="00967BA9">
              <w:rPr>
                <w:rFonts w:ascii="Verdana" w:hAnsi="Verdana"/>
                <w:i w:val="0"/>
                <w:iCs w:val="0"/>
              </w:rPr>
              <w:t>Premium Payment Information</w:t>
            </w:r>
            <w:bookmarkEnd w:id="71"/>
            <w:bookmarkEnd w:id="72"/>
            <w:bookmarkEnd w:id="73"/>
            <w:bookmarkEnd w:id="74"/>
          </w:p>
        </w:tc>
      </w:tr>
    </w:tbl>
    <w:p w:rsidRPr="0043235D" w:rsidR="00603ACC" w:rsidP="00603ACC" w:rsidRDefault="00603ACC" w14:paraId="6712E9E1" w14:textId="77777777">
      <w:pPr>
        <w:spacing w:before="120" w:after="120"/>
        <w:rPr>
          <w:rFonts w:ascii="Verdana" w:hAnsi="Verdana"/>
          <w:color w:val="000000"/>
        </w:rPr>
      </w:pPr>
    </w:p>
    <w:p w:rsidRPr="0043235D" w:rsidR="00603ACC" w:rsidP="00603ACC" w:rsidRDefault="00603ACC" w14:paraId="5BA34EA1" w14:textId="77777777">
      <w:pPr>
        <w:spacing w:before="120" w:after="120"/>
        <w:rPr>
          <w:rFonts w:ascii="Verdana" w:hAnsi="Verdana"/>
          <w:color w:val="000000"/>
        </w:rPr>
      </w:pPr>
      <w:r w:rsidRPr="0043235D">
        <w:rPr>
          <w:rFonts w:ascii="Verdana" w:hAnsi="Verdana"/>
          <w:color w:val="000000"/>
        </w:rPr>
        <w:t xml:space="preserve">Determine the following: </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877"/>
        <w:gridCol w:w="9073"/>
      </w:tblGrid>
      <w:tr w:rsidRPr="0043235D" w:rsidR="00603ACC" w:rsidTr="00965C56" w14:paraId="31AD7D94" w14:textId="77777777">
        <w:trPr>
          <w:trHeight w:val="288"/>
        </w:trPr>
        <w:tc>
          <w:tcPr>
            <w:tcW w:w="1497" w:type="pct"/>
            <w:tcBorders>
              <w:top w:val="single" w:color="auto" w:sz="4" w:space="0"/>
              <w:left w:val="single" w:color="auto" w:sz="4" w:space="0"/>
              <w:bottom w:val="single" w:color="auto" w:sz="4" w:space="0"/>
              <w:right w:val="single" w:color="auto" w:sz="4" w:space="0"/>
            </w:tcBorders>
            <w:shd w:val="pct10" w:color="auto" w:fill="auto"/>
            <w:hideMark/>
          </w:tcPr>
          <w:p w:rsidRPr="0043235D" w:rsidR="00603ACC" w:rsidP="00965C56" w:rsidRDefault="00603ACC" w14:paraId="230C53ED" w14:textId="77777777">
            <w:pPr>
              <w:spacing w:before="120" w:after="120"/>
              <w:jc w:val="center"/>
              <w:rPr>
                <w:rFonts w:ascii="Verdana" w:hAnsi="Verdana"/>
                <w:b/>
                <w:color w:val="000000"/>
              </w:rPr>
            </w:pPr>
            <w:r w:rsidRPr="0043235D">
              <w:rPr>
                <w:rFonts w:ascii="Verdana" w:hAnsi="Verdana"/>
                <w:b/>
                <w:color w:val="000000"/>
              </w:rPr>
              <w:t>For...</w:t>
            </w:r>
          </w:p>
        </w:tc>
        <w:tc>
          <w:tcPr>
            <w:tcW w:w="3503" w:type="pct"/>
            <w:tcBorders>
              <w:top w:val="single" w:color="auto" w:sz="4" w:space="0"/>
              <w:left w:val="single" w:color="auto" w:sz="4" w:space="0"/>
              <w:bottom w:val="single" w:color="auto" w:sz="4" w:space="0"/>
              <w:right w:val="single" w:color="auto" w:sz="4" w:space="0"/>
            </w:tcBorders>
            <w:shd w:val="pct10" w:color="auto" w:fill="auto"/>
            <w:hideMark/>
          </w:tcPr>
          <w:p w:rsidRPr="0043235D" w:rsidR="00603ACC" w:rsidP="00965C56" w:rsidRDefault="00603ACC" w14:paraId="2AFC71FB" w14:textId="77777777">
            <w:pPr>
              <w:spacing w:before="120" w:after="120"/>
              <w:jc w:val="center"/>
              <w:rPr>
                <w:rFonts w:ascii="Verdana" w:hAnsi="Verdana"/>
                <w:b/>
                <w:color w:val="000000"/>
              </w:rPr>
            </w:pPr>
            <w:r w:rsidRPr="0043235D">
              <w:rPr>
                <w:rFonts w:ascii="Verdana" w:hAnsi="Verdana"/>
                <w:b/>
                <w:color w:val="000000"/>
              </w:rPr>
              <w:t>Then...</w:t>
            </w:r>
          </w:p>
        </w:tc>
      </w:tr>
      <w:tr w:rsidRPr="0043235D" w:rsidR="00603ACC" w:rsidTr="00965C56" w14:paraId="5B048E47" w14:textId="77777777">
        <w:trPr>
          <w:trHeight w:val="288"/>
        </w:trPr>
        <w:tc>
          <w:tcPr>
            <w:tcW w:w="1497" w:type="pct"/>
            <w:tcBorders>
              <w:top w:val="single" w:color="auto" w:sz="4" w:space="0"/>
              <w:left w:val="single" w:color="auto" w:sz="4" w:space="0"/>
              <w:bottom w:val="single" w:color="auto" w:sz="4" w:space="0"/>
              <w:right w:val="single" w:color="auto" w:sz="4" w:space="0"/>
            </w:tcBorders>
            <w:hideMark/>
          </w:tcPr>
          <w:p w:rsidRPr="0043235D" w:rsidR="00603ACC" w:rsidP="00965C56" w:rsidRDefault="00603ACC" w14:paraId="67B776F9" w14:textId="77777777">
            <w:pPr>
              <w:spacing w:before="120" w:after="120"/>
              <w:rPr>
                <w:rFonts w:ascii="Verdana" w:hAnsi="Verdana"/>
                <w:b/>
                <w:color w:val="000000"/>
              </w:rPr>
            </w:pPr>
            <w:r w:rsidRPr="0043235D">
              <w:rPr>
                <w:rFonts w:ascii="Verdana" w:hAnsi="Verdana"/>
                <w:b/>
                <w:color w:val="000000"/>
              </w:rPr>
              <w:t>Premium Billing Specialized Team</w:t>
            </w:r>
          </w:p>
        </w:tc>
        <w:tc>
          <w:tcPr>
            <w:tcW w:w="3503"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045C10FE" w14:textId="77777777">
            <w:pPr>
              <w:spacing w:before="120" w:after="120"/>
              <w:rPr>
                <w:rFonts w:ascii="Verdana" w:hAnsi="Verdana"/>
                <w:color w:val="000000"/>
              </w:rPr>
            </w:pPr>
            <w:r w:rsidRPr="0043235D">
              <w:rPr>
                <w:rFonts w:ascii="Verdana" w:hAnsi="Verdana"/>
                <w:color w:val="000000"/>
              </w:rPr>
              <w:t xml:space="preserve">Proceed to </w:t>
            </w:r>
            <w:hyperlink w:history="1" w:anchor="Updating_AEFT_Step1">
              <w:r w:rsidRPr="0043235D">
                <w:rPr>
                  <w:rStyle w:val="Hyperlink"/>
                  <w:rFonts w:ascii="Verdana" w:hAnsi="Verdana"/>
                  <w:b/>
                </w:rPr>
                <w:t>Step 1</w:t>
              </w:r>
              <w:r w:rsidRPr="0043235D">
                <w:rPr>
                  <w:rStyle w:val="Hyperlink"/>
                  <w:rFonts w:ascii="Verdana" w:hAnsi="Verdana"/>
                </w:rPr>
                <w:t>.</w:t>
              </w:r>
            </w:hyperlink>
          </w:p>
        </w:tc>
      </w:tr>
      <w:tr w:rsidRPr="0043235D" w:rsidR="00603ACC" w:rsidTr="00965C56" w14:paraId="0470A997" w14:textId="77777777">
        <w:trPr>
          <w:trHeight w:val="288"/>
        </w:trPr>
        <w:tc>
          <w:tcPr>
            <w:tcW w:w="1497" w:type="pct"/>
            <w:tcBorders>
              <w:top w:val="single" w:color="auto" w:sz="4" w:space="0"/>
              <w:left w:val="single" w:color="auto" w:sz="4" w:space="0"/>
              <w:bottom w:val="single" w:color="auto" w:sz="4" w:space="0"/>
              <w:right w:val="single" w:color="auto" w:sz="4" w:space="0"/>
            </w:tcBorders>
            <w:hideMark/>
          </w:tcPr>
          <w:p w:rsidRPr="0043235D" w:rsidR="00603ACC" w:rsidP="00965C56" w:rsidRDefault="00603ACC" w14:paraId="58D327DD" w14:textId="77777777">
            <w:pPr>
              <w:spacing w:before="120" w:after="120"/>
              <w:rPr>
                <w:rFonts w:ascii="Verdana" w:hAnsi="Verdana"/>
                <w:color w:val="000000"/>
              </w:rPr>
            </w:pPr>
            <w:r w:rsidRPr="0043235D">
              <w:rPr>
                <w:rFonts w:ascii="Verdana" w:hAnsi="Verdana"/>
                <w:b/>
                <w:color w:val="000000"/>
              </w:rPr>
              <w:t>Internal CVS Caremark CCRs &amp; General CCRs at 3rd party Vendors</w:t>
            </w:r>
            <w:r w:rsidRPr="0043235D">
              <w:rPr>
                <w:rFonts w:ascii="Verdana" w:hAnsi="Verdana"/>
                <w:color w:val="000000"/>
              </w:rPr>
              <w:t xml:space="preserve"> supporting </w:t>
            </w:r>
            <w:r w:rsidRPr="0043235D">
              <w:rPr>
                <w:rFonts w:ascii="Verdana" w:hAnsi="Verdana"/>
                <w:b/>
                <w:color w:val="000000"/>
              </w:rPr>
              <w:t>SilverScript</w:t>
            </w:r>
            <w:r w:rsidRPr="0043235D">
              <w:rPr>
                <w:rFonts w:ascii="Verdana" w:hAnsi="Verdana"/>
                <w:color w:val="000000"/>
              </w:rPr>
              <w:t xml:space="preserve"> beneficiaries, not trained for Premium Billing Specialized Processes</w:t>
            </w:r>
          </w:p>
        </w:tc>
        <w:tc>
          <w:tcPr>
            <w:tcW w:w="3503"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37AD1C9B" w14:textId="77777777">
            <w:pPr>
              <w:spacing w:before="120" w:after="120"/>
              <w:rPr>
                <w:rFonts w:ascii="Verdana" w:hAnsi="Verdana"/>
              </w:rPr>
            </w:pPr>
            <w:r w:rsidRPr="0043235D">
              <w:rPr>
                <w:rFonts w:ascii="Verdana" w:hAnsi="Verdana"/>
                <w:b/>
                <w:color w:val="000000"/>
              </w:rPr>
              <w:t>Automatic (EFT) Electronic Funds Transfer Payments:</w:t>
            </w:r>
            <w:r w:rsidRPr="0043235D">
              <w:rPr>
                <w:rFonts w:ascii="Verdana" w:hAnsi="Verdana"/>
                <w:color w:val="000000"/>
              </w:rPr>
              <w:t xml:space="preserve"> </w:t>
            </w:r>
            <w:r w:rsidRPr="0043235D">
              <w:rPr>
                <w:rFonts w:ascii="Verdana" w:hAnsi="Verdana"/>
              </w:rPr>
              <w:t xml:space="preserve">The MED D CCR </w:t>
            </w:r>
            <w:r w:rsidRPr="0043235D">
              <w:rPr>
                <w:rFonts w:ascii="Verdana" w:hAnsi="Verdana"/>
                <w:b/>
              </w:rPr>
              <w:t>must WARM Transfer</w:t>
            </w:r>
            <w:r w:rsidRPr="0043235D">
              <w:rPr>
                <w:rFonts w:ascii="Verdana" w:hAnsi="Verdana"/>
              </w:rPr>
              <w:t xml:space="preserve"> the beneficiary to the Premium Billing Specialized Team</w:t>
            </w:r>
            <w:r w:rsidRPr="0043235D">
              <w:rPr>
                <w:rFonts w:ascii="Verdana" w:hAnsi="Verdana"/>
                <w:b/>
              </w:rPr>
              <w:t xml:space="preserve"> </w:t>
            </w:r>
            <w:r w:rsidRPr="0043235D">
              <w:rPr>
                <w:rFonts w:ascii="Verdana" w:hAnsi="Verdana"/>
              </w:rPr>
              <w:t xml:space="preserve">for further assistance at </w:t>
            </w:r>
            <w:r w:rsidRPr="0043235D">
              <w:rPr>
                <w:rFonts w:ascii="Verdana" w:hAnsi="Verdana"/>
                <w:b/>
              </w:rPr>
              <w:t>1-866-824-4055</w:t>
            </w:r>
            <w:r w:rsidRPr="0043235D">
              <w:rPr>
                <w:rFonts w:ascii="Verdana" w:hAnsi="Verdana"/>
              </w:rPr>
              <w:t>.</w:t>
            </w:r>
          </w:p>
          <w:p w:rsidRPr="0043235D" w:rsidR="00603ACC" w:rsidP="00965C56" w:rsidRDefault="00603ACC" w14:paraId="072F3F8D" w14:textId="77777777">
            <w:pPr>
              <w:spacing w:before="120" w:after="120"/>
              <w:rPr>
                <w:rFonts w:ascii="Verdana" w:hAnsi="Verdana"/>
              </w:rPr>
            </w:pPr>
          </w:p>
          <w:p w:rsidRPr="0043235D" w:rsidR="00603ACC" w:rsidP="00965C56" w:rsidRDefault="00603ACC" w14:paraId="3AA5C483" w14:textId="77777777">
            <w:pPr>
              <w:spacing w:before="120" w:after="120"/>
              <w:rPr>
                <w:rFonts w:ascii="Verdana" w:hAnsi="Verdana"/>
                <w:color w:val="000000"/>
              </w:rPr>
            </w:pPr>
            <w:r w:rsidRPr="0043235D">
              <w:rPr>
                <w:rFonts w:ascii="Verdana" w:hAnsi="Verdana"/>
                <w:b/>
              </w:rPr>
              <w:t xml:space="preserve">Note: </w:t>
            </w:r>
            <w:r w:rsidRPr="0043235D">
              <w:rPr>
                <w:rFonts w:ascii="Verdana" w:hAnsi="Verdana"/>
              </w:rPr>
              <w:t xml:space="preserve">If encountering any issues with connecting to the Premium Billing Specialized Team’s </w:t>
            </w:r>
            <w:r w:rsidRPr="0043235D">
              <w:rPr>
                <w:rFonts w:ascii="Verdana" w:hAnsi="Verdana"/>
                <w:b/>
              </w:rPr>
              <w:t>1-866-824-4055</w:t>
            </w:r>
            <w:r w:rsidRPr="0043235D">
              <w:rPr>
                <w:rFonts w:ascii="Verdana" w:hAnsi="Verdana"/>
              </w:rPr>
              <w:t xml:space="preserve"> phone number for appropriate warm transfer calls, consult with your Supervisor for further assistance; you may be instructed to contact IT to report any technical difficulties.</w:t>
            </w:r>
          </w:p>
        </w:tc>
      </w:tr>
    </w:tbl>
    <w:p w:rsidRPr="0043235D" w:rsidR="00603ACC" w:rsidP="00603ACC" w:rsidRDefault="00603ACC" w14:paraId="7126AAB8" w14:textId="77777777">
      <w:pPr>
        <w:spacing w:before="120" w:after="120"/>
        <w:rPr>
          <w:rFonts w:ascii="Verdana" w:hAnsi="Verdana"/>
        </w:rPr>
      </w:pPr>
    </w:p>
    <w:p w:rsidRPr="0043235D" w:rsidR="00603ACC" w:rsidP="00603ACC" w:rsidRDefault="00603ACC" w14:paraId="73703CC4" w14:textId="77777777">
      <w:pPr>
        <w:spacing w:before="120" w:after="120"/>
        <w:rPr>
          <w:rFonts w:ascii="Verdana" w:hAnsi="Verdana"/>
        </w:rPr>
      </w:pPr>
      <w:r w:rsidRPr="0043235D">
        <w:rPr>
          <w:rFonts w:ascii="Verdana" w:hAnsi="Verdana"/>
        </w:rPr>
        <w:t xml:space="preserve">If the beneficiary’s </w:t>
      </w:r>
      <w:r w:rsidRPr="0043235D">
        <w:rPr>
          <w:rFonts w:ascii="Verdana" w:hAnsi="Verdana"/>
          <w:b/>
        </w:rPr>
        <w:t>banking information</w:t>
      </w:r>
      <w:r w:rsidRPr="0043235D">
        <w:rPr>
          <w:rFonts w:ascii="Verdana" w:hAnsi="Verdana"/>
        </w:rPr>
        <w:t xml:space="preserve"> has </w:t>
      </w:r>
      <w:r w:rsidRPr="0043235D">
        <w:rPr>
          <w:rFonts w:ascii="Verdana" w:hAnsi="Verdana"/>
          <w:b/>
        </w:rPr>
        <w:t>changed</w:t>
      </w:r>
      <w:r w:rsidRPr="0043235D">
        <w:rPr>
          <w:rFonts w:ascii="Verdana" w:hAnsi="Verdana"/>
        </w:rPr>
        <w:t xml:space="preserve"> for</w:t>
      </w:r>
      <w:r w:rsidRPr="0043235D">
        <w:rPr>
          <w:rFonts w:ascii="Verdana" w:hAnsi="Verdana"/>
          <w:b/>
        </w:rPr>
        <w:t xml:space="preserve"> Premium Payments</w:t>
      </w:r>
      <w:r w:rsidRPr="0043235D">
        <w:rPr>
          <w:rFonts w:ascii="Verdana" w:hAnsi="Verdana"/>
        </w:rPr>
        <w:t xml:space="preserve">, the PREMIUM BILLING SPECIALIZED CARE TEAM can </w:t>
      </w:r>
      <w:r w:rsidRPr="0043235D">
        <w:rPr>
          <w:rFonts w:ascii="Verdana" w:hAnsi="Verdana"/>
          <w:b/>
        </w:rPr>
        <w:t>update account</w:t>
      </w:r>
      <w:r w:rsidRPr="0043235D">
        <w:rPr>
          <w:rFonts w:ascii="Verdana" w:hAnsi="Verdana"/>
        </w:rPr>
        <w:t xml:space="preserve"> information, so the beneficiary’s current auto-pay method continues uninterrupted.</w:t>
      </w:r>
    </w:p>
    <w:p w:rsidRPr="0043235D" w:rsidR="00603ACC" w:rsidP="00603ACC" w:rsidRDefault="00603ACC" w14:paraId="33D82902" w14:textId="77777777">
      <w:pPr>
        <w:spacing w:before="120" w:after="120"/>
        <w:rPr>
          <w:rFonts w:ascii="Verdana" w:hAnsi="Verdana"/>
        </w:rPr>
      </w:pPr>
    </w:p>
    <w:p w:rsidRPr="0043235D" w:rsidR="00603ACC" w:rsidP="00603ACC" w:rsidRDefault="00603ACC" w14:paraId="06AA0AAC" w14:textId="77777777">
      <w:pPr>
        <w:pStyle w:val="ListParagraph"/>
        <w:numPr>
          <w:ilvl w:val="0"/>
          <w:numId w:val="20"/>
        </w:numPr>
        <w:spacing w:before="120" w:after="120"/>
        <w:contextualSpacing w:val="0"/>
        <w:rPr>
          <w:rFonts w:ascii="Verdana" w:hAnsi="Verdana"/>
        </w:rPr>
      </w:pPr>
      <w:r w:rsidRPr="0043235D">
        <w:rPr>
          <w:rFonts w:ascii="Verdana" w:hAnsi="Verdana"/>
        </w:rPr>
        <w:t>Automatic EFT payments can be reinstated with updated information.</w:t>
      </w:r>
    </w:p>
    <w:p w:rsidRPr="0043235D" w:rsidR="00603ACC" w:rsidP="00603ACC" w:rsidRDefault="00603ACC" w14:paraId="44680CE6" w14:textId="77777777">
      <w:pPr>
        <w:pStyle w:val="ListParagraph"/>
        <w:numPr>
          <w:ilvl w:val="0"/>
          <w:numId w:val="20"/>
        </w:numPr>
        <w:spacing w:before="120" w:after="120"/>
        <w:contextualSpacing w:val="0"/>
        <w:rPr>
          <w:rFonts w:ascii="Verdana" w:hAnsi="Verdana"/>
        </w:rPr>
      </w:pPr>
      <w:r w:rsidRPr="0043235D">
        <w:rPr>
          <w:rFonts w:ascii="Verdana" w:hAnsi="Verdana"/>
        </w:rPr>
        <w:t xml:space="preserve">Standard processing times will still apply. Refer to the </w:t>
      </w:r>
      <w:hyperlink w:history="1" w:anchor="_Resolution_Time">
        <w:r w:rsidRPr="0043235D">
          <w:rPr>
            <w:rStyle w:val="Hyperlink"/>
            <w:rFonts w:ascii="Verdana" w:hAnsi="Verdana" w:eastAsiaTheme="minorHAnsi"/>
          </w:rPr>
          <w:t>Resolution Time</w:t>
        </w:r>
      </w:hyperlink>
      <w:r w:rsidRPr="0043235D">
        <w:rPr>
          <w:rFonts w:ascii="Verdana" w:hAnsi="Verdana"/>
        </w:rPr>
        <w:t xml:space="preserve"> section of this document.</w:t>
      </w:r>
    </w:p>
    <w:p w:rsidRPr="0043235D" w:rsidR="00603ACC" w:rsidP="00603ACC" w:rsidRDefault="00603ACC" w14:paraId="66C3B808" w14:textId="77777777">
      <w:pPr>
        <w:spacing w:before="120" w:after="120"/>
        <w:rPr>
          <w:rFonts w:ascii="Verdana" w:hAnsi="Verdana"/>
        </w:rPr>
      </w:pPr>
    </w:p>
    <w:p w:rsidRPr="0043235D" w:rsidR="00603ACC" w:rsidP="00603ACC" w:rsidRDefault="00603ACC" w14:paraId="7D77FAFF" w14:textId="77777777">
      <w:pPr>
        <w:spacing w:before="120" w:after="120"/>
        <w:rPr>
          <w:rFonts w:ascii="Verdana" w:hAnsi="Verdana"/>
        </w:rPr>
      </w:pPr>
      <w:r w:rsidRPr="0043235D">
        <w:rPr>
          <w:rFonts w:ascii="Verdana" w:hAnsi="Verdana"/>
          <w:b/>
        </w:rPr>
        <w:t xml:space="preserve">Note: </w:t>
      </w:r>
      <w:r w:rsidRPr="0043235D">
        <w:rPr>
          <w:rFonts w:ascii="Verdana" w:hAnsi="Verdana"/>
        </w:rPr>
        <w:t xml:space="preserve">When the beneficiary’s EFT information is </w:t>
      </w:r>
      <w:r w:rsidRPr="0043235D">
        <w:rPr>
          <w:rFonts w:ascii="Verdana" w:hAnsi="Verdana"/>
          <w:b/>
        </w:rPr>
        <w:t>rejected by the bank</w:t>
      </w:r>
      <w:r w:rsidRPr="0043235D">
        <w:rPr>
          <w:rFonts w:ascii="Verdana" w:hAnsi="Verdana"/>
        </w:rPr>
        <w:t xml:space="preserve">, the beneficiary’s Premium Billing account will revert to Direct Bill and the beneficiary will once again receive invoices. This can be viewed in </w:t>
      </w:r>
      <w:r w:rsidRPr="0043235D">
        <w:rPr>
          <w:rFonts w:ascii="Verdana" w:hAnsi="Verdana"/>
          <w:b/>
        </w:rPr>
        <w:t>Compass</w:t>
      </w:r>
      <w:r w:rsidRPr="0043235D">
        <w:rPr>
          <w:rFonts w:ascii="Verdana" w:hAnsi="Verdana"/>
        </w:rPr>
        <w:t xml:space="preserve"> in the </w:t>
      </w:r>
      <w:r w:rsidRPr="0043235D">
        <w:rPr>
          <w:rFonts w:ascii="Verdana" w:hAnsi="Verdana"/>
          <w:b/>
        </w:rPr>
        <w:t>Stock ID</w:t>
      </w:r>
      <w:r w:rsidRPr="0043235D">
        <w:rPr>
          <w:rFonts w:ascii="Verdana" w:hAnsi="Verdana"/>
        </w:rPr>
        <w:t xml:space="preserve"> column of the </w:t>
      </w:r>
      <w:r w:rsidRPr="0043235D">
        <w:rPr>
          <w:rFonts w:ascii="Verdana" w:hAnsi="Verdana"/>
          <w:b/>
        </w:rPr>
        <w:t>Billing Cycle &amp; Payment Method</w:t>
      </w:r>
      <w:r w:rsidRPr="0043235D">
        <w:rPr>
          <w:rFonts w:ascii="Verdana" w:hAnsi="Verdana"/>
        </w:rPr>
        <w:t xml:space="preserve"> section &amp; a note in </w:t>
      </w:r>
      <w:r w:rsidRPr="0043235D">
        <w:rPr>
          <w:rFonts w:ascii="Verdana" w:hAnsi="Verdana"/>
          <w:b/>
        </w:rPr>
        <w:t>Medicare D Tab – Medicare D Alerts</w:t>
      </w:r>
      <w:r w:rsidRPr="0043235D">
        <w:rPr>
          <w:rFonts w:ascii="Verdana" w:hAnsi="Verdana"/>
        </w:rPr>
        <w:t>:</w:t>
      </w:r>
    </w:p>
    <w:p w:rsidRPr="0043235D" w:rsidR="00603ACC" w:rsidP="00603ACC" w:rsidRDefault="00603ACC" w14:paraId="7EE4FEA5" w14:textId="77777777">
      <w:pPr>
        <w:spacing w:before="120" w:after="120"/>
        <w:rPr>
          <w:rFonts w:ascii="Verdana" w:hAnsi="Verdana"/>
        </w:rPr>
      </w:pPr>
    </w:p>
    <w:p w:rsidRPr="0043235D" w:rsidR="00603ACC" w:rsidP="00603ACC" w:rsidRDefault="00603ACC" w14:paraId="320A0371" w14:textId="77777777" w14:noSpellErr="1">
      <w:pPr>
        <w:spacing w:before="120" w:after="120"/>
        <w:jc w:val="center"/>
        <w:rPr>
          <w:rFonts w:ascii="Verdana" w:hAnsi="Verdana"/>
          <w:noProof/>
        </w:rPr>
      </w:pPr>
      <w:del w:author="Baker, Angelina" w:date="2025-06-12T18:03:39.796Z" w:id="972841368">
        <w:r w:rsidR="00603ACC">
          <w:drawing>
            <wp:inline wp14:editId="57DFEB90" wp14:anchorId="1D9E5028">
              <wp:extent cx="5600000" cy="1990476"/>
              <wp:effectExtent l="0" t="0" r="1270" b="0"/>
              <wp:docPr id="197124320" name="Picture 1" descr="A screenshot of a computer&#10;&#10;AI-generated content may be incorrect." title=""/>
              <wp:cNvGraphicFramePr>
                <a:graphicFrameLocks noChangeAspect="1"/>
              </wp:cNvGraphicFramePr>
              <a:graphic>
                <a:graphicData uri="http://schemas.openxmlformats.org/drawingml/2006/picture">
                  <pic:pic>
                    <pic:nvPicPr>
                      <pic:cNvPr id="0" name="Picture 1"/>
                      <pic:cNvPicPr/>
                    </pic:nvPicPr>
                    <pic:blipFill>
                      <a:blip r:embed="Reab1c71d2a98415f">
                        <a:extLst>
                          <a:ext xmlns:a="http://schemas.openxmlformats.org/drawingml/2006/main" uri="{28A0092B-C50C-407E-A947-70E740481C1C}">
                            <a14:useLocalDpi val="0"/>
                          </a:ext>
                        </a:extLst>
                      </a:blip>
                      <a:stretch>
                        <a:fillRect/>
                      </a:stretch>
                    </pic:blipFill>
                    <pic:spPr>
                      <a:xfrm rot="0" flipH="0" flipV="0">
                        <a:off x="0" y="0"/>
                        <a:ext cx="5600000" cy="1990476"/>
                      </a:xfrm>
                      <a:prstGeom prst="rect">
                        <a:avLst/>
                      </a:prstGeom>
                    </pic:spPr>
                  </pic:pic>
                </a:graphicData>
              </a:graphic>
            </wp:inline>
          </w:drawing>
        </w:r>
      </w:del>
      <w:r w:rsidR="00603ACC">
        <w:drawing>
          <wp:inline wp14:editId="6F784007" wp14:anchorId="0CF651FE">
            <wp:extent cx="5584080" cy="1970443"/>
            <wp:effectExtent l="19050" t="19050" r="17145" b="10795"/>
            <wp:docPr id="2125456042" name="Picture 2125456042" descr="A screenshot of a computer&#10;&#10;AI-generated content may be incorrect." title=""/>
            <wp:cNvGraphicFramePr>
              <a:graphicFrameLocks noChangeAspect="1"/>
            </wp:cNvGraphicFramePr>
            <a:graphic>
              <a:graphicData uri="http://schemas.openxmlformats.org/drawingml/2006/picture">
                <pic:pic>
                  <pic:nvPicPr>
                    <pic:cNvPr id="0" name="Picture 2125456042"/>
                    <pic:cNvPicPr/>
                  </pic:nvPicPr>
                  <pic:blipFill>
                    <a:blip r:embed="R12e0c2dd55794df1">
                      <a:extLst>
                        <a:ext xmlns:a="http://schemas.openxmlformats.org/drawingml/2006/main" uri="{28A0092B-C50C-407E-A947-70E740481C1C}">
                          <a14:useLocalDpi val="0"/>
                        </a:ext>
                      </a:extLst>
                    </a:blip>
                    <a:stretch>
                      <a:fillRect/>
                    </a:stretch>
                  </pic:blipFill>
                  <pic:spPr>
                    <a:xfrm rot="0" flipH="0" flipV="0">
                      <a:off x="0" y="0"/>
                      <a:ext cx="5584080" cy="1970443"/>
                    </a:xfrm>
                    <a:prstGeom prst="rect">
                      <a:avLst/>
                    </a:prstGeom>
                    <a:ln>
                      <a:solidFill>
                        <a:schemeClr val="tx1"/>
                      </a:solidFill>
                    </a:ln>
                  </pic:spPr>
                </pic:pic>
              </a:graphicData>
            </a:graphic>
          </wp:inline>
        </w:drawing>
      </w:r>
    </w:p>
    <w:p w:rsidRPr="0043235D" w:rsidR="00603ACC" w:rsidP="00603ACC" w:rsidRDefault="00603ACC" w14:paraId="4532D77F" w14:textId="77777777">
      <w:pPr>
        <w:spacing w:before="120" w:after="120"/>
        <w:jc w:val="center"/>
        <w:rPr>
          <w:rFonts w:ascii="Verdana" w:hAnsi="Verdana"/>
          <w:noProof/>
        </w:rPr>
      </w:pPr>
    </w:p>
    <w:p w:rsidRPr="0043235D" w:rsidR="00603ACC" w:rsidP="00603ACC" w:rsidRDefault="00603ACC" w14:paraId="4A820DFC" w14:textId="77777777">
      <w:pPr>
        <w:spacing w:before="120" w:after="120"/>
        <w:jc w:val="center"/>
        <w:rPr>
          <w:rFonts w:ascii="Verdana" w:hAnsi="Verdana"/>
        </w:rPr>
      </w:pPr>
      <w:r w:rsidRPr="0043235D">
        <w:rPr>
          <w:rFonts w:ascii="Verdana" w:hAnsi="Verdana"/>
        </w:rPr>
        <w:t xml:space="preserve"> </w:t>
      </w:r>
      <w:r w:rsidRPr="0043235D">
        <w:rPr>
          <w:rFonts w:ascii="Verdana" w:hAnsi="Verdana"/>
          <w:noProof/>
        </w:rPr>
        <w:drawing>
          <wp:inline distT="0" distB="0" distL="0" distR="0" wp14:anchorId="7C3AA1DC" wp14:editId="70605CEB">
            <wp:extent cx="10561347" cy="1473150"/>
            <wp:effectExtent l="19050" t="19050" r="11430" b="13335"/>
            <wp:docPr id="64" name="Picture 6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AI-generated content may be incorrect."/>
                    <pic:cNvPicPr/>
                  </pic:nvPicPr>
                  <pic:blipFill>
                    <a:blip r:embed="rId61"/>
                    <a:stretch>
                      <a:fillRect/>
                    </a:stretch>
                  </pic:blipFill>
                  <pic:spPr>
                    <a:xfrm>
                      <a:off x="0" y="0"/>
                      <a:ext cx="10600607" cy="1478626"/>
                    </a:xfrm>
                    <a:prstGeom prst="rect">
                      <a:avLst/>
                    </a:prstGeom>
                    <a:ln>
                      <a:solidFill>
                        <a:schemeClr val="tx1"/>
                      </a:solidFill>
                    </a:ln>
                  </pic:spPr>
                </pic:pic>
              </a:graphicData>
            </a:graphic>
          </wp:inline>
        </w:drawing>
      </w:r>
    </w:p>
    <w:p w:rsidRPr="0043235D" w:rsidR="00603ACC" w:rsidP="00603ACC" w:rsidRDefault="00603ACC" w14:paraId="7A5F5722" w14:textId="77777777">
      <w:pPr>
        <w:spacing w:before="120" w:after="120"/>
        <w:jc w:val="center"/>
        <w:rPr>
          <w:rFonts w:ascii="Verdana" w:hAnsi="Verdana"/>
        </w:rPr>
      </w:pPr>
    </w:p>
    <w:p w:rsidRPr="0043235D" w:rsidR="00603ACC" w:rsidP="00603ACC" w:rsidRDefault="00603ACC" w14:paraId="369EA458" w14:textId="77777777">
      <w:pPr>
        <w:spacing w:before="120" w:after="120"/>
        <w:rPr>
          <w:rFonts w:ascii="Verdana" w:hAnsi="Verdana"/>
        </w:rPr>
      </w:pPr>
    </w:p>
    <w:p w:rsidRPr="0043235D" w:rsidR="00603ACC" w:rsidP="00603ACC" w:rsidRDefault="00603ACC" w14:paraId="7F139A82" w14:textId="77777777">
      <w:pPr>
        <w:spacing w:before="120" w:after="120"/>
        <w:rPr>
          <w:rFonts w:ascii="Verdana" w:hAnsi="Verdana"/>
        </w:rPr>
      </w:pPr>
      <w:r w:rsidRPr="0043235D">
        <w:rPr>
          <w:rFonts w:ascii="Verdana" w:hAnsi="Verdana"/>
        </w:rPr>
        <w:t xml:space="preserve">If the beneficiary requests to </w:t>
      </w:r>
      <w:r w:rsidRPr="0043235D">
        <w:rPr>
          <w:rFonts w:ascii="Verdana" w:hAnsi="Verdana"/>
          <w:b/>
        </w:rPr>
        <w:t>update</w:t>
      </w:r>
      <w:r w:rsidRPr="0043235D">
        <w:rPr>
          <w:rFonts w:ascii="Verdana" w:hAnsi="Verdana"/>
        </w:rPr>
        <w:t xml:space="preserve"> the account number and/or the routing number for the bank account automatically charged every month for Premium Payments, the </w:t>
      </w:r>
      <w:r w:rsidRPr="0043235D">
        <w:rPr>
          <w:rFonts w:ascii="Verdana" w:hAnsi="Verdana"/>
          <w:b/>
          <w:bCs/>
        </w:rPr>
        <w:t>PREMIUM BILLING SPECIALIZED CARE TEAM</w:t>
      </w:r>
      <w:r w:rsidRPr="0043235D">
        <w:rPr>
          <w:rFonts w:ascii="Verdana" w:hAnsi="Verdana"/>
        </w:rPr>
        <w:t xml:space="preserve"> will:</w:t>
      </w:r>
      <w:bookmarkStart w:name="_Updating_Credit_Card" w:id="75"/>
      <w:bookmarkEnd w:id="75"/>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824"/>
        <w:gridCol w:w="3084"/>
        <w:gridCol w:w="1692"/>
        <w:gridCol w:w="7350"/>
      </w:tblGrid>
      <w:tr w:rsidRPr="0043235D" w:rsidR="00603ACC" w:rsidTr="134CC6AF" w14:paraId="595DFF76" w14:textId="77777777">
        <w:tc>
          <w:tcPr>
            <w:tcW w:w="275" w:type="pct"/>
            <w:tcBorders>
              <w:top w:val="single" w:color="auto" w:sz="4" w:space="0"/>
              <w:left w:val="single" w:color="auto" w:sz="4" w:space="0"/>
              <w:bottom w:val="single" w:color="auto" w:sz="4" w:space="0"/>
              <w:right w:val="single" w:color="auto" w:sz="4" w:space="0"/>
            </w:tcBorders>
            <w:shd w:val="clear" w:color="auto" w:fill="D9D9D9" w:themeFill="background1" w:themeFillShade="D9"/>
            <w:tcMar/>
            <w:hideMark/>
          </w:tcPr>
          <w:p w:rsidRPr="0043235D" w:rsidR="00603ACC" w:rsidP="00965C56" w:rsidRDefault="00603ACC" w14:paraId="2E1B6590" w14:textId="77777777">
            <w:pPr>
              <w:autoSpaceDE w:val="0"/>
              <w:autoSpaceDN w:val="0"/>
              <w:adjustRightInd w:val="0"/>
              <w:spacing w:before="120" w:after="120"/>
              <w:jc w:val="center"/>
              <w:rPr>
                <w:rFonts w:ascii="Verdana" w:hAnsi="Verdana" w:cs="Arial"/>
                <w:b/>
              </w:rPr>
            </w:pPr>
            <w:r w:rsidRPr="0043235D">
              <w:rPr>
                <w:rFonts w:ascii="Verdana" w:hAnsi="Verdana" w:cs="Arial"/>
                <w:b/>
              </w:rPr>
              <w:t xml:space="preserve">Step </w:t>
            </w:r>
          </w:p>
        </w:tc>
        <w:tc>
          <w:tcPr>
            <w:tcW w:w="4725" w:type="pct"/>
            <w:gridSpan w:val="3"/>
            <w:tcBorders>
              <w:top w:val="single" w:color="auto" w:sz="4" w:space="0"/>
              <w:left w:val="single" w:color="auto" w:sz="4" w:space="0"/>
              <w:bottom w:val="single" w:color="auto" w:sz="4" w:space="0"/>
              <w:right w:val="single" w:color="auto" w:sz="4" w:space="0"/>
            </w:tcBorders>
            <w:shd w:val="clear" w:color="auto" w:fill="D9D9D9" w:themeFill="background1" w:themeFillShade="D9"/>
            <w:tcMar/>
            <w:hideMark/>
          </w:tcPr>
          <w:p w:rsidRPr="0043235D" w:rsidR="00603ACC" w:rsidP="00965C56" w:rsidRDefault="00603ACC" w14:paraId="6C14145C" w14:textId="77777777">
            <w:pPr>
              <w:autoSpaceDE w:val="0"/>
              <w:autoSpaceDN w:val="0"/>
              <w:adjustRightInd w:val="0"/>
              <w:spacing w:before="120" w:after="120"/>
              <w:jc w:val="center"/>
              <w:rPr>
                <w:rFonts w:ascii="Verdana" w:hAnsi="Verdana" w:cs="Arial"/>
                <w:b/>
              </w:rPr>
            </w:pPr>
            <w:r w:rsidRPr="0043235D">
              <w:rPr>
                <w:rFonts w:ascii="Verdana" w:hAnsi="Verdana" w:cs="Arial"/>
                <w:b/>
              </w:rPr>
              <w:t>Action</w:t>
            </w:r>
          </w:p>
        </w:tc>
      </w:tr>
      <w:tr w:rsidRPr="0043235D" w:rsidR="00603ACC" w:rsidTr="134CC6AF" w14:paraId="37BE1D2F" w14:textId="77777777">
        <w:tc>
          <w:tcPr>
            <w:tcW w:w="275" w:type="pct"/>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061E3D65" w14:textId="77777777">
            <w:pPr>
              <w:autoSpaceDE w:val="0"/>
              <w:autoSpaceDN w:val="0"/>
              <w:adjustRightInd w:val="0"/>
              <w:spacing w:before="120" w:after="120"/>
              <w:jc w:val="center"/>
              <w:rPr>
                <w:rFonts w:ascii="Verdana" w:hAnsi="Verdana" w:cs="Arial"/>
                <w:b/>
              </w:rPr>
            </w:pPr>
            <w:bookmarkStart w:name="Updating_AEFT_Step1" w:id="76"/>
            <w:r w:rsidRPr="0043235D">
              <w:rPr>
                <w:rFonts w:ascii="Verdana" w:hAnsi="Verdana" w:cs="Arial"/>
                <w:b/>
              </w:rPr>
              <w:t>1</w:t>
            </w:r>
            <w:bookmarkEnd w:id="76"/>
          </w:p>
        </w:tc>
        <w:tc>
          <w:tcPr>
            <w:tcW w:w="4725" w:type="pct"/>
            <w:gridSpan w:val="3"/>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5125F1E7" w14:textId="77777777">
            <w:pPr>
              <w:spacing w:before="120" w:after="120"/>
              <w:rPr>
                <w:rFonts w:ascii="Verdana" w:hAnsi="Verdana"/>
              </w:rPr>
            </w:pPr>
            <w:r w:rsidRPr="0043235D">
              <w:rPr>
                <w:rFonts w:ascii="Verdana" w:hAnsi="Verdana"/>
              </w:rPr>
              <w:t xml:space="preserve">Determine if the caller is authorized to make changes to the beneficiary’s premium billing account. Refer to </w:t>
            </w:r>
            <w:r w:rsidRPr="0043235D">
              <w:rPr>
                <w:rFonts w:ascii="Verdana" w:hAnsi="Verdana"/>
                <w:b/>
              </w:rPr>
              <w:t>Authorized Persons who can make changes to the Premium Billing Account</w:t>
            </w:r>
            <w:r w:rsidRPr="0043235D">
              <w:rPr>
                <w:rFonts w:ascii="Verdana" w:hAnsi="Verdana"/>
              </w:rPr>
              <w:t xml:space="preserve"> section of </w:t>
            </w:r>
            <w:hyperlink w:history="1" w:anchor="!/view?docid=b4765dd1-d9b7-4dbe-afd6-0e4f6b509082" r:id="rId62">
              <w:r w:rsidRPr="008470DD">
                <w:rPr>
                  <w:rStyle w:val="Hyperlink"/>
                  <w:rFonts w:ascii="Verdana" w:hAnsi="Verdana" w:eastAsiaTheme="minorHAnsi"/>
                </w:rPr>
                <w:t>Aetna Compass MED D - SilverScript - Premium Billing General Information, Processes, &amp; Document Index</w:t>
              </w:r>
              <w:r w:rsidRPr="008470DD">
                <w:rPr>
                  <w:rStyle w:val="Hyperlink"/>
                  <w:rFonts w:ascii="Verdana" w:hAnsi="Verdana"/>
                </w:rPr>
                <w:t xml:space="preserve"> (062831).</w:t>
              </w:r>
            </w:hyperlink>
          </w:p>
        </w:tc>
      </w:tr>
      <w:tr w:rsidRPr="0043235D" w:rsidR="00603ACC" w:rsidTr="134CC6AF" w14:paraId="7C4E1485" w14:textId="77777777">
        <w:tc>
          <w:tcPr>
            <w:tcW w:w="275" w:type="pct"/>
            <w:vMerge w:val="restart"/>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13726DFE" w14:textId="77777777">
            <w:pPr>
              <w:autoSpaceDE w:val="0"/>
              <w:autoSpaceDN w:val="0"/>
              <w:adjustRightInd w:val="0"/>
              <w:spacing w:before="120" w:after="120"/>
              <w:jc w:val="center"/>
              <w:rPr>
                <w:rFonts w:ascii="Verdana" w:hAnsi="Verdana" w:cs="Arial"/>
                <w:b/>
              </w:rPr>
            </w:pPr>
            <w:r w:rsidRPr="0043235D">
              <w:rPr>
                <w:rFonts w:ascii="Verdana" w:hAnsi="Verdana" w:cs="Arial"/>
                <w:b/>
              </w:rPr>
              <w:t>2</w:t>
            </w:r>
          </w:p>
        </w:tc>
        <w:tc>
          <w:tcPr>
            <w:tcW w:w="4725" w:type="pct"/>
            <w:gridSpan w:val="3"/>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27F25B8D" w14:textId="77777777">
            <w:pPr>
              <w:spacing w:before="120" w:after="120"/>
              <w:rPr>
                <w:rFonts w:ascii="Verdana" w:hAnsi="Verdana"/>
                <w:b/>
                <w:bCs/>
              </w:rPr>
            </w:pPr>
            <w:r w:rsidRPr="0043235D">
              <w:rPr>
                <w:rFonts w:ascii="Verdana" w:hAnsi="Verdana"/>
                <w:noProof/>
              </w:rPr>
              <w:drawing>
                <wp:inline distT="0" distB="0" distL="0" distR="0" wp14:anchorId="3BD9A812" wp14:editId="28118864">
                  <wp:extent cx="238125" cy="2095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9">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43235D">
              <w:rPr>
                <w:rFonts w:ascii="Verdana" w:hAnsi="Verdana"/>
                <w:noProof/>
                <w:color w:val="1F497D"/>
              </w:rPr>
              <w:t xml:space="preserve"> </w:t>
            </w:r>
            <w:r w:rsidRPr="0043235D">
              <w:rPr>
                <w:rFonts w:ascii="Verdana" w:hAnsi="Verdana"/>
              </w:rPr>
              <w:t>Are you calling to update the bank account information on file for your monthly MED D premiums or the bank account charged for Mail Service prescriptions?</w:t>
            </w:r>
          </w:p>
          <w:p w:rsidRPr="0043235D" w:rsidR="00603ACC" w:rsidP="00965C56" w:rsidRDefault="00603ACC" w14:paraId="17AF057E" w14:textId="77777777">
            <w:pPr>
              <w:spacing w:before="120" w:after="120"/>
              <w:rPr>
                <w:rFonts w:ascii="Verdana" w:hAnsi="Verdana"/>
              </w:rPr>
            </w:pPr>
          </w:p>
          <w:p w:rsidRPr="0043235D" w:rsidR="00603ACC" w:rsidP="00965C56" w:rsidRDefault="00603ACC" w14:paraId="30728160" w14:textId="77777777">
            <w:pPr>
              <w:spacing w:before="120" w:after="120"/>
              <w:rPr>
                <w:rFonts w:ascii="Verdana" w:hAnsi="Verdana"/>
              </w:rPr>
            </w:pPr>
            <w:r w:rsidRPr="0043235D">
              <w:rPr>
                <w:rFonts w:ascii="Verdana" w:hAnsi="Verdana" w:cs="Arial"/>
                <w:noProof/>
                <w:color w:val="000000"/>
              </w:rPr>
              <w:drawing>
                <wp:inline distT="0" distB="0" distL="0" distR="0" wp14:anchorId="43AA339A" wp14:editId="738A7B86">
                  <wp:extent cx="238125" cy="2095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rPr>
              <w:t xml:space="preserve">The PREMIUM BILLING SPECIALIZED CARE TEAM </w:t>
            </w:r>
            <w:r w:rsidRPr="0043235D">
              <w:rPr>
                <w:rFonts w:ascii="Verdana" w:hAnsi="Verdana"/>
                <w:b/>
              </w:rPr>
              <w:t>must</w:t>
            </w:r>
            <w:r w:rsidRPr="0043235D">
              <w:rPr>
                <w:rFonts w:ascii="Verdana" w:hAnsi="Verdana"/>
              </w:rPr>
              <w:t xml:space="preserve"> clarify which method the beneficiary wants to update.</w:t>
            </w:r>
          </w:p>
          <w:p w:rsidRPr="0043235D" w:rsidR="00603ACC" w:rsidP="00965C56" w:rsidRDefault="00603ACC" w14:paraId="33DA081B" w14:textId="77777777">
            <w:pPr>
              <w:pStyle w:val="ListParagraph"/>
              <w:numPr>
                <w:ilvl w:val="0"/>
                <w:numId w:val="20"/>
              </w:numPr>
              <w:spacing w:before="120" w:after="120"/>
              <w:contextualSpacing w:val="0"/>
              <w:rPr>
                <w:rFonts w:ascii="Verdana" w:hAnsi="Verdana"/>
              </w:rPr>
            </w:pPr>
            <w:r w:rsidRPr="0043235D">
              <w:rPr>
                <w:rFonts w:ascii="Verdana" w:hAnsi="Verdana"/>
              </w:rPr>
              <w:t xml:space="preserve">Payment information for monthly Premiums and Mail Service </w:t>
            </w:r>
            <w:proofErr w:type="gramStart"/>
            <w:r w:rsidRPr="0043235D">
              <w:rPr>
                <w:rFonts w:ascii="Verdana" w:hAnsi="Verdana"/>
              </w:rPr>
              <w:t>are</w:t>
            </w:r>
            <w:proofErr w:type="gramEnd"/>
            <w:r w:rsidRPr="0043235D">
              <w:rPr>
                <w:rFonts w:ascii="Verdana" w:hAnsi="Verdana"/>
              </w:rPr>
              <w:t xml:space="preserve"> </w:t>
            </w:r>
            <w:r w:rsidRPr="0043235D">
              <w:rPr>
                <w:rFonts w:ascii="Verdana" w:hAnsi="Verdana"/>
                <w:b/>
                <w:bCs/>
              </w:rPr>
              <w:t>NOT</w:t>
            </w:r>
            <w:r w:rsidRPr="0043235D">
              <w:rPr>
                <w:rFonts w:ascii="Verdana" w:hAnsi="Verdana"/>
              </w:rPr>
              <w:t xml:space="preserve"> the same and are stored in different systems to keep the details separate.</w:t>
            </w:r>
          </w:p>
          <w:p w:rsidRPr="0043235D" w:rsidR="00603ACC" w:rsidP="00965C56" w:rsidRDefault="00603ACC" w14:paraId="4E75D18B" w14:textId="77777777">
            <w:pPr>
              <w:pStyle w:val="ListParagraph"/>
              <w:numPr>
                <w:ilvl w:val="0"/>
                <w:numId w:val="20"/>
              </w:numPr>
              <w:spacing w:before="120" w:after="120"/>
              <w:contextualSpacing w:val="0"/>
              <w:rPr>
                <w:rFonts w:ascii="Verdana" w:hAnsi="Verdana"/>
              </w:rPr>
            </w:pPr>
            <w:r w:rsidRPr="0043235D">
              <w:rPr>
                <w:rFonts w:ascii="Verdana" w:hAnsi="Verdana"/>
              </w:rPr>
              <w:t>Failure to update the correct payment method could cause the beneficiary’s premium to go unpaid and subject them to disenrollment for nonpayment of premiums.</w:t>
            </w:r>
          </w:p>
          <w:p w:rsidRPr="0043235D" w:rsidR="00603ACC" w:rsidP="00965C56" w:rsidRDefault="00603ACC" w14:paraId="18F4A441" w14:textId="77777777">
            <w:pPr>
              <w:spacing w:before="120" w:after="120"/>
              <w:rPr>
                <w:rFonts w:ascii="Verdana" w:hAnsi="Verdana"/>
              </w:rPr>
            </w:pPr>
          </w:p>
        </w:tc>
      </w:tr>
      <w:tr w:rsidRPr="0043235D" w:rsidR="00603ACC" w:rsidTr="134CC6AF" w14:paraId="2BE0057D" w14:textId="77777777">
        <w:trPr>
          <w:trHeight w:val="70"/>
        </w:trPr>
        <w:tc>
          <w:tcPr>
            <w:tcW w:w="275" w:type="pct"/>
            <w:vMerge/>
            <w:tcMar/>
            <w:vAlign w:val="center"/>
            <w:hideMark/>
          </w:tcPr>
          <w:p w:rsidRPr="0043235D" w:rsidR="00603ACC" w:rsidP="00965C56" w:rsidRDefault="00603ACC" w14:paraId="5A763A63" w14:textId="77777777">
            <w:pPr>
              <w:spacing w:before="120" w:after="120"/>
              <w:rPr>
                <w:rFonts w:ascii="Verdana" w:hAnsi="Verdana" w:cs="Arial"/>
                <w:b/>
              </w:rPr>
            </w:pPr>
          </w:p>
        </w:tc>
        <w:tc>
          <w:tcPr>
            <w:tcW w:w="1157" w:type="pct"/>
            <w:tcBorders>
              <w:top w:val="single" w:color="auto" w:sz="4" w:space="0"/>
              <w:left w:val="single" w:color="auto" w:sz="4" w:space="0"/>
              <w:bottom w:val="single" w:color="auto" w:sz="4" w:space="0"/>
              <w:right w:val="single" w:color="auto" w:sz="4" w:space="0"/>
            </w:tcBorders>
            <w:shd w:val="clear" w:color="auto" w:fill="D9D9D9" w:themeFill="background1" w:themeFillShade="D9"/>
            <w:tcMar/>
          </w:tcPr>
          <w:p w:rsidRPr="0043235D" w:rsidR="00603ACC" w:rsidP="00965C56" w:rsidRDefault="00603ACC" w14:paraId="04AABC6A" w14:textId="77777777">
            <w:pPr>
              <w:spacing w:before="120" w:after="120"/>
              <w:jc w:val="center"/>
              <w:rPr>
                <w:rFonts w:ascii="Verdana" w:hAnsi="Verdana"/>
                <w:b/>
              </w:rPr>
            </w:pPr>
            <w:r w:rsidRPr="0043235D">
              <w:rPr>
                <w:rFonts w:ascii="Verdana" w:hAnsi="Verdana"/>
                <w:b/>
              </w:rPr>
              <w:t>If the beneficiary is calling about…</w:t>
            </w:r>
          </w:p>
        </w:tc>
        <w:tc>
          <w:tcPr>
            <w:tcW w:w="3568" w:type="pct"/>
            <w:gridSpan w:val="2"/>
            <w:tcBorders>
              <w:top w:val="single" w:color="auto" w:sz="4" w:space="0"/>
              <w:left w:val="single" w:color="auto" w:sz="4" w:space="0"/>
              <w:bottom w:val="single" w:color="auto" w:sz="4" w:space="0"/>
              <w:right w:val="single" w:color="auto" w:sz="4" w:space="0"/>
            </w:tcBorders>
            <w:shd w:val="clear" w:color="auto" w:fill="D9D9D9" w:themeFill="background1" w:themeFillShade="D9"/>
            <w:tcMar/>
            <w:hideMark/>
          </w:tcPr>
          <w:p w:rsidRPr="0043235D" w:rsidR="00603ACC" w:rsidP="00965C56" w:rsidRDefault="00603ACC" w14:paraId="250AD6D2" w14:textId="77777777">
            <w:pPr>
              <w:spacing w:before="120" w:after="120"/>
              <w:jc w:val="center"/>
              <w:rPr>
                <w:rFonts w:ascii="Verdana" w:hAnsi="Verdana"/>
                <w:b/>
              </w:rPr>
            </w:pPr>
            <w:r w:rsidRPr="0043235D">
              <w:rPr>
                <w:rFonts w:ascii="Verdana" w:hAnsi="Verdana"/>
                <w:b/>
              </w:rPr>
              <w:t>Then…</w:t>
            </w:r>
          </w:p>
        </w:tc>
      </w:tr>
      <w:tr w:rsidRPr="0043235D" w:rsidR="00603ACC" w:rsidTr="134CC6AF" w14:paraId="18274A3F" w14:textId="77777777">
        <w:trPr>
          <w:trHeight w:val="54"/>
        </w:trPr>
        <w:tc>
          <w:tcPr>
            <w:tcW w:w="275" w:type="pct"/>
            <w:vMerge/>
            <w:tcMar/>
            <w:vAlign w:val="center"/>
            <w:hideMark/>
          </w:tcPr>
          <w:p w:rsidRPr="0043235D" w:rsidR="00603ACC" w:rsidP="00965C56" w:rsidRDefault="00603ACC" w14:paraId="4C3F6606" w14:textId="77777777">
            <w:pPr>
              <w:spacing w:before="120" w:after="120"/>
              <w:rPr>
                <w:rFonts w:ascii="Verdana" w:hAnsi="Verdana" w:cs="Arial"/>
                <w:b/>
              </w:rPr>
            </w:pPr>
          </w:p>
        </w:tc>
        <w:tc>
          <w:tcPr>
            <w:tcW w:w="1157" w:type="pct"/>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3739D750" w14:textId="77777777">
            <w:pPr>
              <w:spacing w:before="120" w:after="120"/>
              <w:rPr>
                <w:rFonts w:ascii="Verdana" w:hAnsi="Verdana"/>
                <w:b/>
              </w:rPr>
            </w:pPr>
            <w:r w:rsidRPr="0043235D">
              <w:rPr>
                <w:rFonts w:ascii="Verdana" w:hAnsi="Verdana"/>
                <w:b/>
              </w:rPr>
              <w:t>Monthly premiums</w:t>
            </w:r>
          </w:p>
        </w:tc>
        <w:tc>
          <w:tcPr>
            <w:tcW w:w="3568" w:type="pct"/>
            <w:gridSpan w:val="2"/>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4105D774" w14:textId="77777777">
            <w:pPr>
              <w:spacing w:before="120" w:after="120"/>
              <w:rPr>
                <w:rFonts w:ascii="Verdana" w:hAnsi="Verdana"/>
                <w:b/>
              </w:rPr>
            </w:pPr>
            <w:r w:rsidRPr="0043235D">
              <w:rPr>
                <w:rFonts w:ascii="Verdana" w:hAnsi="Verdana"/>
              </w:rPr>
              <w:t>Proceed to</w:t>
            </w:r>
            <w:r w:rsidRPr="0043235D">
              <w:rPr>
                <w:rFonts w:ascii="Verdana" w:hAnsi="Verdana"/>
                <w:b/>
              </w:rPr>
              <w:t xml:space="preserve"> </w:t>
            </w:r>
            <w:hyperlink w:history="1" w:anchor="Updating_AEFT_Step3">
              <w:r w:rsidRPr="0043235D">
                <w:rPr>
                  <w:rStyle w:val="Hyperlink"/>
                  <w:rFonts w:ascii="Verdana" w:hAnsi="Verdana"/>
                  <w:b/>
                </w:rPr>
                <w:t>Step 3</w:t>
              </w:r>
              <w:r w:rsidRPr="0043235D">
                <w:rPr>
                  <w:rStyle w:val="Hyperlink"/>
                  <w:rFonts w:ascii="Verdana" w:hAnsi="Verdana"/>
                </w:rPr>
                <w:t>.</w:t>
              </w:r>
            </w:hyperlink>
          </w:p>
        </w:tc>
      </w:tr>
      <w:tr w:rsidRPr="0043235D" w:rsidR="00603ACC" w:rsidTr="134CC6AF" w14:paraId="2A8249E3" w14:textId="77777777">
        <w:trPr>
          <w:trHeight w:val="54"/>
        </w:trPr>
        <w:tc>
          <w:tcPr>
            <w:tcW w:w="275" w:type="pct"/>
            <w:vMerge/>
            <w:tcMar/>
            <w:vAlign w:val="center"/>
            <w:hideMark/>
          </w:tcPr>
          <w:p w:rsidRPr="0043235D" w:rsidR="00603ACC" w:rsidP="00965C56" w:rsidRDefault="00603ACC" w14:paraId="365802D7" w14:textId="77777777">
            <w:pPr>
              <w:spacing w:before="120" w:after="120"/>
              <w:rPr>
                <w:rFonts w:ascii="Verdana" w:hAnsi="Verdana" w:cs="Arial"/>
                <w:b/>
              </w:rPr>
            </w:pPr>
          </w:p>
        </w:tc>
        <w:tc>
          <w:tcPr>
            <w:tcW w:w="1157" w:type="pct"/>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6971D588" w14:textId="77777777">
            <w:pPr>
              <w:spacing w:before="120" w:after="120"/>
              <w:rPr>
                <w:rFonts w:ascii="Verdana" w:hAnsi="Verdana"/>
                <w:b/>
              </w:rPr>
            </w:pPr>
            <w:r w:rsidRPr="0043235D">
              <w:rPr>
                <w:rFonts w:ascii="Verdana" w:hAnsi="Verdana"/>
                <w:b/>
              </w:rPr>
              <w:t>Mail Service prescriptions</w:t>
            </w:r>
          </w:p>
        </w:tc>
        <w:tc>
          <w:tcPr>
            <w:tcW w:w="3568" w:type="pct"/>
            <w:gridSpan w:val="2"/>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4F19C408" w14:textId="77777777">
            <w:pPr>
              <w:tabs>
                <w:tab w:val="left" w:pos="2670"/>
              </w:tabs>
              <w:spacing w:before="120" w:after="120"/>
              <w:rPr>
                <w:rFonts w:ascii="Verdana" w:hAnsi="Verdana"/>
              </w:rPr>
            </w:pPr>
            <w:r w:rsidRPr="0043235D">
              <w:rPr>
                <w:rFonts w:ascii="Verdana" w:hAnsi="Verdana"/>
              </w:rPr>
              <w:t xml:space="preserve">Refer to </w:t>
            </w:r>
            <w:hyperlink w:history="1" w:anchor="!/view?docid=5a1a67eb-a7b1-4ae5-bcfe-e986bbe4aa3d" r:id="rId63">
              <w:r w:rsidRPr="008470DD">
                <w:rPr>
                  <w:rStyle w:val="Hyperlink"/>
                  <w:rFonts w:ascii="Verdana" w:hAnsi="Verdana" w:eastAsiaTheme="minorHAnsi"/>
                </w:rPr>
                <w:t xml:space="preserve">Compass - Add, Edit, and Delete Mail Order Payment Methods (Credit Card &amp; </w:t>
              </w:r>
              <w:proofErr w:type="spellStart"/>
              <w:r w:rsidRPr="008470DD">
                <w:rPr>
                  <w:rStyle w:val="Hyperlink"/>
                  <w:rFonts w:ascii="Verdana" w:hAnsi="Verdana" w:eastAsiaTheme="minorHAnsi"/>
                </w:rPr>
                <w:t>eCheck</w:t>
              </w:r>
              <w:proofErr w:type="spellEnd"/>
              <w:r w:rsidRPr="008470DD">
                <w:rPr>
                  <w:rStyle w:val="Hyperlink"/>
                  <w:rFonts w:ascii="Verdana" w:hAnsi="Verdana" w:eastAsiaTheme="minorHAnsi"/>
                </w:rPr>
                <w:t>)</w:t>
              </w:r>
              <w:r w:rsidRPr="008470DD">
                <w:rPr>
                  <w:rStyle w:val="Hyperlink"/>
                  <w:rFonts w:ascii="Verdana" w:hAnsi="Verdana"/>
                </w:rPr>
                <w:t xml:space="preserve"> (056289).</w:t>
              </w:r>
            </w:hyperlink>
          </w:p>
        </w:tc>
      </w:tr>
      <w:tr w:rsidRPr="0043235D" w:rsidR="00603ACC" w:rsidTr="134CC6AF" w14:paraId="4D82F532" w14:textId="77777777">
        <w:tc>
          <w:tcPr>
            <w:tcW w:w="275" w:type="pct"/>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63596147" w14:textId="77777777">
            <w:pPr>
              <w:autoSpaceDE w:val="0"/>
              <w:autoSpaceDN w:val="0"/>
              <w:adjustRightInd w:val="0"/>
              <w:spacing w:before="120" w:after="120"/>
              <w:jc w:val="center"/>
              <w:rPr>
                <w:rFonts w:ascii="Verdana" w:hAnsi="Verdana" w:cs="Arial"/>
                <w:b/>
              </w:rPr>
            </w:pPr>
            <w:bookmarkStart w:name="Step3" w:id="77"/>
            <w:bookmarkStart w:name="Updating_AEFT_Step3" w:id="78"/>
            <w:r w:rsidRPr="0043235D">
              <w:rPr>
                <w:rFonts w:ascii="Verdana" w:hAnsi="Verdana" w:cs="Arial"/>
                <w:b/>
              </w:rPr>
              <w:t>3</w:t>
            </w:r>
            <w:bookmarkEnd w:id="77"/>
            <w:bookmarkEnd w:id="78"/>
          </w:p>
        </w:tc>
        <w:tc>
          <w:tcPr>
            <w:tcW w:w="4725" w:type="pct"/>
            <w:gridSpan w:val="3"/>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76F5DC7F" w14:textId="77777777">
            <w:pPr>
              <w:autoSpaceDE w:val="0"/>
              <w:autoSpaceDN w:val="0"/>
              <w:adjustRightInd w:val="0"/>
              <w:spacing w:before="120" w:after="120"/>
              <w:rPr>
                <w:rFonts w:ascii="Verdana" w:hAnsi="Verdana"/>
              </w:rPr>
            </w:pPr>
            <w:r w:rsidRPr="0043235D">
              <w:rPr>
                <w:rFonts w:ascii="Verdana" w:hAnsi="Verdana"/>
              </w:rPr>
              <w:t xml:space="preserve">Set the </w:t>
            </w:r>
            <w:r w:rsidRPr="0043235D">
              <w:rPr>
                <w:rFonts w:ascii="Verdana" w:hAnsi="Verdana"/>
                <w:b/>
              </w:rPr>
              <w:t xml:space="preserve">Date Range: </w:t>
            </w:r>
            <w:r w:rsidRPr="0043235D">
              <w:rPr>
                <w:rFonts w:ascii="Verdana" w:hAnsi="Verdana"/>
              </w:rPr>
              <w:t xml:space="preserve">To ensure the </w:t>
            </w:r>
            <w:r w:rsidRPr="0043235D">
              <w:rPr>
                <w:rFonts w:ascii="Verdana" w:hAnsi="Verdana"/>
                <w:b/>
              </w:rPr>
              <w:t>Stock ID</w:t>
            </w:r>
            <w:r w:rsidRPr="0043235D">
              <w:rPr>
                <w:rFonts w:ascii="Verdana" w:hAnsi="Verdana"/>
              </w:rPr>
              <w:t xml:space="preserve"> field of the </w:t>
            </w:r>
            <w:r w:rsidRPr="0043235D">
              <w:rPr>
                <w:rFonts w:ascii="Verdana" w:hAnsi="Verdana"/>
                <w:b/>
              </w:rPr>
              <w:t>Billing Cycle &amp; Payment Method</w:t>
            </w:r>
            <w:r w:rsidRPr="0043235D">
              <w:rPr>
                <w:rFonts w:ascii="Verdana" w:hAnsi="Verdana"/>
              </w:rPr>
              <w:t xml:space="preserve"> section will display correctly, change the End Date field to the end of the next year (</w:t>
            </w:r>
            <w:r w:rsidRPr="0043235D">
              <w:rPr>
                <w:rFonts w:ascii="Verdana" w:hAnsi="Verdana"/>
                <w:b/>
                <w:bCs/>
              </w:rPr>
              <w:t xml:space="preserve">Example: </w:t>
            </w:r>
            <w:r w:rsidRPr="0043235D">
              <w:rPr>
                <w:rFonts w:ascii="Verdana" w:hAnsi="Verdana"/>
                <w:b/>
              </w:rPr>
              <w:t>12/31/2026</w:t>
            </w:r>
            <w:r w:rsidRPr="0043235D">
              <w:rPr>
                <w:rFonts w:ascii="Verdana" w:hAnsi="Verdana"/>
              </w:rPr>
              <w:t>).</w:t>
            </w:r>
          </w:p>
          <w:p w:rsidRPr="0043235D" w:rsidR="00603ACC" w:rsidP="00965C56" w:rsidRDefault="00603ACC" w14:paraId="5118F011" w14:textId="77777777">
            <w:pPr>
              <w:pStyle w:val="ListParagraph"/>
              <w:numPr>
                <w:ilvl w:val="0"/>
                <w:numId w:val="20"/>
              </w:numPr>
              <w:spacing w:before="120" w:after="120"/>
              <w:contextualSpacing w:val="0"/>
              <w:rPr>
                <w:rFonts w:ascii="Verdana" w:hAnsi="Verdana" w:cs="Arial"/>
                <w:bCs/>
              </w:rPr>
            </w:pPr>
            <w:r w:rsidRPr="0043235D">
              <w:rPr>
                <w:rFonts w:ascii="Verdana" w:hAnsi="Verdana" w:cs="Arial"/>
                <w:bCs/>
              </w:rPr>
              <w:t xml:space="preserve">After the </w:t>
            </w:r>
            <w:r w:rsidRPr="0043235D">
              <w:rPr>
                <w:rFonts w:ascii="Verdana" w:hAnsi="Verdana" w:cs="Arial"/>
                <w:b/>
                <w:bCs/>
              </w:rPr>
              <w:t>End Date</w:t>
            </w:r>
            <w:r w:rsidRPr="0043235D">
              <w:rPr>
                <w:rFonts w:ascii="Verdana" w:hAnsi="Verdana" w:cs="Arial"/>
                <w:bCs/>
              </w:rPr>
              <w:t xml:space="preserve"> in the </w:t>
            </w:r>
            <w:r w:rsidRPr="0043235D">
              <w:rPr>
                <w:rFonts w:ascii="Verdana" w:hAnsi="Verdana" w:cs="Arial"/>
                <w:b/>
                <w:bCs/>
              </w:rPr>
              <w:t xml:space="preserve">Date Range </w:t>
            </w:r>
            <w:r w:rsidRPr="0043235D">
              <w:rPr>
                <w:rFonts w:ascii="Verdana" w:hAnsi="Verdana" w:cs="Arial"/>
                <w:bCs/>
              </w:rPr>
              <w:t xml:space="preserve">section is set, click the </w:t>
            </w:r>
            <w:r w:rsidRPr="0043235D">
              <w:rPr>
                <w:rFonts w:ascii="Verdana" w:hAnsi="Verdana" w:cs="Arial"/>
                <w:b/>
                <w:bCs/>
              </w:rPr>
              <w:t>Automatic Payment</w:t>
            </w:r>
            <w:r w:rsidRPr="0043235D">
              <w:rPr>
                <w:rFonts w:ascii="Verdana" w:hAnsi="Verdana" w:cs="Arial"/>
                <w:bCs/>
              </w:rPr>
              <w:t xml:space="preserve"> button from the </w:t>
            </w:r>
            <w:r w:rsidRPr="0043235D">
              <w:rPr>
                <w:rFonts w:ascii="Verdana" w:hAnsi="Verdana" w:cs="Arial"/>
                <w:b/>
                <w:bCs/>
              </w:rPr>
              <w:t>Premium Billing</w:t>
            </w:r>
            <w:r w:rsidRPr="0043235D">
              <w:rPr>
                <w:rFonts w:ascii="Verdana" w:hAnsi="Verdana" w:cs="Arial"/>
                <w:bCs/>
              </w:rPr>
              <w:t xml:space="preserve"> tab in </w:t>
            </w:r>
            <w:r w:rsidRPr="0043235D">
              <w:rPr>
                <w:rFonts w:ascii="Verdana" w:hAnsi="Verdana" w:cs="Arial"/>
                <w:b/>
                <w:bCs/>
              </w:rPr>
              <w:t>Compass</w:t>
            </w:r>
            <w:r w:rsidRPr="0043235D">
              <w:rPr>
                <w:rFonts w:ascii="Verdana" w:hAnsi="Verdana" w:cs="Arial"/>
                <w:bCs/>
              </w:rPr>
              <w:t>.</w:t>
            </w:r>
          </w:p>
          <w:p w:rsidRPr="0043235D" w:rsidR="00603ACC" w:rsidP="00965C56" w:rsidRDefault="00603ACC" w14:paraId="44BEA6CC" w14:textId="77777777">
            <w:pPr>
              <w:autoSpaceDE w:val="0"/>
              <w:autoSpaceDN w:val="0"/>
              <w:adjustRightInd w:val="0"/>
              <w:spacing w:before="120" w:after="120"/>
              <w:jc w:val="center"/>
              <w:rPr>
                <w:rFonts w:ascii="Verdana" w:hAnsi="Verdana"/>
              </w:rPr>
            </w:pPr>
          </w:p>
          <w:p w:rsidRPr="0043235D" w:rsidR="00603ACC" w:rsidP="00965C56" w:rsidRDefault="00603ACC" w14:paraId="6111CC27" w14:textId="77777777">
            <w:pPr>
              <w:autoSpaceDE w:val="0"/>
              <w:autoSpaceDN w:val="0"/>
              <w:adjustRightInd w:val="0"/>
              <w:spacing w:before="120" w:after="120"/>
              <w:jc w:val="center"/>
              <w:rPr>
                <w:rFonts w:ascii="Verdana" w:hAnsi="Verdana"/>
              </w:rPr>
            </w:pPr>
            <w:r w:rsidRPr="000A4BCA">
              <w:rPr>
                <w:rFonts w:ascii="Verdana" w:hAnsi="Verdana"/>
                <w:noProof/>
              </w:rPr>
              <w:drawing>
                <wp:inline distT="0" distB="0" distL="0" distR="0" wp14:anchorId="22B1C90E" wp14:editId="5646599E">
                  <wp:extent cx="6371429" cy="7361905"/>
                  <wp:effectExtent l="0" t="0" r="0" b="0"/>
                  <wp:docPr id="10573014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01435" name="Picture 1" descr="A screenshot of a computer&#10;&#10;AI-generated content may be incorrect."/>
                          <pic:cNvPicPr/>
                        </pic:nvPicPr>
                        <pic:blipFill>
                          <a:blip r:embed="rId64"/>
                          <a:stretch>
                            <a:fillRect/>
                          </a:stretch>
                        </pic:blipFill>
                        <pic:spPr>
                          <a:xfrm>
                            <a:off x="0" y="0"/>
                            <a:ext cx="6371429" cy="7361905"/>
                          </a:xfrm>
                          <a:prstGeom prst="rect">
                            <a:avLst/>
                          </a:prstGeom>
                        </pic:spPr>
                      </pic:pic>
                    </a:graphicData>
                  </a:graphic>
                </wp:inline>
              </w:drawing>
            </w:r>
          </w:p>
          <w:p w:rsidRPr="0043235D" w:rsidR="00603ACC" w:rsidP="00965C56" w:rsidRDefault="00603ACC" w14:paraId="02D1F187" w14:textId="77777777">
            <w:pPr>
              <w:spacing w:before="120" w:after="120"/>
              <w:jc w:val="center"/>
              <w:rPr>
                <w:rFonts w:ascii="Verdana" w:hAnsi="Verdana"/>
              </w:rPr>
            </w:pPr>
          </w:p>
          <w:p w:rsidRPr="0043235D" w:rsidR="00603ACC" w:rsidP="00965C56" w:rsidRDefault="00603ACC" w14:paraId="4B2B7719" w14:textId="77777777">
            <w:pPr>
              <w:spacing w:before="120" w:after="120"/>
              <w:rPr>
                <w:rFonts w:ascii="Verdana" w:hAnsi="Verdana"/>
              </w:rPr>
            </w:pPr>
            <w:r w:rsidRPr="0043235D">
              <w:rPr>
                <w:rFonts w:ascii="Verdana" w:hAnsi="Verdana"/>
                <w:b/>
              </w:rPr>
              <w:t xml:space="preserve">Result: </w:t>
            </w:r>
            <w:r w:rsidRPr="0043235D">
              <w:rPr>
                <w:rFonts w:ascii="Verdana" w:hAnsi="Verdana"/>
              </w:rPr>
              <w:t xml:space="preserve">The PREMIUM BILLING SPECIALIZED CARE TEAM is automatically redirected to the </w:t>
            </w:r>
            <w:r w:rsidRPr="0043235D">
              <w:rPr>
                <w:rFonts w:ascii="Verdana" w:hAnsi="Verdana" w:cs="Arial"/>
                <w:b/>
                <w:color w:val="000000"/>
              </w:rPr>
              <w:t>Credit Card Single-Sign-On (SSO)</w:t>
            </w:r>
            <w:r w:rsidRPr="0043235D">
              <w:rPr>
                <w:rFonts w:ascii="Verdana" w:hAnsi="Verdana" w:cs="Arial"/>
                <w:color w:val="000000"/>
              </w:rPr>
              <w:t xml:space="preserve"> system</w:t>
            </w:r>
            <w:r w:rsidRPr="0043235D">
              <w:rPr>
                <w:rFonts w:ascii="Verdana" w:hAnsi="Verdana"/>
              </w:rPr>
              <w:t>.</w:t>
            </w:r>
          </w:p>
          <w:p w:rsidRPr="0043235D" w:rsidR="00603ACC" w:rsidP="00965C56" w:rsidRDefault="00603ACC" w14:paraId="5D84D69F" w14:textId="77777777">
            <w:pPr>
              <w:spacing w:before="120" w:after="120"/>
              <w:rPr>
                <w:rFonts w:ascii="Verdana" w:hAnsi="Verdana"/>
              </w:rPr>
            </w:pPr>
          </w:p>
          <w:p w:rsidRPr="0043235D" w:rsidR="00603ACC" w:rsidP="00965C56" w:rsidRDefault="00603ACC" w14:paraId="4C2A68C1" w14:textId="77777777">
            <w:pPr>
              <w:autoSpaceDE w:val="0"/>
              <w:autoSpaceDN w:val="0"/>
              <w:adjustRightInd w:val="0"/>
              <w:spacing w:before="120" w:after="120"/>
              <w:rPr>
                <w:rFonts w:ascii="Verdana" w:hAnsi="Verdana" w:cs="Arial"/>
                <w:b/>
              </w:rPr>
            </w:pPr>
            <w:r w:rsidRPr="0043235D">
              <w:rPr>
                <w:rFonts w:ascii="Verdana" w:hAnsi="Verdana" w:cs="Arial"/>
                <w:b/>
              </w:rPr>
              <w:t xml:space="preserve">Notes: </w:t>
            </w:r>
          </w:p>
          <w:p w:rsidRPr="0043235D" w:rsidR="00603ACC" w:rsidP="00965C56" w:rsidRDefault="00603ACC" w14:paraId="12018989" w14:textId="77777777">
            <w:pPr>
              <w:pStyle w:val="ListParagraph"/>
              <w:numPr>
                <w:ilvl w:val="0"/>
                <w:numId w:val="20"/>
              </w:numPr>
              <w:autoSpaceDE w:val="0"/>
              <w:autoSpaceDN w:val="0"/>
              <w:adjustRightInd w:val="0"/>
              <w:spacing w:before="120" w:after="120"/>
              <w:contextualSpacing w:val="0"/>
              <w:rPr>
                <w:rFonts w:ascii="Verdana" w:hAnsi="Verdana" w:cs="Arial"/>
              </w:rPr>
            </w:pPr>
            <w:r w:rsidRPr="0043235D">
              <w:rPr>
                <w:rFonts w:ascii="Verdana" w:hAnsi="Verdana" w:cs="Arial"/>
              </w:rPr>
              <w:t xml:space="preserve">If the beneficiary’s EFT was returned, the Current Status will show </w:t>
            </w:r>
            <w:r w:rsidRPr="0043235D">
              <w:rPr>
                <w:rFonts w:ascii="Verdana" w:hAnsi="Verdana" w:cs="Arial"/>
                <w:b/>
              </w:rPr>
              <w:t>Inactive</w:t>
            </w:r>
            <w:r w:rsidRPr="0043235D">
              <w:rPr>
                <w:rFonts w:ascii="Verdana" w:hAnsi="Verdana" w:cs="Arial"/>
              </w:rPr>
              <w:t xml:space="preserve"> until the banking information is updated, and status is changed by the PREMIUM BILLING SPECIALIZED CARE TEAM. </w:t>
            </w:r>
          </w:p>
          <w:p w:rsidRPr="0043235D" w:rsidR="00603ACC" w:rsidP="00965C56" w:rsidRDefault="00603ACC" w14:paraId="600602F1" w14:textId="77777777">
            <w:pPr>
              <w:pStyle w:val="ListParagraph"/>
              <w:numPr>
                <w:ilvl w:val="0"/>
                <w:numId w:val="20"/>
              </w:numPr>
              <w:autoSpaceDE w:val="0"/>
              <w:autoSpaceDN w:val="0"/>
              <w:adjustRightInd w:val="0"/>
              <w:spacing w:before="120" w:after="120"/>
              <w:contextualSpacing w:val="0"/>
              <w:rPr>
                <w:rFonts w:ascii="Verdana" w:hAnsi="Verdana" w:cs="Arial"/>
              </w:rPr>
            </w:pPr>
            <w:r w:rsidRPr="0043235D">
              <w:rPr>
                <w:rFonts w:ascii="Verdana" w:hAnsi="Verdana" w:cs="Arial"/>
                <w:b/>
              </w:rPr>
              <w:t>Declined</w:t>
            </w:r>
            <w:r w:rsidRPr="0043235D">
              <w:rPr>
                <w:rFonts w:ascii="Verdana" w:hAnsi="Verdana" w:cs="Arial"/>
              </w:rPr>
              <w:t xml:space="preserve"> or </w:t>
            </w:r>
            <w:r w:rsidRPr="0043235D">
              <w:rPr>
                <w:rFonts w:ascii="Verdana" w:hAnsi="Verdana" w:cs="Arial"/>
                <w:b/>
              </w:rPr>
              <w:t>Inactive</w:t>
            </w:r>
            <w:r w:rsidRPr="0043235D">
              <w:rPr>
                <w:rFonts w:ascii="Verdana" w:hAnsi="Verdana" w:cs="Arial"/>
              </w:rPr>
              <w:t xml:space="preserve"> status causes the account to be switched to direct bill until the banking information is updated and changed to </w:t>
            </w:r>
            <w:r w:rsidRPr="0043235D">
              <w:rPr>
                <w:rFonts w:ascii="Verdana" w:hAnsi="Verdana" w:cs="Arial"/>
                <w:b/>
              </w:rPr>
              <w:t>Active</w:t>
            </w:r>
            <w:r w:rsidRPr="0043235D">
              <w:rPr>
                <w:rFonts w:ascii="Verdana" w:hAnsi="Verdana" w:cs="Arial"/>
              </w:rPr>
              <w:t xml:space="preserve"> status. </w:t>
            </w:r>
          </w:p>
          <w:p w:rsidRPr="0043235D" w:rsidR="00603ACC" w:rsidP="00965C56" w:rsidRDefault="00603ACC" w14:paraId="61ABBDE7" w14:textId="77777777">
            <w:pPr>
              <w:pStyle w:val="ListParagraph"/>
              <w:numPr>
                <w:ilvl w:val="0"/>
                <w:numId w:val="20"/>
              </w:numPr>
              <w:autoSpaceDE w:val="0"/>
              <w:autoSpaceDN w:val="0"/>
              <w:adjustRightInd w:val="0"/>
              <w:spacing w:before="120" w:after="120"/>
              <w:contextualSpacing w:val="0"/>
              <w:rPr>
                <w:rFonts w:ascii="Verdana" w:hAnsi="Verdana" w:cs="Arial"/>
              </w:rPr>
            </w:pPr>
            <w:r w:rsidRPr="0043235D">
              <w:rPr>
                <w:rFonts w:ascii="Verdana" w:hAnsi="Verdana" w:cs="Arial"/>
              </w:rPr>
              <w:t xml:space="preserve">Ensure </w:t>
            </w:r>
            <w:r w:rsidRPr="0043235D">
              <w:rPr>
                <w:rFonts w:ascii="Verdana" w:hAnsi="Verdana" w:cs="Arial"/>
                <w:b/>
              </w:rPr>
              <w:t>Automatic Payment</w:t>
            </w:r>
            <w:r w:rsidRPr="0043235D">
              <w:rPr>
                <w:rFonts w:ascii="Verdana" w:hAnsi="Verdana" w:cs="Arial"/>
              </w:rPr>
              <w:t xml:space="preserve"> radio button is also selected before saving.</w:t>
            </w:r>
          </w:p>
          <w:p w:rsidRPr="0043235D" w:rsidR="00603ACC" w:rsidP="00965C56" w:rsidRDefault="00603ACC" w14:paraId="14A12568" w14:textId="77777777">
            <w:pPr>
              <w:autoSpaceDE w:val="0"/>
              <w:autoSpaceDN w:val="0"/>
              <w:adjustRightInd w:val="0"/>
              <w:spacing w:before="120" w:after="120"/>
              <w:rPr>
                <w:rFonts w:ascii="Verdana" w:hAnsi="Verdana" w:cs="Arial"/>
              </w:rPr>
            </w:pPr>
          </w:p>
          <w:p w:rsidRPr="0043235D" w:rsidR="00603ACC" w:rsidP="00965C56" w:rsidRDefault="00603ACC" w14:paraId="0524BC22" w14:textId="77777777">
            <w:pPr>
              <w:autoSpaceDE w:val="0"/>
              <w:autoSpaceDN w:val="0"/>
              <w:adjustRightInd w:val="0"/>
              <w:spacing w:before="120" w:after="120"/>
              <w:jc w:val="center"/>
              <w:rPr>
                <w:rFonts w:ascii="Verdana" w:hAnsi="Verdana" w:cs="Arial"/>
                <w:noProof/>
              </w:rPr>
            </w:pPr>
            <w:r w:rsidRPr="0043235D">
              <w:rPr>
                <w:rFonts w:ascii="Verdana" w:hAnsi="Verdana" w:cs="Arial"/>
                <w:b/>
              </w:rPr>
              <w:t>Declined Example:</w:t>
            </w:r>
          </w:p>
          <w:p w:rsidRPr="0043235D" w:rsidR="00603ACC" w:rsidP="00965C56" w:rsidRDefault="00603ACC" w14:paraId="6D52246A" w14:textId="77777777">
            <w:pPr>
              <w:autoSpaceDE w:val="0"/>
              <w:autoSpaceDN w:val="0"/>
              <w:adjustRightInd w:val="0"/>
              <w:spacing w:before="120" w:after="120"/>
              <w:jc w:val="center"/>
              <w:rPr>
                <w:rFonts w:ascii="Verdana" w:hAnsi="Verdana" w:cs="Arial"/>
                <w:noProof/>
              </w:rPr>
            </w:pPr>
          </w:p>
          <w:p w:rsidRPr="0043235D" w:rsidR="00603ACC" w:rsidP="00965C56" w:rsidRDefault="00603ACC" w14:paraId="034BDBF7" w14:textId="77777777">
            <w:pPr>
              <w:autoSpaceDE w:val="0"/>
              <w:autoSpaceDN w:val="0"/>
              <w:adjustRightInd w:val="0"/>
              <w:spacing w:before="120" w:after="120"/>
              <w:jc w:val="center"/>
              <w:rPr>
                <w:rFonts w:ascii="Verdana" w:hAnsi="Verdana" w:cs="Arial"/>
                <w:noProof/>
              </w:rPr>
            </w:pPr>
            <w:r w:rsidRPr="0043235D">
              <w:rPr>
                <w:rFonts w:ascii="Verdana" w:hAnsi="Verdana"/>
                <w:noProof/>
              </w:rPr>
              <w:drawing>
                <wp:inline distT="0" distB="0" distL="0" distR="0" wp14:anchorId="199DBDC7" wp14:editId="53863D01">
                  <wp:extent cx="7161905" cy="4800000"/>
                  <wp:effectExtent l="19050" t="19050" r="20320" b="19685"/>
                  <wp:docPr id="2125456032" name="Picture 21254560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56032" name="Picture 2125456032" descr="A screenshot of a computer&#10;&#10;AI-generated content may be incorrect."/>
                          <pic:cNvPicPr/>
                        </pic:nvPicPr>
                        <pic:blipFill>
                          <a:blip r:embed="rId65"/>
                          <a:stretch>
                            <a:fillRect/>
                          </a:stretch>
                        </pic:blipFill>
                        <pic:spPr>
                          <a:xfrm>
                            <a:off x="0" y="0"/>
                            <a:ext cx="7161905" cy="4800000"/>
                          </a:xfrm>
                          <a:prstGeom prst="rect">
                            <a:avLst/>
                          </a:prstGeom>
                          <a:ln>
                            <a:solidFill>
                              <a:schemeClr val="tx1"/>
                            </a:solidFill>
                          </a:ln>
                        </pic:spPr>
                      </pic:pic>
                    </a:graphicData>
                  </a:graphic>
                </wp:inline>
              </w:drawing>
            </w:r>
          </w:p>
          <w:p w:rsidRPr="0043235D" w:rsidR="00603ACC" w:rsidP="00965C56" w:rsidRDefault="00603ACC" w14:paraId="1042441D" w14:textId="77777777">
            <w:pPr>
              <w:spacing w:before="120" w:after="120"/>
              <w:jc w:val="center"/>
              <w:rPr>
                <w:rFonts w:ascii="Verdana" w:hAnsi="Verdana"/>
                <w:b/>
              </w:rPr>
            </w:pPr>
          </w:p>
          <w:p w:rsidRPr="0043235D" w:rsidR="00603ACC" w:rsidP="00965C56" w:rsidRDefault="00603ACC" w14:paraId="593BB48C" w14:textId="77777777">
            <w:pPr>
              <w:spacing w:before="120" w:after="120"/>
              <w:rPr>
                <w:rFonts w:ascii="Verdana" w:hAnsi="Verdana"/>
                <w:noProof/>
              </w:rPr>
            </w:pPr>
            <w:r w:rsidRPr="0043235D">
              <w:rPr>
                <w:rFonts w:ascii="Verdana" w:hAnsi="Verdana" w:cs="Arial"/>
                <w:noProof/>
                <w:color w:val="000000"/>
              </w:rPr>
              <w:drawing>
                <wp:inline distT="0" distB="0" distL="0" distR="0" wp14:anchorId="5FDF34AA" wp14:editId="10F44DC7">
                  <wp:extent cx="238125" cy="2095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rPr>
              <w:t xml:space="preserve">In </w:t>
            </w:r>
            <w:bookmarkStart w:name="OLE_LINK31" w:id="79"/>
            <w:r w:rsidRPr="0043235D">
              <w:rPr>
                <w:rFonts w:ascii="Verdana" w:hAnsi="Verdana"/>
              </w:rPr>
              <w:t xml:space="preserve">the Automatic Credit Card payment screen, PREMIUM BILLING SPECIALIZED CARE TEAMs </w:t>
            </w:r>
            <w:r w:rsidRPr="0043235D">
              <w:rPr>
                <w:rFonts w:ascii="Verdana" w:hAnsi="Verdana"/>
                <w:b/>
              </w:rPr>
              <w:t>cannot</w:t>
            </w:r>
            <w:r w:rsidRPr="0043235D">
              <w:rPr>
                <w:rFonts w:ascii="Verdana" w:hAnsi="Verdana"/>
              </w:rPr>
              <w:t xml:space="preserve"> use the </w:t>
            </w:r>
            <w:r w:rsidRPr="0043235D">
              <w:rPr>
                <w:rFonts w:ascii="Verdana" w:hAnsi="Verdana"/>
                <w:b/>
              </w:rPr>
              <w:t>Cancel</w:t>
            </w:r>
            <w:r w:rsidRPr="0043235D">
              <w:rPr>
                <w:rFonts w:ascii="Verdana" w:hAnsi="Verdana"/>
              </w:rPr>
              <w:t xml:space="preserve"> link option within the </w:t>
            </w:r>
            <w:r w:rsidRPr="0043235D">
              <w:rPr>
                <w:rFonts w:ascii="Verdana" w:hAnsi="Verdana"/>
                <w:b/>
                <w:bCs/>
              </w:rPr>
              <w:t>NEXT TRANSACTION</w:t>
            </w:r>
            <w:r w:rsidRPr="0043235D">
              <w:rPr>
                <w:rFonts w:ascii="Verdana" w:hAnsi="Verdana"/>
              </w:rPr>
              <w:t xml:space="preserve"> section. Cancelling a scheduled payment is </w:t>
            </w:r>
            <w:r w:rsidRPr="0043235D">
              <w:rPr>
                <w:rFonts w:ascii="Verdana" w:hAnsi="Verdana"/>
                <w:b/>
              </w:rPr>
              <w:t>not</w:t>
            </w:r>
            <w:r w:rsidRPr="0043235D">
              <w:rPr>
                <w:rFonts w:ascii="Verdana" w:hAnsi="Verdana"/>
              </w:rPr>
              <w:t xml:space="preserve"> possible without setting the Automatic Payment Status to Inactive and selecting the </w:t>
            </w:r>
            <w:r w:rsidRPr="0043235D">
              <w:rPr>
                <w:rFonts w:ascii="Verdana" w:hAnsi="Verdana"/>
                <w:b/>
                <w:bCs/>
              </w:rPr>
              <w:t>Save On File</w:t>
            </w:r>
            <w:r w:rsidRPr="0043235D">
              <w:rPr>
                <w:rFonts w:ascii="Verdana" w:hAnsi="Verdana"/>
              </w:rPr>
              <w:t xml:space="preserve"> radio button. </w:t>
            </w:r>
            <w:r w:rsidRPr="0043235D">
              <w:rPr>
                <w:rFonts w:ascii="Verdana" w:hAnsi="Verdana"/>
                <w:noProof/>
              </w:rPr>
              <w:t xml:space="preserve">The only way to prevent the current month’s EFT charge is to completely deactivate the banking information on file. </w:t>
            </w:r>
            <w:bookmarkEnd w:id="79"/>
            <w:r w:rsidRPr="0043235D">
              <w:rPr>
                <w:rFonts w:ascii="Verdana" w:hAnsi="Verdana"/>
                <w:noProof/>
              </w:rPr>
              <w:t xml:space="preserve">See the </w:t>
            </w:r>
            <w:hyperlink w:history="1" w:anchor="_Cancelling_Automatic_Credit">
              <w:r w:rsidRPr="0043235D">
                <w:rPr>
                  <w:rStyle w:val="Hyperlink"/>
                  <w:rFonts w:ascii="Verdana" w:hAnsi="Verdana" w:eastAsiaTheme="minorHAnsi"/>
                  <w:noProof/>
                </w:rPr>
                <w:t>Cancelling Automatic EFT Premium Payments</w:t>
              </w:r>
            </w:hyperlink>
            <w:r w:rsidRPr="0043235D">
              <w:rPr>
                <w:rFonts w:ascii="Verdana" w:hAnsi="Verdana"/>
                <w:noProof/>
              </w:rPr>
              <w:t xml:space="preserve"> section of this document.</w:t>
            </w:r>
          </w:p>
          <w:p w:rsidRPr="0043235D" w:rsidR="00603ACC" w:rsidP="00965C56" w:rsidRDefault="00603ACC" w14:paraId="628A4F8D" w14:textId="77777777">
            <w:pPr>
              <w:spacing w:before="120" w:after="120"/>
              <w:jc w:val="center"/>
              <w:rPr>
                <w:rFonts w:ascii="Verdana" w:hAnsi="Verdana"/>
              </w:rPr>
            </w:pPr>
          </w:p>
          <w:p w:rsidRPr="0043235D" w:rsidR="00603ACC" w:rsidP="00965C56" w:rsidRDefault="00603ACC" w14:paraId="6F1AB541" w14:textId="77777777">
            <w:pPr>
              <w:autoSpaceDE w:val="0"/>
              <w:autoSpaceDN w:val="0"/>
              <w:adjustRightInd w:val="0"/>
              <w:spacing w:before="120" w:after="120"/>
              <w:jc w:val="center"/>
              <w:rPr>
                <w:rFonts w:ascii="Verdana" w:hAnsi="Verdana"/>
                <w:noProof/>
              </w:rPr>
            </w:pPr>
            <w:r w:rsidRPr="0043235D">
              <w:rPr>
                <w:rFonts w:ascii="Verdana" w:hAnsi="Verdana"/>
                <w:noProof/>
              </w:rPr>
              <w:drawing>
                <wp:inline distT="0" distB="0" distL="0" distR="0" wp14:anchorId="075893FA" wp14:editId="6C3198A3">
                  <wp:extent cx="5705475" cy="2247900"/>
                  <wp:effectExtent l="0" t="0" r="0" b="0"/>
                  <wp:docPr id="94" name="Picture 9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enshot of a computer screen&#10;&#10;AI-generated content may be incorrec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05475" cy="2247900"/>
                          </a:xfrm>
                          <a:prstGeom prst="rect">
                            <a:avLst/>
                          </a:prstGeom>
                          <a:noFill/>
                          <a:ln>
                            <a:noFill/>
                          </a:ln>
                        </pic:spPr>
                      </pic:pic>
                    </a:graphicData>
                  </a:graphic>
                </wp:inline>
              </w:drawing>
            </w:r>
          </w:p>
          <w:p w:rsidRPr="0043235D" w:rsidR="00603ACC" w:rsidP="00965C56" w:rsidRDefault="00603ACC" w14:paraId="6EA86111" w14:textId="77777777">
            <w:pPr>
              <w:autoSpaceDE w:val="0"/>
              <w:autoSpaceDN w:val="0"/>
              <w:adjustRightInd w:val="0"/>
              <w:spacing w:before="120" w:after="120"/>
              <w:jc w:val="center"/>
              <w:rPr>
                <w:rFonts w:ascii="Verdana" w:hAnsi="Verdana"/>
                <w:noProof/>
              </w:rPr>
            </w:pPr>
          </w:p>
          <w:p w:rsidRPr="0043235D" w:rsidR="00603ACC" w:rsidP="00965C56" w:rsidRDefault="00603ACC" w14:paraId="4CA0BD17" w14:textId="77777777">
            <w:pPr>
              <w:autoSpaceDE w:val="0"/>
              <w:autoSpaceDN w:val="0"/>
              <w:adjustRightInd w:val="0"/>
              <w:spacing w:before="120" w:after="120"/>
              <w:rPr>
                <w:rFonts w:ascii="Verdana" w:hAnsi="Verdana"/>
                <w:noProof/>
              </w:rPr>
            </w:pPr>
            <w:r w:rsidRPr="0043235D">
              <w:rPr>
                <w:rFonts w:ascii="Verdana" w:hAnsi="Verdana" w:cs="Arial"/>
                <w:noProof/>
                <w:color w:val="000000"/>
              </w:rPr>
              <w:drawing>
                <wp:inline distT="0" distB="0" distL="0" distR="0" wp14:anchorId="45B9959B" wp14:editId="7BAD46D4">
                  <wp:extent cx="238125" cy="2095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noProof/>
              </w:rPr>
              <w:t>EFT will charge the bank account set to Active on the scheduled date.</w:t>
            </w:r>
          </w:p>
        </w:tc>
      </w:tr>
      <w:tr w:rsidRPr="0043235D" w:rsidR="00603ACC" w:rsidTr="134CC6AF" w14:paraId="6BB52763" w14:textId="77777777">
        <w:tc>
          <w:tcPr>
            <w:tcW w:w="275" w:type="pct"/>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340550D6" w14:textId="77777777">
            <w:pPr>
              <w:autoSpaceDE w:val="0"/>
              <w:autoSpaceDN w:val="0"/>
              <w:adjustRightInd w:val="0"/>
              <w:spacing w:before="120" w:after="120"/>
              <w:jc w:val="center"/>
              <w:rPr>
                <w:rFonts w:ascii="Verdana" w:hAnsi="Verdana"/>
                <w:b/>
              </w:rPr>
            </w:pPr>
            <w:r w:rsidRPr="0043235D">
              <w:rPr>
                <w:rFonts w:ascii="Verdana" w:hAnsi="Verdana"/>
                <w:b/>
              </w:rPr>
              <w:t>4</w:t>
            </w:r>
          </w:p>
        </w:tc>
        <w:tc>
          <w:tcPr>
            <w:tcW w:w="4725" w:type="pct"/>
            <w:gridSpan w:val="3"/>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4AFAFB22" w14:textId="77777777">
            <w:pPr>
              <w:spacing w:before="120" w:after="120"/>
              <w:rPr>
                <w:rFonts w:ascii="Verdana" w:hAnsi="Verdana"/>
              </w:rPr>
            </w:pPr>
            <w:r w:rsidRPr="0043235D">
              <w:rPr>
                <w:rFonts w:ascii="Verdana" w:hAnsi="Verdana" w:cs="Arial"/>
                <w:bCs/>
              </w:rPr>
              <w:t xml:space="preserve">Clear the banking information by </w:t>
            </w:r>
            <w:r w:rsidRPr="0043235D">
              <w:rPr>
                <w:rFonts w:ascii="Verdana" w:hAnsi="Verdana" w:eastAsia="Calibri"/>
              </w:rPr>
              <w:t xml:space="preserve">using the </w:t>
            </w:r>
            <w:r w:rsidRPr="0043235D">
              <w:rPr>
                <w:rFonts w:ascii="Verdana" w:hAnsi="Verdana" w:eastAsia="Calibri"/>
                <w:b/>
              </w:rPr>
              <w:t>Clear</w:t>
            </w:r>
            <w:r w:rsidRPr="0043235D">
              <w:rPr>
                <w:rFonts w:ascii="Verdana" w:hAnsi="Verdana" w:eastAsia="Calibri"/>
              </w:rPr>
              <w:t xml:space="preserve"> button and </w:t>
            </w:r>
            <w:r w:rsidRPr="0043235D">
              <w:rPr>
                <w:rFonts w:ascii="Verdana" w:hAnsi="Verdana"/>
                <w:b/>
              </w:rPr>
              <w:t>Enter</w:t>
            </w:r>
            <w:r w:rsidRPr="0043235D">
              <w:rPr>
                <w:rFonts w:ascii="Verdana" w:hAnsi="Verdana"/>
              </w:rPr>
              <w:t xml:space="preserve"> the following mandatory fields - indicated by an asterisk (*).</w:t>
            </w:r>
          </w:p>
          <w:p w:rsidRPr="0043235D" w:rsidR="00603ACC" w:rsidP="00965C56" w:rsidRDefault="00603ACC" w14:paraId="19811594" w14:textId="77777777">
            <w:pPr>
              <w:pStyle w:val="ListParagraph"/>
              <w:numPr>
                <w:ilvl w:val="0"/>
                <w:numId w:val="20"/>
              </w:numPr>
              <w:spacing w:before="120" w:after="120"/>
              <w:contextualSpacing w:val="0"/>
              <w:rPr>
                <w:rFonts w:ascii="Verdana" w:hAnsi="Verdana"/>
              </w:rPr>
            </w:pPr>
            <w:r w:rsidRPr="0043235D">
              <w:rPr>
                <w:rFonts w:ascii="Verdana" w:hAnsi="Verdana"/>
                <w:b/>
              </w:rPr>
              <w:t xml:space="preserve">Routing Number </w:t>
            </w:r>
            <w:r w:rsidRPr="0043235D">
              <w:rPr>
                <w:rFonts w:ascii="Verdana" w:hAnsi="Verdana"/>
                <w:bCs/>
              </w:rPr>
              <w:t xml:space="preserve">- </w:t>
            </w:r>
            <w:r w:rsidRPr="0043235D">
              <w:rPr>
                <w:rFonts w:ascii="Verdana" w:hAnsi="Verdana"/>
              </w:rPr>
              <w:t xml:space="preserve">The 9-digit number usually found on the bottom left corner of the check, refer to the </w:t>
            </w:r>
            <w:r w:rsidRPr="0043235D">
              <w:rPr>
                <w:rFonts w:ascii="Verdana" w:hAnsi="Verdana"/>
                <w:b/>
              </w:rPr>
              <w:t>“i”</w:t>
            </w:r>
            <w:r w:rsidRPr="0043235D">
              <w:rPr>
                <w:rFonts w:ascii="Verdana" w:hAnsi="Verdana"/>
              </w:rPr>
              <w:t xml:space="preserve"> guide.</w:t>
            </w:r>
          </w:p>
          <w:p w:rsidRPr="0043235D" w:rsidR="00603ACC" w:rsidP="00965C56" w:rsidRDefault="00603ACC" w14:paraId="08259A86" w14:textId="77777777">
            <w:pPr>
              <w:pStyle w:val="ListParagraph"/>
              <w:numPr>
                <w:ilvl w:val="0"/>
                <w:numId w:val="20"/>
              </w:numPr>
              <w:spacing w:before="120" w:after="120"/>
              <w:contextualSpacing w:val="0"/>
              <w:rPr>
                <w:rFonts w:ascii="Verdana" w:hAnsi="Verdana"/>
              </w:rPr>
            </w:pPr>
            <w:r w:rsidRPr="0043235D">
              <w:rPr>
                <w:rFonts w:ascii="Verdana" w:hAnsi="Verdana"/>
                <w:b/>
              </w:rPr>
              <w:t>Account Number</w:t>
            </w:r>
            <w:r w:rsidRPr="0043235D">
              <w:rPr>
                <w:rFonts w:ascii="Verdana" w:hAnsi="Verdana"/>
              </w:rPr>
              <w:t xml:space="preserve"> - Can accept Checking or Savings. When speaking with the beneficiary, ask them </w:t>
            </w:r>
            <w:proofErr w:type="gramStart"/>
            <w:r w:rsidRPr="0043235D">
              <w:rPr>
                <w:rFonts w:ascii="Verdana" w:hAnsi="Verdana"/>
              </w:rPr>
              <w:t xml:space="preserve">to </w:t>
            </w:r>
            <w:r w:rsidRPr="0043235D">
              <w:rPr>
                <w:rFonts w:ascii="Verdana" w:hAnsi="Verdana"/>
                <w:b/>
              </w:rPr>
              <w:t>not</w:t>
            </w:r>
            <w:proofErr w:type="gramEnd"/>
            <w:r w:rsidRPr="0043235D">
              <w:rPr>
                <w:rFonts w:ascii="Verdana" w:hAnsi="Verdana"/>
              </w:rPr>
              <w:t xml:space="preserve"> include the check number with the account number.</w:t>
            </w:r>
          </w:p>
          <w:p w:rsidRPr="0043235D" w:rsidR="00603ACC" w:rsidP="00965C56" w:rsidRDefault="00603ACC" w14:paraId="25A5AC4C" w14:textId="77777777">
            <w:pPr>
              <w:spacing w:before="120" w:after="120"/>
              <w:ind w:left="720"/>
              <w:rPr>
                <w:rFonts w:ascii="Verdana" w:hAnsi="Verdana"/>
              </w:rPr>
            </w:pPr>
            <w:r w:rsidRPr="0043235D">
              <w:rPr>
                <w:rFonts w:ascii="Verdana" w:hAnsi="Verdana" w:cs="Arial"/>
                <w:noProof/>
                <w:color w:val="000000"/>
              </w:rPr>
              <w:drawing>
                <wp:inline distT="0" distB="0" distL="0" distR="0" wp14:anchorId="418325F5" wp14:editId="5F53F40E">
                  <wp:extent cx="238125" cy="209550"/>
                  <wp:effectExtent l="0" t="0" r="0" b="0"/>
                  <wp:docPr id="1381756494" name="Picture 1381756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rPr>
              <w:t xml:space="preserve"> Some Savings accounts do not support or allow online payments. If the beneficiary is unsure if they can process payments online, they would need to follow up with their financial institution to confirm. </w:t>
            </w:r>
          </w:p>
          <w:p w:rsidRPr="0043235D" w:rsidR="00603ACC" w:rsidP="00965C56" w:rsidRDefault="00603ACC" w14:paraId="5FCF9A20" w14:textId="77777777">
            <w:pPr>
              <w:pStyle w:val="ListParagraph"/>
              <w:numPr>
                <w:ilvl w:val="0"/>
                <w:numId w:val="20"/>
              </w:numPr>
              <w:spacing w:before="120" w:after="120"/>
              <w:contextualSpacing w:val="0"/>
              <w:rPr>
                <w:rFonts w:ascii="Verdana" w:hAnsi="Verdana"/>
              </w:rPr>
            </w:pPr>
            <w:r w:rsidRPr="0043235D">
              <w:rPr>
                <w:rFonts w:ascii="Verdana" w:hAnsi="Verdana"/>
                <w:b/>
              </w:rPr>
              <w:t xml:space="preserve">Account Type </w:t>
            </w:r>
            <w:r w:rsidRPr="0043235D">
              <w:rPr>
                <w:rFonts w:ascii="Verdana" w:hAnsi="Verdana"/>
                <w:bCs/>
              </w:rPr>
              <w:t>–</w:t>
            </w:r>
            <w:r w:rsidRPr="0043235D">
              <w:rPr>
                <w:rFonts w:ascii="Verdana" w:hAnsi="Verdana"/>
                <w:b/>
              </w:rPr>
              <w:t xml:space="preserve"> </w:t>
            </w:r>
            <w:r w:rsidRPr="0043235D">
              <w:rPr>
                <w:rFonts w:ascii="Verdana" w:hAnsi="Verdana"/>
              </w:rPr>
              <w:t xml:space="preserve">Defaults to Checking, use drop-down to select Savings as appropriate. Do </w:t>
            </w:r>
            <w:r w:rsidRPr="0043235D">
              <w:rPr>
                <w:rFonts w:ascii="Verdana" w:hAnsi="Verdana"/>
                <w:b/>
                <w:bCs/>
              </w:rPr>
              <w:t>not</w:t>
            </w:r>
            <w:r w:rsidRPr="0043235D">
              <w:rPr>
                <w:rFonts w:ascii="Verdana" w:hAnsi="Verdana"/>
              </w:rPr>
              <w:t xml:space="preserve"> select “Business” account type as our system will reject the request. For business bank accounts, select </w:t>
            </w:r>
            <w:r w:rsidRPr="0043235D">
              <w:rPr>
                <w:rFonts w:ascii="Verdana" w:hAnsi="Verdana"/>
                <w:b/>
                <w:bCs/>
              </w:rPr>
              <w:t>checking</w:t>
            </w:r>
            <w:r w:rsidRPr="0043235D">
              <w:rPr>
                <w:rFonts w:ascii="Verdana" w:hAnsi="Verdana"/>
              </w:rPr>
              <w:t>.</w:t>
            </w:r>
          </w:p>
          <w:p w:rsidRPr="0043235D" w:rsidR="00603ACC" w:rsidP="00965C56" w:rsidRDefault="00603ACC" w14:paraId="3A58B882" w14:textId="77777777">
            <w:pPr>
              <w:pStyle w:val="ListParagraph"/>
              <w:numPr>
                <w:ilvl w:val="0"/>
                <w:numId w:val="20"/>
              </w:numPr>
              <w:spacing w:before="120" w:after="120"/>
              <w:contextualSpacing w:val="0"/>
              <w:rPr>
                <w:rFonts w:ascii="Verdana" w:hAnsi="Verdana"/>
              </w:rPr>
            </w:pPr>
            <w:r w:rsidRPr="0043235D">
              <w:rPr>
                <w:rFonts w:ascii="Verdana" w:hAnsi="Verdana"/>
                <w:b/>
              </w:rPr>
              <w:t xml:space="preserve">Check State </w:t>
            </w:r>
            <w:r w:rsidRPr="0043235D">
              <w:rPr>
                <w:rFonts w:ascii="Verdana" w:hAnsi="Verdana"/>
                <w:bCs/>
              </w:rPr>
              <w:t>–</w:t>
            </w:r>
            <w:r w:rsidRPr="0043235D">
              <w:rPr>
                <w:rFonts w:ascii="Verdana" w:hAnsi="Verdana"/>
              </w:rPr>
              <w:t xml:space="preserve"> Select the state for the address beneficiary has attached to the bank account.</w:t>
            </w:r>
          </w:p>
          <w:p w:rsidRPr="0043235D" w:rsidR="00603ACC" w:rsidP="00965C56" w:rsidRDefault="00603ACC" w14:paraId="78AB28DE" w14:textId="77777777">
            <w:pPr>
              <w:pStyle w:val="ListParagraph"/>
              <w:numPr>
                <w:ilvl w:val="0"/>
                <w:numId w:val="20"/>
              </w:numPr>
              <w:spacing w:before="120" w:after="120"/>
              <w:contextualSpacing w:val="0"/>
              <w:rPr>
                <w:rFonts w:ascii="Verdana" w:hAnsi="Verdana"/>
              </w:rPr>
            </w:pPr>
            <w:r w:rsidRPr="0043235D">
              <w:rPr>
                <w:rFonts w:ascii="Verdana" w:hAnsi="Verdana"/>
                <w:b/>
              </w:rPr>
              <w:t xml:space="preserve">First Name &amp; Last Name </w:t>
            </w:r>
            <w:r w:rsidRPr="0043235D">
              <w:rPr>
                <w:rFonts w:ascii="Verdana" w:hAnsi="Verdana"/>
                <w:bCs/>
              </w:rPr>
              <w:t>–</w:t>
            </w:r>
            <w:r w:rsidRPr="0043235D">
              <w:rPr>
                <w:rFonts w:ascii="Verdana" w:hAnsi="Verdana"/>
              </w:rPr>
              <w:t xml:space="preserve"> Name on check or savings account.</w:t>
            </w:r>
          </w:p>
          <w:p w:rsidRPr="0043235D" w:rsidR="00603ACC" w:rsidP="00965C56" w:rsidRDefault="00603ACC" w14:paraId="594BBE17" w14:textId="77777777">
            <w:pPr>
              <w:pStyle w:val="ListParagraph"/>
              <w:numPr>
                <w:ilvl w:val="0"/>
                <w:numId w:val="20"/>
              </w:numPr>
              <w:spacing w:before="120" w:after="120"/>
              <w:contextualSpacing w:val="0"/>
              <w:rPr>
                <w:rFonts w:ascii="Verdana" w:hAnsi="Verdana"/>
              </w:rPr>
            </w:pPr>
            <w:r w:rsidRPr="0043235D">
              <w:rPr>
                <w:rFonts w:ascii="Verdana" w:hAnsi="Verdana"/>
                <w:b/>
              </w:rPr>
              <w:t>Zip Code</w:t>
            </w:r>
            <w:r w:rsidRPr="0043235D">
              <w:rPr>
                <w:rFonts w:ascii="Verdana" w:hAnsi="Verdana"/>
              </w:rPr>
              <w:t xml:space="preserve"> - Only 5 digits are required but can enter the full 9 digits. Numerical characters only.</w:t>
            </w:r>
          </w:p>
          <w:p w:rsidRPr="0043235D" w:rsidR="00603ACC" w:rsidP="00965C56" w:rsidRDefault="00603ACC" w14:paraId="49C8527E" w14:textId="77777777">
            <w:pPr>
              <w:spacing w:before="120" w:after="120"/>
              <w:jc w:val="center"/>
              <w:rPr>
                <w:rFonts w:ascii="Verdana" w:hAnsi="Verdana" w:cs="Arial"/>
                <w:bCs/>
              </w:rPr>
            </w:pPr>
          </w:p>
          <w:p w:rsidRPr="0043235D" w:rsidR="00603ACC" w:rsidP="00965C56" w:rsidRDefault="00603ACC" w14:paraId="25119952" w14:textId="77777777">
            <w:pPr>
              <w:spacing w:before="120" w:after="120"/>
              <w:jc w:val="center"/>
              <w:rPr>
                <w:rFonts w:ascii="Verdana" w:hAnsi="Verdana" w:cs="Arial"/>
                <w:bCs/>
              </w:rPr>
            </w:pPr>
            <w:r w:rsidRPr="0043235D">
              <w:rPr>
                <w:rFonts w:ascii="Verdana" w:hAnsi="Verdana"/>
                <w:noProof/>
              </w:rPr>
              <w:drawing>
                <wp:inline distT="0" distB="0" distL="0" distR="0" wp14:anchorId="32C6A4F0" wp14:editId="09B25B97">
                  <wp:extent cx="4086225" cy="3590925"/>
                  <wp:effectExtent l="19050" t="19050" r="28575" b="28575"/>
                  <wp:docPr id="96" name="Picture 9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screenshot of a computer&#10;&#10;AI-generated content may be incorrec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86225" cy="3590925"/>
                          </a:xfrm>
                          <a:prstGeom prst="rect">
                            <a:avLst/>
                          </a:prstGeom>
                          <a:ln w="3175" cap="sq">
                            <a:solidFill>
                              <a:srgbClr val="000000"/>
                            </a:solidFill>
                            <a:miter lim="800000"/>
                          </a:ln>
                          <a:effectLst/>
                        </pic:spPr>
                      </pic:pic>
                    </a:graphicData>
                  </a:graphic>
                </wp:inline>
              </w:drawing>
            </w:r>
          </w:p>
          <w:p w:rsidRPr="0043235D" w:rsidR="00603ACC" w:rsidP="00965C56" w:rsidRDefault="00603ACC" w14:paraId="2F33A7B2" w14:textId="77777777">
            <w:pPr>
              <w:spacing w:before="120" w:after="120"/>
              <w:jc w:val="center"/>
              <w:rPr>
                <w:rFonts w:ascii="Verdana" w:hAnsi="Verdana"/>
              </w:rPr>
            </w:pPr>
          </w:p>
        </w:tc>
      </w:tr>
      <w:tr w:rsidRPr="0043235D" w:rsidR="00603ACC" w:rsidTr="134CC6AF" w14:paraId="6D82D285" w14:textId="77777777">
        <w:tc>
          <w:tcPr>
            <w:tcW w:w="275" w:type="pct"/>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1FB4E4FF" w14:textId="77777777">
            <w:pPr>
              <w:autoSpaceDE w:val="0"/>
              <w:autoSpaceDN w:val="0"/>
              <w:adjustRightInd w:val="0"/>
              <w:spacing w:before="120" w:after="120"/>
              <w:jc w:val="center"/>
              <w:rPr>
                <w:rFonts w:ascii="Verdana" w:hAnsi="Verdana"/>
                <w:b/>
              </w:rPr>
            </w:pPr>
            <w:r w:rsidRPr="0043235D">
              <w:rPr>
                <w:rFonts w:ascii="Verdana" w:hAnsi="Verdana"/>
                <w:b/>
              </w:rPr>
              <w:t>5</w:t>
            </w:r>
          </w:p>
        </w:tc>
        <w:tc>
          <w:tcPr>
            <w:tcW w:w="4725" w:type="pct"/>
            <w:gridSpan w:val="3"/>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79C1D0FE" w14:textId="77777777">
            <w:pPr>
              <w:spacing w:before="120" w:after="120"/>
              <w:rPr>
                <w:rFonts w:ascii="Verdana" w:hAnsi="Verdana" w:cs="Arial"/>
                <w:bCs/>
              </w:rPr>
            </w:pPr>
            <w:r w:rsidRPr="0043235D">
              <w:rPr>
                <w:rFonts w:ascii="Verdana" w:hAnsi="Verdana" w:cs="Arial"/>
                <w:bCs/>
              </w:rPr>
              <w:t xml:space="preserve">Ensure the </w:t>
            </w:r>
            <w:r w:rsidRPr="0043235D">
              <w:rPr>
                <w:rFonts w:ascii="Verdana" w:hAnsi="Verdana" w:cs="Arial"/>
                <w:b/>
                <w:bCs/>
              </w:rPr>
              <w:t>Set Status To</w:t>
            </w:r>
            <w:r w:rsidRPr="0043235D">
              <w:rPr>
                <w:rFonts w:ascii="Verdana" w:hAnsi="Verdana" w:cs="Arial"/>
                <w:bCs/>
              </w:rPr>
              <w:t xml:space="preserve"> field is displaying </w:t>
            </w:r>
            <w:r w:rsidRPr="0043235D">
              <w:rPr>
                <w:rFonts w:ascii="Verdana" w:hAnsi="Verdana" w:cs="Arial"/>
                <w:b/>
                <w:bCs/>
              </w:rPr>
              <w:t xml:space="preserve">Active AND Automatic Payment </w:t>
            </w:r>
            <w:r w:rsidRPr="0043235D">
              <w:rPr>
                <w:rFonts w:ascii="Verdana" w:hAnsi="Verdana" w:cs="Arial"/>
                <w:bCs/>
              </w:rPr>
              <w:t>radio button is selected:</w:t>
            </w:r>
          </w:p>
          <w:p w:rsidRPr="0043235D" w:rsidR="00603ACC" w:rsidP="00965C56" w:rsidRDefault="00603ACC" w14:paraId="1B7B8F9F" w14:textId="77777777">
            <w:pPr>
              <w:spacing w:before="120" w:after="120"/>
              <w:jc w:val="center"/>
              <w:rPr>
                <w:rFonts w:ascii="Verdana" w:hAnsi="Verdana"/>
                <w:color w:val="333333"/>
              </w:rPr>
            </w:pPr>
          </w:p>
          <w:p w:rsidRPr="0043235D" w:rsidR="00603ACC" w:rsidP="00965C56" w:rsidRDefault="00603ACC" w14:paraId="6E41773D" w14:textId="77777777">
            <w:pPr>
              <w:tabs>
                <w:tab w:val="center" w:pos="11398"/>
                <w:tab w:val="left" w:pos="16568"/>
              </w:tabs>
              <w:spacing w:before="120" w:after="120"/>
              <w:jc w:val="center"/>
              <w:rPr>
                <w:rFonts w:ascii="Verdana" w:hAnsi="Verdana"/>
                <w:noProof/>
              </w:rPr>
            </w:pPr>
            <w:r w:rsidRPr="0043235D">
              <w:rPr>
                <w:rFonts w:ascii="Verdana" w:hAnsi="Verdana"/>
                <w:noProof/>
              </w:rPr>
              <w:drawing>
                <wp:inline distT="0" distB="0" distL="0" distR="0" wp14:anchorId="1A705F83" wp14:editId="640CEC25">
                  <wp:extent cx="5048250" cy="752475"/>
                  <wp:effectExtent l="0" t="0" r="0" b="0"/>
                  <wp:docPr id="97" name="Picture 97" descr="SNAGHTMLb73cb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NAGHTMLb73cb6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48250" cy="752475"/>
                          </a:xfrm>
                          <a:prstGeom prst="rect">
                            <a:avLst/>
                          </a:prstGeom>
                          <a:noFill/>
                          <a:ln>
                            <a:noFill/>
                          </a:ln>
                        </pic:spPr>
                      </pic:pic>
                    </a:graphicData>
                  </a:graphic>
                </wp:inline>
              </w:drawing>
            </w:r>
          </w:p>
          <w:p w:rsidRPr="0043235D" w:rsidR="00603ACC" w:rsidP="00965C56" w:rsidRDefault="00603ACC" w14:paraId="60884D01" w14:textId="77777777">
            <w:pPr>
              <w:tabs>
                <w:tab w:val="center" w:pos="11398"/>
                <w:tab w:val="left" w:pos="16568"/>
              </w:tabs>
              <w:spacing w:before="120" w:after="120"/>
              <w:jc w:val="center"/>
              <w:rPr>
                <w:rFonts w:ascii="Verdana" w:hAnsi="Verdana"/>
                <w:noProof/>
              </w:rPr>
            </w:pPr>
          </w:p>
          <w:p w:rsidRPr="0043235D" w:rsidR="00603ACC" w:rsidP="00965C56" w:rsidRDefault="00603ACC" w14:paraId="67FF044A" w14:textId="77777777">
            <w:pPr>
              <w:tabs>
                <w:tab w:val="center" w:pos="11398"/>
                <w:tab w:val="left" w:pos="16568"/>
              </w:tabs>
              <w:spacing w:before="120" w:after="120"/>
              <w:jc w:val="center"/>
              <w:rPr>
                <w:rFonts w:ascii="Verdana" w:hAnsi="Verdana"/>
                <w:noProof/>
                <w:color w:val="333333"/>
              </w:rPr>
            </w:pPr>
            <w:r w:rsidRPr="0043235D">
              <w:rPr>
                <w:rFonts w:ascii="Verdana" w:hAnsi="Verdana"/>
                <w:noProof/>
              </w:rPr>
              <w:drawing>
                <wp:inline distT="0" distB="0" distL="0" distR="0" wp14:anchorId="5ECC3330" wp14:editId="5AD499EB">
                  <wp:extent cx="5980952" cy="990476"/>
                  <wp:effectExtent l="19050" t="19050" r="20320" b="19685"/>
                  <wp:docPr id="2125456033" name="Picture 21254560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56033" name="Picture 2125456033" descr="A screenshot of a computer&#10;&#10;AI-generated content may be incorrect."/>
                          <pic:cNvPicPr/>
                        </pic:nvPicPr>
                        <pic:blipFill>
                          <a:blip r:embed="rId69"/>
                          <a:stretch>
                            <a:fillRect/>
                          </a:stretch>
                        </pic:blipFill>
                        <pic:spPr>
                          <a:xfrm>
                            <a:off x="0" y="0"/>
                            <a:ext cx="5980952" cy="990476"/>
                          </a:xfrm>
                          <a:prstGeom prst="rect">
                            <a:avLst/>
                          </a:prstGeom>
                          <a:ln>
                            <a:solidFill>
                              <a:schemeClr val="tx1"/>
                            </a:solidFill>
                          </a:ln>
                        </pic:spPr>
                      </pic:pic>
                    </a:graphicData>
                  </a:graphic>
                </wp:inline>
              </w:drawing>
            </w:r>
          </w:p>
          <w:p w:rsidRPr="0043235D" w:rsidR="00603ACC" w:rsidP="00965C56" w:rsidRDefault="00603ACC" w14:paraId="3D547E6C" w14:textId="77777777">
            <w:pPr>
              <w:spacing w:before="120" w:after="120"/>
              <w:jc w:val="center"/>
              <w:rPr>
                <w:rFonts w:ascii="Verdana" w:hAnsi="Verdana" w:cs="Arial"/>
                <w:bCs/>
              </w:rPr>
            </w:pPr>
          </w:p>
        </w:tc>
      </w:tr>
      <w:tr w:rsidRPr="0043235D" w:rsidR="00603ACC" w:rsidTr="134CC6AF" w14:paraId="4B886ED7" w14:textId="77777777">
        <w:trPr>
          <w:trHeight w:val="3590"/>
        </w:trPr>
        <w:tc>
          <w:tcPr>
            <w:tcW w:w="275" w:type="pct"/>
            <w:vMerge w:val="restart"/>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4ED317A0" w14:textId="77777777">
            <w:pPr>
              <w:autoSpaceDE w:val="0"/>
              <w:autoSpaceDN w:val="0"/>
              <w:adjustRightInd w:val="0"/>
              <w:spacing w:before="120" w:after="120"/>
              <w:jc w:val="center"/>
              <w:rPr>
                <w:rFonts w:ascii="Verdana" w:hAnsi="Verdana"/>
                <w:b/>
              </w:rPr>
            </w:pPr>
            <w:r w:rsidRPr="0043235D">
              <w:rPr>
                <w:rFonts w:ascii="Verdana" w:hAnsi="Verdana"/>
                <w:b/>
              </w:rPr>
              <w:t>6</w:t>
            </w:r>
          </w:p>
        </w:tc>
        <w:tc>
          <w:tcPr>
            <w:tcW w:w="4725" w:type="pct"/>
            <w:gridSpan w:val="3"/>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133E30C4" w14:textId="77777777">
            <w:pPr>
              <w:spacing w:before="120" w:after="120"/>
              <w:rPr>
                <w:rFonts w:ascii="Verdana" w:hAnsi="Verdana" w:cs="Arial"/>
                <w:bCs/>
              </w:rPr>
            </w:pPr>
            <w:r w:rsidRPr="0043235D">
              <w:rPr>
                <w:rFonts w:ascii="Verdana" w:hAnsi="Verdana" w:cs="Arial"/>
                <w:bCs/>
              </w:rPr>
              <w:t>Click the</w:t>
            </w:r>
            <w:r w:rsidRPr="0043235D">
              <w:rPr>
                <w:rFonts w:ascii="Verdana" w:hAnsi="Verdana" w:cs="Arial"/>
                <w:b/>
                <w:bCs/>
              </w:rPr>
              <w:t xml:space="preserve"> Save</w:t>
            </w:r>
            <w:r w:rsidRPr="0043235D">
              <w:rPr>
                <w:rFonts w:ascii="Verdana" w:hAnsi="Verdana" w:cs="Arial"/>
                <w:bCs/>
              </w:rPr>
              <w:t xml:space="preserve"> button at the bottom of the screen:</w:t>
            </w:r>
          </w:p>
          <w:p w:rsidRPr="0043235D" w:rsidR="00603ACC" w:rsidP="00965C56" w:rsidRDefault="00603ACC" w14:paraId="53E1884C" w14:textId="77777777">
            <w:pPr>
              <w:spacing w:before="120" w:after="120"/>
              <w:jc w:val="center"/>
              <w:rPr>
                <w:rFonts w:ascii="Verdana" w:hAnsi="Verdana" w:cs="Arial"/>
                <w:bCs/>
              </w:rPr>
            </w:pPr>
          </w:p>
          <w:p w:rsidRPr="0043235D" w:rsidR="00603ACC" w:rsidP="00965C56" w:rsidRDefault="00603ACC" w14:paraId="0E36B530" w14:textId="77777777">
            <w:pPr>
              <w:spacing w:before="120" w:after="120"/>
              <w:jc w:val="center"/>
              <w:rPr>
                <w:rFonts w:ascii="Verdana" w:hAnsi="Verdana" w:cs="Arial"/>
                <w:bCs/>
              </w:rPr>
            </w:pPr>
            <w:r w:rsidRPr="0043235D">
              <w:rPr>
                <w:rFonts w:ascii="Verdana" w:hAnsi="Verdana" w:cs="Arial"/>
                <w:noProof/>
              </w:rPr>
              <w:drawing>
                <wp:inline distT="0" distB="0" distL="0" distR="0" wp14:anchorId="2921B246" wp14:editId="0CC10279">
                  <wp:extent cx="3448050" cy="1409700"/>
                  <wp:effectExtent l="0" t="0" r="0" b="0"/>
                  <wp:docPr id="99" name="Picture 9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screenshot of a computer&#10;&#10;AI-generated content may be incorrec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48050" cy="1409700"/>
                          </a:xfrm>
                          <a:prstGeom prst="rect">
                            <a:avLst/>
                          </a:prstGeom>
                          <a:noFill/>
                          <a:ln>
                            <a:noFill/>
                          </a:ln>
                        </pic:spPr>
                      </pic:pic>
                    </a:graphicData>
                  </a:graphic>
                </wp:inline>
              </w:drawing>
            </w:r>
          </w:p>
          <w:p w:rsidRPr="0043235D" w:rsidR="00603ACC" w:rsidP="00965C56" w:rsidRDefault="00603ACC" w14:paraId="63D1A34A" w14:textId="77777777">
            <w:pPr>
              <w:spacing w:before="120" w:after="120"/>
              <w:jc w:val="center"/>
              <w:rPr>
                <w:rFonts w:ascii="Verdana" w:hAnsi="Verdana" w:cs="Arial"/>
                <w:bCs/>
              </w:rPr>
            </w:pPr>
          </w:p>
          <w:p w:rsidRPr="0043235D" w:rsidR="00603ACC" w:rsidP="00965C56" w:rsidRDefault="00603ACC" w14:paraId="7C723834" w14:textId="77777777">
            <w:pPr>
              <w:spacing w:before="120" w:after="120"/>
              <w:rPr>
                <w:rFonts w:ascii="Verdana" w:hAnsi="Verdana" w:cs="Arial"/>
                <w:bCs/>
              </w:rPr>
            </w:pPr>
            <w:r w:rsidRPr="0043235D">
              <w:rPr>
                <w:rFonts w:ascii="Verdana" w:hAnsi="Verdana" w:cs="Arial"/>
                <w:b/>
                <w:bCs/>
              </w:rPr>
              <w:t xml:space="preserve">Result: </w:t>
            </w:r>
            <w:r w:rsidRPr="0043235D">
              <w:rPr>
                <w:rFonts w:ascii="Verdana" w:hAnsi="Verdana" w:cs="Arial"/>
                <w:bCs/>
              </w:rPr>
              <w:t>A pop-up receipt screen will appear.</w:t>
            </w:r>
          </w:p>
          <w:p w:rsidRPr="0043235D" w:rsidR="00603ACC" w:rsidP="00965C56" w:rsidRDefault="00603ACC" w14:paraId="44E3196D" w14:textId="77777777">
            <w:pPr>
              <w:spacing w:before="120" w:after="120"/>
              <w:jc w:val="center"/>
              <w:rPr>
                <w:rFonts w:ascii="Verdana" w:hAnsi="Verdana" w:cs="Arial"/>
                <w:bCs/>
              </w:rPr>
            </w:pPr>
          </w:p>
          <w:p w:rsidRPr="0043235D" w:rsidR="00603ACC" w:rsidP="00965C56" w:rsidRDefault="00603ACC" w14:paraId="57535239" w14:textId="77777777" w14:noSpellErr="1">
            <w:pPr>
              <w:spacing w:before="120" w:after="120"/>
              <w:jc w:val="center"/>
              <w:rPr>
                <w:rFonts w:ascii="Verdana" w:hAnsi="Verdana"/>
              </w:rPr>
            </w:pPr>
            <w:del w:author="Baker, Angelina" w:date="2025-06-12T17:43:11.895Z" w:id="601823907">
              <w:r w:rsidR="00603ACC">
                <w:drawing>
                  <wp:inline wp14:editId="6A7FF8B9" wp14:anchorId="638883AB">
                    <wp:extent cx="4590476" cy="4428571"/>
                    <wp:effectExtent l="0" t="0" r="635" b="0"/>
                    <wp:docPr id="208628433" name="Picture 1" descr="A screenshot of a prescription form&#10;&#10;AI-generated content may be incorrect." title=""/>
                    <wp:cNvGraphicFramePr>
                      <a:graphicFrameLocks noChangeAspect="1"/>
                    </wp:cNvGraphicFramePr>
                    <a:graphic>
                      <a:graphicData uri="http://schemas.openxmlformats.org/drawingml/2006/picture">
                        <pic:pic>
                          <pic:nvPicPr>
                            <pic:cNvPr id="0" name="Picture 1"/>
                            <pic:cNvPicPr/>
                          </pic:nvPicPr>
                          <pic:blipFill>
                            <a:blip r:embed="R1489076eb4234956">
                              <a:extLst>
                                <a:ext xmlns:a="http://schemas.openxmlformats.org/drawingml/2006/main" uri="{28A0092B-C50C-407E-A947-70E740481C1C}">
                                  <a14:useLocalDpi val="0"/>
                                </a:ext>
                              </a:extLst>
                            </a:blip>
                            <a:stretch>
                              <a:fillRect/>
                            </a:stretch>
                          </pic:blipFill>
                          <pic:spPr>
                            <a:xfrm rot="0" flipH="0" flipV="0">
                              <a:off x="0" y="0"/>
                              <a:ext cx="4590476" cy="4428571"/>
                            </a:xfrm>
                            <a:prstGeom prst="rect">
                              <a:avLst/>
                            </a:prstGeom>
                          </pic:spPr>
                        </pic:pic>
                      </a:graphicData>
                    </a:graphic>
                  </wp:inline>
                </w:drawing>
              </w:r>
            </w:del>
          </w:p>
          <w:p w:rsidRPr="0043235D" w:rsidR="00603ACC" w:rsidP="00965C56" w:rsidRDefault="00603ACC" w14:paraId="32863691" w14:textId="77777777">
            <w:pPr>
              <w:spacing w:before="120" w:after="120"/>
              <w:jc w:val="center"/>
              <w:rPr>
                <w:rFonts w:ascii="Verdana" w:hAnsi="Verdana"/>
              </w:rPr>
            </w:pPr>
          </w:p>
          <w:p w:rsidRPr="0043235D" w:rsidR="00603ACC" w:rsidP="00965C56" w:rsidRDefault="00603ACC" w14:paraId="61E814B1" w14:textId="77777777">
            <w:pPr>
              <w:spacing w:before="120" w:after="120"/>
              <w:jc w:val="center"/>
              <w:rPr>
                <w:rFonts w:ascii="Verdana" w:hAnsi="Verdana"/>
              </w:rPr>
            </w:pPr>
            <w:r>
              <w:rPr>
                <w:noProof/>
                <w14:ligatures w14:val="standardContextual"/>
              </w:rPr>
              <w:drawing>
                <wp:inline distT="0" distB="0" distL="0" distR="0" wp14:anchorId="5B942D31" wp14:editId="79F68391">
                  <wp:extent cx="4447619" cy="4304762"/>
                  <wp:effectExtent l="0" t="0" r="0" b="635"/>
                  <wp:docPr id="1827493972" name="Picture 1" descr="A screenshot of a prescrip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93972" name="Picture 1" descr="A screenshot of a prescription form&#10;&#10;AI-generated content may be incorrect."/>
                          <pic:cNvPicPr/>
                        </pic:nvPicPr>
                        <pic:blipFill>
                          <a:blip r:embed="rId72"/>
                          <a:stretch>
                            <a:fillRect/>
                          </a:stretch>
                        </pic:blipFill>
                        <pic:spPr>
                          <a:xfrm>
                            <a:off x="0" y="0"/>
                            <a:ext cx="4447619" cy="4304762"/>
                          </a:xfrm>
                          <a:prstGeom prst="rect">
                            <a:avLst/>
                          </a:prstGeom>
                        </pic:spPr>
                      </pic:pic>
                    </a:graphicData>
                  </a:graphic>
                </wp:inline>
              </w:drawing>
            </w:r>
          </w:p>
          <w:p w:rsidRPr="0043235D" w:rsidR="00603ACC" w:rsidP="00965C56" w:rsidRDefault="00603ACC" w14:paraId="1F6EB719" w14:textId="77777777">
            <w:pPr>
              <w:spacing w:before="120" w:after="120"/>
              <w:jc w:val="center"/>
              <w:rPr>
                <w:rFonts w:ascii="Verdana" w:hAnsi="Verdana"/>
              </w:rPr>
            </w:pPr>
          </w:p>
          <w:p w:rsidRPr="0043235D" w:rsidR="00603ACC" w:rsidP="00965C56" w:rsidRDefault="00603ACC" w14:paraId="75730A07" w14:textId="77777777">
            <w:pPr>
              <w:spacing w:before="120" w:after="120"/>
              <w:rPr>
                <w:rFonts w:ascii="Verdana" w:hAnsi="Verdana"/>
                <w:b/>
              </w:rPr>
            </w:pPr>
            <w:r w:rsidRPr="0043235D">
              <w:rPr>
                <w:rFonts w:ascii="Verdana" w:hAnsi="Verdana"/>
                <w:b/>
              </w:rPr>
              <w:t xml:space="preserve">*Processing TIP* </w:t>
            </w:r>
          </w:p>
          <w:p w:rsidRPr="0043235D" w:rsidR="00603ACC" w:rsidP="00965C56" w:rsidRDefault="00603ACC" w14:paraId="5954A77A" w14:textId="77777777">
            <w:pPr>
              <w:spacing w:before="120" w:after="120"/>
              <w:rPr>
                <w:rFonts w:ascii="Verdana" w:hAnsi="Verdana"/>
                <w:b/>
              </w:rPr>
            </w:pPr>
            <w:r w:rsidRPr="0043235D">
              <w:rPr>
                <w:rFonts w:ascii="Verdana" w:hAnsi="Verdana"/>
                <w:b/>
              </w:rPr>
              <w:t>CCR will be able to confirm this process was completed successfully two ways:</w:t>
            </w:r>
          </w:p>
          <w:p w:rsidRPr="0043235D" w:rsidR="00603ACC" w:rsidP="00965C56" w:rsidRDefault="00603ACC" w14:paraId="1FA9D3C1" w14:textId="77777777">
            <w:pPr>
              <w:spacing w:before="120" w:after="120"/>
              <w:rPr>
                <w:rFonts w:ascii="Verdana" w:hAnsi="Verdana"/>
                <w:noProof/>
                <w:kern w:val="32"/>
              </w:rPr>
            </w:pPr>
            <w:r w:rsidRPr="0043235D">
              <w:rPr>
                <w:rFonts w:ascii="Verdana" w:hAnsi="Verdana"/>
                <w:b/>
                <w:bCs/>
              </w:rPr>
              <w:t>1.</w:t>
            </w:r>
            <w:r w:rsidRPr="0043235D">
              <w:rPr>
                <w:rFonts w:ascii="Verdana" w:hAnsi="Verdana"/>
              </w:rPr>
              <w:t xml:space="preserve"> The Top of the receipt will state </w:t>
            </w:r>
            <w:r w:rsidRPr="0043235D">
              <w:rPr>
                <w:rFonts w:ascii="Verdana" w:hAnsi="Verdana"/>
                <w:b/>
                <w:noProof/>
                <w:kern w:val="32"/>
              </w:rPr>
              <w:t>--- Active ---</w:t>
            </w:r>
            <w:r w:rsidRPr="0043235D">
              <w:rPr>
                <w:rFonts w:ascii="Verdana" w:hAnsi="Verdana"/>
                <w:noProof/>
                <w:kern w:val="32"/>
              </w:rPr>
              <w:t xml:space="preserve"> and </w:t>
            </w:r>
            <w:r w:rsidRPr="0043235D">
              <w:rPr>
                <w:rFonts w:ascii="Verdana" w:hAnsi="Verdana"/>
                <w:b/>
                <w:bCs/>
                <w:noProof/>
                <w:kern w:val="32"/>
              </w:rPr>
              <w:t xml:space="preserve">Type </w:t>
            </w:r>
            <w:r w:rsidRPr="0043235D">
              <w:rPr>
                <w:rFonts w:ascii="Verdana" w:hAnsi="Verdana"/>
                <w:noProof/>
                <w:kern w:val="32"/>
              </w:rPr>
              <w:t xml:space="preserve">shows </w:t>
            </w:r>
            <w:r w:rsidRPr="0043235D">
              <w:rPr>
                <w:rFonts w:ascii="Verdana" w:hAnsi="Verdana"/>
                <w:b/>
                <w:bCs/>
                <w:noProof/>
                <w:kern w:val="32"/>
              </w:rPr>
              <w:t xml:space="preserve">ECheck – Automatic Payment Agreement </w:t>
            </w:r>
            <w:r w:rsidRPr="0043235D">
              <w:rPr>
                <w:rFonts w:ascii="Verdana" w:hAnsi="Verdana"/>
                <w:noProof/>
                <w:kern w:val="32"/>
              </w:rPr>
              <w:t>as in image above.</w:t>
            </w:r>
          </w:p>
          <w:p w:rsidRPr="0043235D" w:rsidR="00603ACC" w:rsidP="00965C56" w:rsidRDefault="00603ACC" w14:paraId="512D642F" w14:textId="77777777">
            <w:pPr>
              <w:spacing w:before="120" w:after="120"/>
              <w:rPr>
                <w:rFonts w:ascii="Verdana" w:hAnsi="Verdana"/>
                <w:noProof/>
                <w:kern w:val="32"/>
              </w:rPr>
            </w:pPr>
            <w:r w:rsidRPr="0043235D">
              <w:rPr>
                <w:rFonts w:ascii="Verdana" w:hAnsi="Verdana"/>
                <w:b/>
                <w:bCs/>
                <w:noProof/>
                <w:kern w:val="32"/>
              </w:rPr>
              <w:t>2.</w:t>
            </w:r>
            <w:r w:rsidRPr="0043235D">
              <w:rPr>
                <w:rFonts w:ascii="Verdana" w:hAnsi="Verdana"/>
                <w:noProof/>
                <w:kern w:val="32"/>
              </w:rPr>
              <w:t xml:space="preserve"> The end of the receipt will be very long and begin with the disclaimer information.</w:t>
            </w:r>
          </w:p>
          <w:p w:rsidRPr="0043235D" w:rsidR="00603ACC" w:rsidP="00965C56" w:rsidRDefault="00603ACC" w14:paraId="55694D71" w14:textId="77777777">
            <w:pPr>
              <w:spacing w:before="120" w:after="120"/>
              <w:jc w:val="center"/>
              <w:rPr>
                <w:rFonts w:ascii="Verdana" w:hAnsi="Verdana"/>
                <w:b/>
                <w:bCs/>
                <w:noProof/>
                <w:kern w:val="32"/>
              </w:rPr>
            </w:pPr>
          </w:p>
          <w:p w:rsidRPr="0043235D" w:rsidR="00603ACC" w:rsidP="00965C56" w:rsidRDefault="00603ACC" w14:paraId="43CCD73F" w14:textId="77777777">
            <w:pPr>
              <w:spacing w:before="120" w:after="120"/>
              <w:jc w:val="center"/>
              <w:rPr>
                <w:rFonts w:ascii="Verdana" w:hAnsi="Verdana"/>
                <w:b/>
                <w:bCs/>
                <w:noProof/>
                <w:kern w:val="32"/>
              </w:rPr>
            </w:pPr>
            <w:r w:rsidRPr="0043235D">
              <w:rPr>
                <w:rFonts w:ascii="Verdana" w:hAnsi="Verdana"/>
                <w:b/>
                <w:bCs/>
                <w:noProof/>
                <w:kern w:val="32"/>
              </w:rPr>
              <w:t>Example of Successful Activation – End of Receipt (partial view)</w:t>
            </w:r>
          </w:p>
          <w:p w:rsidRPr="0043235D" w:rsidR="00603ACC" w:rsidP="00965C56" w:rsidRDefault="00603ACC" w14:paraId="246A54A5" w14:textId="77777777">
            <w:pPr>
              <w:spacing w:before="120" w:after="120"/>
              <w:jc w:val="center"/>
              <w:rPr>
                <w:rFonts w:ascii="Verdana" w:hAnsi="Verdana"/>
                <w:noProof/>
              </w:rPr>
            </w:pPr>
            <w:r w:rsidRPr="00504666">
              <w:rPr>
                <w:rFonts w:ascii="Verdana" w:hAnsi="Verdana"/>
                <w:noProof/>
              </w:rPr>
              <w:drawing>
                <wp:inline distT="0" distB="0" distL="0" distR="0" wp14:anchorId="5142FC63" wp14:editId="01224C30">
                  <wp:extent cx="3952381" cy="5314286"/>
                  <wp:effectExtent l="0" t="0" r="0" b="1270"/>
                  <wp:docPr id="1501942043"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42043" name="Picture 1" descr="A screenshot of a document&#10;&#10;AI-generated content may be incorrect."/>
                          <pic:cNvPicPr/>
                        </pic:nvPicPr>
                        <pic:blipFill>
                          <a:blip r:embed="rId73"/>
                          <a:stretch>
                            <a:fillRect/>
                          </a:stretch>
                        </pic:blipFill>
                        <pic:spPr>
                          <a:xfrm>
                            <a:off x="0" y="0"/>
                            <a:ext cx="3952381" cy="5314286"/>
                          </a:xfrm>
                          <a:prstGeom prst="rect">
                            <a:avLst/>
                          </a:prstGeom>
                        </pic:spPr>
                      </pic:pic>
                    </a:graphicData>
                  </a:graphic>
                </wp:inline>
              </w:drawing>
            </w:r>
          </w:p>
          <w:p w:rsidRPr="0043235D" w:rsidR="00603ACC" w:rsidP="00965C56" w:rsidRDefault="00603ACC" w14:paraId="1E3DFFBB" w14:textId="77777777">
            <w:pPr>
              <w:spacing w:before="120" w:after="120"/>
              <w:jc w:val="center"/>
              <w:rPr>
                <w:rFonts w:ascii="Verdana" w:hAnsi="Verdana" w:cs="Arial"/>
                <w:bCs/>
              </w:rPr>
            </w:pPr>
          </w:p>
        </w:tc>
      </w:tr>
      <w:tr w:rsidRPr="0043235D" w:rsidR="00603ACC" w:rsidTr="134CC6AF" w14:paraId="2004F432" w14:textId="77777777">
        <w:trPr>
          <w:trHeight w:val="458"/>
        </w:trPr>
        <w:tc>
          <w:tcPr>
            <w:tcW w:w="275" w:type="pct"/>
            <w:vMerge/>
            <w:tcMar/>
            <w:vAlign w:val="center"/>
            <w:hideMark/>
          </w:tcPr>
          <w:p w:rsidRPr="0043235D" w:rsidR="00603ACC" w:rsidP="00965C56" w:rsidRDefault="00603ACC" w14:paraId="4C111A00" w14:textId="77777777">
            <w:pPr>
              <w:spacing w:before="120" w:after="120"/>
              <w:rPr>
                <w:rFonts w:ascii="Verdana" w:hAnsi="Verdana"/>
                <w:b/>
              </w:rPr>
            </w:pPr>
          </w:p>
        </w:tc>
        <w:tc>
          <w:tcPr>
            <w:tcW w:w="1792" w:type="pct"/>
            <w:gridSpan w:val="2"/>
            <w:tcBorders>
              <w:top w:val="single" w:color="auto" w:sz="4" w:space="0"/>
              <w:left w:val="single" w:color="auto" w:sz="4" w:space="0"/>
              <w:bottom w:val="single" w:color="auto" w:sz="4" w:space="0"/>
              <w:right w:val="single" w:color="auto" w:sz="4" w:space="0"/>
            </w:tcBorders>
            <w:shd w:val="clear" w:color="auto" w:fill="D9D9D9" w:themeFill="background1" w:themeFillShade="D9"/>
            <w:tcMar/>
            <w:vAlign w:val="center"/>
            <w:hideMark/>
          </w:tcPr>
          <w:p w:rsidRPr="0043235D" w:rsidR="00603ACC" w:rsidP="00965C56" w:rsidRDefault="00603ACC" w14:paraId="471F616B" w14:textId="77777777">
            <w:pPr>
              <w:spacing w:before="120" w:after="120"/>
              <w:jc w:val="center"/>
              <w:rPr>
                <w:rFonts w:ascii="Verdana" w:hAnsi="Verdana" w:cs="Arial"/>
                <w:b/>
                <w:bCs/>
              </w:rPr>
            </w:pPr>
            <w:r w:rsidRPr="0043235D">
              <w:rPr>
                <w:rFonts w:ascii="Verdana" w:hAnsi="Verdana" w:cs="Arial"/>
                <w:b/>
                <w:bCs/>
              </w:rPr>
              <w:t>If the top of the receipt displays…</w:t>
            </w:r>
          </w:p>
        </w:tc>
        <w:tc>
          <w:tcPr>
            <w:tcW w:w="2933" w:type="pct"/>
            <w:tcBorders>
              <w:top w:val="single" w:color="auto" w:sz="4" w:space="0"/>
              <w:left w:val="single" w:color="auto" w:sz="4" w:space="0"/>
              <w:bottom w:val="single" w:color="auto" w:sz="4" w:space="0"/>
              <w:right w:val="single" w:color="auto" w:sz="4" w:space="0"/>
            </w:tcBorders>
            <w:shd w:val="clear" w:color="auto" w:fill="D9D9D9" w:themeFill="background1" w:themeFillShade="D9"/>
            <w:tcMar/>
            <w:vAlign w:val="center"/>
            <w:hideMark/>
          </w:tcPr>
          <w:p w:rsidRPr="0043235D" w:rsidR="00603ACC" w:rsidP="00965C56" w:rsidRDefault="00603ACC" w14:paraId="19E92389" w14:textId="77777777">
            <w:pPr>
              <w:spacing w:before="120" w:after="120"/>
              <w:jc w:val="center"/>
              <w:rPr>
                <w:rFonts w:ascii="Verdana" w:hAnsi="Verdana" w:cs="Arial"/>
                <w:b/>
                <w:bCs/>
              </w:rPr>
            </w:pPr>
            <w:r w:rsidRPr="0043235D">
              <w:rPr>
                <w:rFonts w:ascii="Verdana" w:hAnsi="Verdana" w:cs="Arial"/>
                <w:b/>
                <w:bCs/>
              </w:rPr>
              <w:t>Then…</w:t>
            </w:r>
          </w:p>
        </w:tc>
      </w:tr>
      <w:tr w:rsidRPr="0043235D" w:rsidR="00603ACC" w:rsidTr="134CC6AF" w14:paraId="5848DFB2" w14:textId="77777777">
        <w:trPr>
          <w:trHeight w:val="1592"/>
        </w:trPr>
        <w:tc>
          <w:tcPr>
            <w:tcW w:w="275" w:type="pct"/>
            <w:vMerge/>
            <w:tcMar/>
            <w:vAlign w:val="center"/>
          </w:tcPr>
          <w:p w:rsidRPr="0043235D" w:rsidR="00603ACC" w:rsidP="00965C56" w:rsidRDefault="00603ACC" w14:paraId="7918E931" w14:textId="77777777">
            <w:pPr>
              <w:spacing w:before="120" w:after="120"/>
              <w:rPr>
                <w:rFonts w:ascii="Verdana" w:hAnsi="Verdana"/>
                <w:b/>
              </w:rPr>
            </w:pPr>
          </w:p>
        </w:tc>
        <w:tc>
          <w:tcPr>
            <w:tcW w:w="1792" w:type="pct"/>
            <w:gridSpan w:val="2"/>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4BB7047F" w14:textId="77777777">
            <w:pPr>
              <w:spacing w:before="120" w:after="120"/>
              <w:jc w:val="center"/>
              <w:rPr>
                <w:rFonts w:ascii="Verdana" w:hAnsi="Verdana"/>
                <w:noProof/>
              </w:rPr>
            </w:pPr>
          </w:p>
          <w:p w:rsidRPr="0043235D" w:rsidR="00603ACC" w:rsidP="00965C56" w:rsidRDefault="00603ACC" w14:paraId="4734542D" w14:textId="77777777">
            <w:pPr>
              <w:spacing w:before="120" w:after="120"/>
              <w:jc w:val="center"/>
              <w:rPr>
                <w:rFonts w:ascii="Verdana" w:hAnsi="Verdana"/>
                <w:noProof/>
              </w:rPr>
            </w:pPr>
            <w:r w:rsidRPr="0043235D">
              <w:rPr>
                <w:rFonts w:ascii="Verdana" w:hAnsi="Verdana"/>
                <w:noProof/>
              </w:rPr>
              <w:drawing>
                <wp:inline distT="0" distB="0" distL="0" distR="0" wp14:anchorId="55A461D6" wp14:editId="1E4A2596">
                  <wp:extent cx="2857500" cy="676275"/>
                  <wp:effectExtent l="19050" t="19050" r="19050" b="28575"/>
                  <wp:docPr id="102" name="Picture 10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screen shot of a computer&#10;&#10;AI-generated content may be incorrec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57500" cy="676275"/>
                          </a:xfrm>
                          <a:prstGeom prst="rect">
                            <a:avLst/>
                          </a:prstGeom>
                          <a:ln w="3175" cap="sq">
                            <a:solidFill>
                              <a:srgbClr val="000000"/>
                            </a:solidFill>
                            <a:miter lim="800000"/>
                          </a:ln>
                          <a:effectLst/>
                        </pic:spPr>
                      </pic:pic>
                    </a:graphicData>
                  </a:graphic>
                </wp:inline>
              </w:drawing>
            </w:r>
          </w:p>
          <w:p w:rsidRPr="0043235D" w:rsidR="00603ACC" w:rsidP="00965C56" w:rsidRDefault="00603ACC" w14:paraId="3D8E2C99" w14:textId="77777777">
            <w:pPr>
              <w:spacing w:before="120" w:after="120"/>
              <w:jc w:val="center"/>
              <w:rPr>
                <w:rFonts w:ascii="Verdana" w:hAnsi="Verdana"/>
                <w:noProof/>
              </w:rPr>
            </w:pPr>
          </w:p>
        </w:tc>
        <w:tc>
          <w:tcPr>
            <w:tcW w:w="2933" w:type="pct"/>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1251B2CA" w14:textId="77777777">
            <w:pPr>
              <w:autoSpaceDE w:val="0"/>
              <w:autoSpaceDN w:val="0"/>
              <w:spacing w:before="120" w:after="120"/>
              <w:rPr>
                <w:rFonts w:ascii="Verdana" w:hAnsi="Verdana" w:cs="Arial"/>
                <w:bCs/>
                <w:color w:val="000000"/>
              </w:rPr>
            </w:pPr>
            <w:r w:rsidRPr="0043235D">
              <w:rPr>
                <w:rFonts w:ascii="Verdana" w:hAnsi="Verdana" w:cs="Arial"/>
                <w:noProof/>
                <w:color w:val="000000"/>
              </w:rPr>
              <w:drawing>
                <wp:inline distT="0" distB="0" distL="0" distR="0" wp14:anchorId="1D90B2FA" wp14:editId="532EDF3C">
                  <wp:extent cx="238125" cy="2095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color w:val="000000"/>
              </w:rPr>
              <w:t>Notify the Beneficiary that</w:t>
            </w:r>
            <w:r w:rsidRPr="0043235D">
              <w:rPr>
                <w:rFonts w:ascii="Verdana" w:hAnsi="Verdana" w:cs="Arial"/>
                <w:color w:val="000000"/>
              </w:rPr>
              <w:t xml:space="preserve"> </w:t>
            </w:r>
            <w:r w:rsidRPr="0043235D">
              <w:rPr>
                <w:rFonts w:ascii="Verdana" w:hAnsi="Verdana"/>
                <w:b/>
                <w:color w:val="000000"/>
              </w:rPr>
              <w:t>InstaMed, a JP Morgan Chase company,</w:t>
            </w:r>
            <w:r w:rsidRPr="0043235D">
              <w:rPr>
                <w:rFonts w:ascii="Verdana" w:hAnsi="Verdana"/>
                <w:color w:val="000000"/>
              </w:rPr>
              <w:t xml:space="preserve"> processes Medicare Part D premium payments </w:t>
            </w:r>
            <w:r w:rsidRPr="0043235D">
              <w:rPr>
                <w:rFonts w:ascii="Verdana" w:hAnsi="Verdana"/>
                <w:b/>
                <w:color w:val="000000"/>
              </w:rPr>
              <w:t>on behalf of SilverScript</w:t>
            </w:r>
            <w:r w:rsidRPr="0043235D">
              <w:rPr>
                <w:rFonts w:ascii="Verdana" w:hAnsi="Verdana"/>
                <w:bCs/>
                <w:color w:val="000000"/>
              </w:rPr>
              <w:t>.</w:t>
            </w:r>
            <w:r w:rsidRPr="0043235D">
              <w:rPr>
                <w:rFonts w:ascii="Verdana" w:hAnsi="Verdana"/>
                <w:b/>
                <w:color w:val="000000"/>
              </w:rPr>
              <w:t xml:space="preserve"> </w:t>
            </w:r>
            <w:r w:rsidRPr="0043235D">
              <w:rPr>
                <w:rFonts w:ascii="Verdana" w:hAnsi="Verdana"/>
                <w:color w:val="000000"/>
              </w:rPr>
              <w:t xml:space="preserve">The monthly premium payment will appear on their bank statement as </w:t>
            </w:r>
            <w:r w:rsidRPr="0043235D">
              <w:rPr>
                <w:rFonts w:ascii="Verdana" w:hAnsi="Verdana"/>
                <w:b/>
                <w:color w:val="000000"/>
              </w:rPr>
              <w:t>InstaMed – SilverScript</w:t>
            </w:r>
            <w:r w:rsidRPr="0043235D">
              <w:rPr>
                <w:rFonts w:ascii="Verdana" w:hAnsi="Verdana"/>
                <w:bCs/>
                <w:color w:val="000000"/>
              </w:rPr>
              <w:t>.</w:t>
            </w:r>
          </w:p>
          <w:p w:rsidRPr="0043235D" w:rsidR="00603ACC" w:rsidP="00965C56" w:rsidRDefault="00603ACC" w14:paraId="6344B49D" w14:textId="77777777">
            <w:pPr>
              <w:spacing w:before="120" w:after="120"/>
              <w:rPr>
                <w:rFonts w:ascii="Verdana" w:hAnsi="Verdana" w:cs="Arial"/>
                <w:bCs/>
              </w:rPr>
            </w:pPr>
          </w:p>
          <w:p w:rsidRPr="0043235D" w:rsidR="00603ACC" w:rsidP="00965C56" w:rsidRDefault="00603ACC" w14:paraId="5DD1E4F1" w14:textId="77777777">
            <w:pPr>
              <w:spacing w:before="120" w:after="120"/>
              <w:rPr>
                <w:rFonts w:ascii="Verdana" w:hAnsi="Verdana" w:cs="Arial"/>
              </w:rPr>
            </w:pPr>
            <w:r w:rsidRPr="0043235D">
              <w:rPr>
                <w:rFonts w:ascii="Verdana" w:hAnsi="Verdana" w:cs="Arial"/>
                <w:bCs/>
              </w:rPr>
              <w:t>Proceed to</w:t>
            </w:r>
            <w:r w:rsidRPr="0043235D">
              <w:rPr>
                <w:rFonts w:ascii="Verdana" w:hAnsi="Verdana" w:cs="Arial"/>
                <w:b/>
                <w:bCs/>
              </w:rPr>
              <w:t xml:space="preserve"> </w:t>
            </w:r>
            <w:hyperlink w:history="1" w:anchor="Processing_AEFT_Step7">
              <w:r w:rsidRPr="0043235D">
                <w:rPr>
                  <w:rStyle w:val="Hyperlink"/>
                  <w:rFonts w:ascii="Verdana" w:hAnsi="Verdana" w:cs="Arial"/>
                  <w:b/>
                  <w:bCs/>
                </w:rPr>
                <w:t>Step 7</w:t>
              </w:r>
              <w:r w:rsidRPr="0043235D">
                <w:rPr>
                  <w:rStyle w:val="Hyperlink"/>
                  <w:rFonts w:ascii="Verdana" w:hAnsi="Verdana" w:cs="Arial"/>
                </w:rPr>
                <w:t>.</w:t>
              </w:r>
            </w:hyperlink>
          </w:p>
        </w:tc>
      </w:tr>
      <w:tr w:rsidRPr="0043235D" w:rsidR="00603ACC" w:rsidTr="134CC6AF" w14:paraId="3A44D528" w14:textId="77777777">
        <w:trPr>
          <w:trHeight w:val="1592"/>
        </w:trPr>
        <w:tc>
          <w:tcPr>
            <w:tcW w:w="275" w:type="pct"/>
            <w:vMerge/>
            <w:tcMar/>
            <w:vAlign w:val="center"/>
            <w:hideMark/>
          </w:tcPr>
          <w:p w:rsidRPr="0043235D" w:rsidR="00603ACC" w:rsidP="00965C56" w:rsidRDefault="00603ACC" w14:paraId="7EBA89F3" w14:textId="77777777">
            <w:pPr>
              <w:spacing w:before="120" w:after="120"/>
              <w:rPr>
                <w:rFonts w:ascii="Verdana" w:hAnsi="Verdana"/>
                <w:b/>
              </w:rPr>
            </w:pPr>
          </w:p>
        </w:tc>
        <w:tc>
          <w:tcPr>
            <w:tcW w:w="1792" w:type="pct"/>
            <w:gridSpan w:val="2"/>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554B2AC2" w14:textId="77777777">
            <w:pPr>
              <w:spacing w:before="120" w:after="120"/>
              <w:jc w:val="center"/>
              <w:rPr>
                <w:rFonts w:ascii="Verdana" w:hAnsi="Verdana" w:cs="Arial"/>
                <w:b/>
                <w:bCs/>
              </w:rPr>
            </w:pPr>
          </w:p>
          <w:p w:rsidRPr="0043235D" w:rsidR="00603ACC" w:rsidP="00965C56" w:rsidRDefault="00603ACC" w14:paraId="3FB43B81" w14:textId="77777777">
            <w:pPr>
              <w:spacing w:before="120" w:after="120"/>
              <w:jc w:val="center"/>
              <w:rPr>
                <w:rFonts w:ascii="Verdana" w:hAnsi="Verdana" w:cs="Arial"/>
                <w:b/>
                <w:bCs/>
              </w:rPr>
            </w:pPr>
            <w:r w:rsidRPr="0043235D">
              <w:rPr>
                <w:rFonts w:ascii="Verdana" w:hAnsi="Verdana"/>
                <w:noProof/>
              </w:rPr>
              <w:drawing>
                <wp:inline distT="0" distB="0" distL="0" distR="0" wp14:anchorId="4836E666" wp14:editId="7D31BC94">
                  <wp:extent cx="2247900" cy="723900"/>
                  <wp:effectExtent l="19050" t="19050" r="19050" b="19050"/>
                  <wp:docPr id="104" name="Picture 10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screen shot of a computer&#10;&#10;AI-generated content may be incorrec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47900" cy="723900"/>
                          </a:xfrm>
                          <a:prstGeom prst="rect">
                            <a:avLst/>
                          </a:prstGeom>
                          <a:ln w="3175" cap="sq">
                            <a:solidFill>
                              <a:srgbClr val="000000"/>
                            </a:solidFill>
                            <a:miter lim="800000"/>
                          </a:ln>
                          <a:effectLst/>
                        </pic:spPr>
                      </pic:pic>
                    </a:graphicData>
                  </a:graphic>
                </wp:inline>
              </w:drawing>
            </w:r>
          </w:p>
          <w:p w:rsidRPr="0043235D" w:rsidR="00603ACC" w:rsidP="00965C56" w:rsidRDefault="00603ACC" w14:paraId="005B9457" w14:textId="77777777">
            <w:pPr>
              <w:spacing w:before="120" w:after="120"/>
              <w:jc w:val="center"/>
              <w:rPr>
                <w:rFonts w:ascii="Verdana" w:hAnsi="Verdana" w:cs="Arial"/>
                <w:b/>
                <w:bCs/>
              </w:rPr>
            </w:pPr>
          </w:p>
        </w:tc>
        <w:tc>
          <w:tcPr>
            <w:tcW w:w="2933" w:type="pct"/>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5456843A" w14:textId="77777777">
            <w:pPr>
              <w:autoSpaceDE w:val="0"/>
              <w:autoSpaceDN w:val="0"/>
              <w:spacing w:before="120" w:after="120"/>
              <w:rPr>
                <w:rFonts w:ascii="Verdana" w:hAnsi="Verdana"/>
                <w:bCs/>
                <w:color w:val="000000"/>
              </w:rPr>
            </w:pPr>
            <w:bookmarkStart w:name="OLE_LINK21" w:id="80"/>
            <w:r w:rsidRPr="0043235D">
              <w:rPr>
                <w:rFonts w:ascii="Verdana" w:hAnsi="Verdana"/>
                <w:bCs/>
                <w:color w:val="000000"/>
              </w:rPr>
              <w:t xml:space="preserve">A </w:t>
            </w:r>
            <w:r w:rsidRPr="0043235D">
              <w:rPr>
                <w:rFonts w:ascii="Verdana" w:hAnsi="Verdana"/>
                <w:b/>
                <w:color w:val="000000"/>
              </w:rPr>
              <w:t>Save on File Payment Plan Agreement</w:t>
            </w:r>
            <w:r w:rsidRPr="0043235D">
              <w:rPr>
                <w:rFonts w:ascii="Verdana" w:hAnsi="Verdana"/>
                <w:bCs/>
                <w:color w:val="000000"/>
              </w:rPr>
              <w:t xml:space="preserve"> is only a saved payment method and will </w:t>
            </w:r>
            <w:r w:rsidRPr="0043235D">
              <w:rPr>
                <w:rFonts w:ascii="Verdana" w:hAnsi="Verdana"/>
                <w:b/>
                <w:color w:val="000000"/>
              </w:rPr>
              <w:t>not</w:t>
            </w:r>
            <w:r w:rsidRPr="0043235D">
              <w:rPr>
                <w:rFonts w:ascii="Verdana" w:hAnsi="Verdana"/>
                <w:bCs/>
                <w:color w:val="000000"/>
              </w:rPr>
              <w:t xml:space="preserve"> draft the monthly premium. </w:t>
            </w:r>
          </w:p>
          <w:p w:rsidRPr="0043235D" w:rsidR="00603ACC" w:rsidP="00965C56" w:rsidRDefault="00603ACC" w14:paraId="161B8EE0" w14:textId="77777777">
            <w:pPr>
              <w:pStyle w:val="ListParagraph"/>
              <w:numPr>
                <w:ilvl w:val="0"/>
                <w:numId w:val="20"/>
              </w:numPr>
              <w:autoSpaceDE w:val="0"/>
              <w:autoSpaceDN w:val="0"/>
              <w:spacing w:before="120" w:after="120"/>
              <w:contextualSpacing w:val="0"/>
              <w:rPr>
                <w:rFonts w:ascii="Verdana" w:hAnsi="Verdana" w:cs="Arial"/>
                <w:bCs/>
              </w:rPr>
            </w:pPr>
            <w:r w:rsidRPr="0043235D">
              <w:rPr>
                <w:rFonts w:ascii="Verdana" w:hAnsi="Verdana"/>
                <w:bCs/>
                <w:color w:val="000000"/>
              </w:rPr>
              <w:t xml:space="preserve">If automatic EFT drafts are the beneficiary’s request, return to </w:t>
            </w:r>
            <w:hyperlink w:history="1" w:anchor="Step3">
              <w:r w:rsidRPr="0043235D">
                <w:rPr>
                  <w:rStyle w:val="Hyperlink"/>
                  <w:rFonts w:ascii="Verdana" w:hAnsi="Verdana" w:eastAsiaTheme="minorHAnsi"/>
                  <w:b/>
                  <w:bCs/>
                </w:rPr>
                <w:t>Step 3</w:t>
              </w:r>
            </w:hyperlink>
            <w:r w:rsidRPr="0043235D">
              <w:rPr>
                <w:rFonts w:ascii="Verdana" w:hAnsi="Verdana"/>
                <w:bCs/>
                <w:color w:val="000000"/>
              </w:rPr>
              <w:t xml:space="preserve"> and ensure the </w:t>
            </w:r>
            <w:r w:rsidRPr="0043235D">
              <w:rPr>
                <w:rFonts w:ascii="Verdana" w:hAnsi="Verdana"/>
                <w:b/>
                <w:color w:val="000000"/>
              </w:rPr>
              <w:t>Automatic Payments</w:t>
            </w:r>
            <w:r w:rsidRPr="0043235D">
              <w:rPr>
                <w:rFonts w:ascii="Verdana" w:hAnsi="Verdana"/>
                <w:bCs/>
                <w:color w:val="000000"/>
              </w:rPr>
              <w:t xml:space="preserve"> radio button is selected and </w:t>
            </w:r>
            <w:r w:rsidRPr="0043235D">
              <w:rPr>
                <w:rFonts w:ascii="Verdana" w:hAnsi="Verdana"/>
                <w:b/>
                <w:color w:val="000000"/>
              </w:rPr>
              <w:t>Save</w:t>
            </w:r>
            <w:r w:rsidRPr="0043235D">
              <w:rPr>
                <w:rFonts w:ascii="Verdana" w:hAnsi="Verdana"/>
                <w:bCs/>
                <w:color w:val="000000"/>
              </w:rPr>
              <w:t xml:space="preserve"> again. Receipt should then reflect as in the top example here.</w:t>
            </w:r>
            <w:bookmarkEnd w:id="80"/>
          </w:p>
        </w:tc>
      </w:tr>
      <w:tr w:rsidRPr="0043235D" w:rsidR="00603ACC" w:rsidTr="134CC6AF" w14:paraId="4828C4B2" w14:textId="77777777">
        <w:trPr>
          <w:trHeight w:val="872"/>
        </w:trPr>
        <w:tc>
          <w:tcPr>
            <w:tcW w:w="275" w:type="pct"/>
            <w:vMerge/>
            <w:tcMar/>
            <w:vAlign w:val="center"/>
            <w:hideMark/>
          </w:tcPr>
          <w:p w:rsidRPr="0043235D" w:rsidR="00603ACC" w:rsidP="00965C56" w:rsidRDefault="00603ACC" w14:paraId="7DB238B1" w14:textId="77777777">
            <w:pPr>
              <w:spacing w:before="120" w:after="120"/>
              <w:rPr>
                <w:rFonts w:ascii="Verdana" w:hAnsi="Verdana"/>
                <w:b/>
              </w:rPr>
            </w:pPr>
          </w:p>
        </w:tc>
        <w:tc>
          <w:tcPr>
            <w:tcW w:w="1792" w:type="pct"/>
            <w:gridSpan w:val="2"/>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3935E459" w14:textId="77777777">
            <w:pPr>
              <w:spacing w:before="120" w:after="120"/>
              <w:jc w:val="center"/>
              <w:rPr>
                <w:rFonts w:ascii="Verdana" w:hAnsi="Verdana" w:cs="Arial"/>
                <w:bCs/>
              </w:rPr>
            </w:pPr>
          </w:p>
          <w:p w:rsidRPr="0043235D" w:rsidR="00603ACC" w:rsidP="00965C56" w:rsidRDefault="00603ACC" w14:paraId="63860285" w14:textId="77777777">
            <w:pPr>
              <w:spacing w:before="120" w:after="120"/>
              <w:jc w:val="center"/>
              <w:rPr>
                <w:rFonts w:ascii="Verdana" w:hAnsi="Verdana" w:cs="Arial"/>
                <w:bCs/>
              </w:rPr>
            </w:pPr>
            <w:r w:rsidRPr="0043235D">
              <w:rPr>
                <w:rFonts w:ascii="Verdana" w:hAnsi="Verdana"/>
                <w:noProof/>
              </w:rPr>
              <w:drawing>
                <wp:inline distT="0" distB="0" distL="0" distR="0" wp14:anchorId="781C7EAF" wp14:editId="783508C4">
                  <wp:extent cx="2266950" cy="857250"/>
                  <wp:effectExtent l="19050" t="19050" r="19050" b="19050"/>
                  <wp:docPr id="105" name="Picture 10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screen shot of a computer&#10;&#10;AI-generated content may be incorrec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66950" cy="857250"/>
                          </a:xfrm>
                          <a:prstGeom prst="rect">
                            <a:avLst/>
                          </a:prstGeom>
                          <a:ln w="3175" cap="sq">
                            <a:solidFill>
                              <a:srgbClr val="000000"/>
                            </a:solidFill>
                            <a:miter lim="800000"/>
                          </a:ln>
                          <a:effectLst/>
                        </pic:spPr>
                      </pic:pic>
                    </a:graphicData>
                  </a:graphic>
                </wp:inline>
              </w:drawing>
            </w:r>
          </w:p>
          <w:p w:rsidRPr="0043235D" w:rsidR="00603ACC" w:rsidP="00965C56" w:rsidRDefault="00603ACC" w14:paraId="271BA081" w14:textId="77777777">
            <w:pPr>
              <w:spacing w:before="120" w:after="120"/>
              <w:jc w:val="center"/>
              <w:rPr>
                <w:rFonts w:ascii="Verdana" w:hAnsi="Verdana" w:cs="Arial"/>
                <w:bCs/>
              </w:rPr>
            </w:pPr>
          </w:p>
        </w:tc>
        <w:tc>
          <w:tcPr>
            <w:tcW w:w="2933" w:type="pct"/>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69E935D3" w14:textId="77777777">
            <w:pPr>
              <w:spacing w:before="120" w:after="120"/>
              <w:rPr>
                <w:rFonts w:ascii="Verdana" w:hAnsi="Verdana" w:cs="Arial"/>
                <w:bCs/>
              </w:rPr>
            </w:pPr>
            <w:r w:rsidRPr="0043235D">
              <w:rPr>
                <w:rFonts w:ascii="Verdana" w:hAnsi="Verdana" w:cs="Arial"/>
                <w:bCs/>
              </w:rPr>
              <w:t xml:space="preserve">Verify </w:t>
            </w:r>
            <w:r w:rsidRPr="0043235D">
              <w:rPr>
                <w:rFonts w:ascii="Verdana" w:hAnsi="Verdana" w:cs="Arial"/>
                <w:b/>
                <w:bCs/>
              </w:rPr>
              <w:t>Steps 4-6</w:t>
            </w:r>
            <w:r w:rsidRPr="0043235D">
              <w:rPr>
                <w:rFonts w:ascii="Verdana" w:hAnsi="Verdana" w:cs="Arial"/>
                <w:bCs/>
              </w:rPr>
              <w:t xml:space="preserve"> were completed </w:t>
            </w:r>
            <w:proofErr w:type="gramStart"/>
            <w:r w:rsidRPr="0043235D">
              <w:rPr>
                <w:rFonts w:ascii="Verdana" w:hAnsi="Verdana" w:cs="Arial"/>
                <w:bCs/>
              </w:rPr>
              <w:t>and that</w:t>
            </w:r>
            <w:proofErr w:type="gramEnd"/>
            <w:r w:rsidRPr="0043235D">
              <w:rPr>
                <w:rFonts w:ascii="Verdana" w:hAnsi="Verdana" w:cs="Arial"/>
                <w:bCs/>
              </w:rPr>
              <w:t xml:space="preserve"> the Status was updated </w:t>
            </w:r>
            <w:proofErr w:type="gramStart"/>
            <w:r w:rsidRPr="0043235D">
              <w:rPr>
                <w:rFonts w:ascii="Verdana" w:hAnsi="Verdana" w:cs="Arial"/>
                <w:bCs/>
              </w:rPr>
              <w:t>to</w:t>
            </w:r>
            <w:proofErr w:type="gramEnd"/>
            <w:r w:rsidRPr="0043235D">
              <w:rPr>
                <w:rFonts w:ascii="Verdana" w:hAnsi="Verdana" w:cs="Arial"/>
                <w:bCs/>
              </w:rPr>
              <w:t xml:space="preserve"> </w:t>
            </w:r>
            <w:r w:rsidRPr="0043235D">
              <w:rPr>
                <w:rFonts w:ascii="Verdana" w:hAnsi="Verdana" w:cs="Arial"/>
                <w:b/>
                <w:bCs/>
              </w:rPr>
              <w:t>Active</w:t>
            </w:r>
            <w:r w:rsidRPr="0043235D">
              <w:rPr>
                <w:rFonts w:ascii="Verdana" w:hAnsi="Verdana" w:cs="Arial"/>
                <w:bCs/>
              </w:rPr>
              <w:t>.</w:t>
            </w:r>
          </w:p>
          <w:p w:rsidRPr="0043235D" w:rsidR="00603ACC" w:rsidP="00965C56" w:rsidRDefault="00603ACC" w14:paraId="32C2CC00" w14:textId="77777777">
            <w:pPr>
              <w:spacing w:before="120" w:after="120"/>
              <w:rPr>
                <w:rFonts w:ascii="Verdana" w:hAnsi="Verdana" w:cs="Arial"/>
                <w:bCs/>
              </w:rPr>
            </w:pPr>
          </w:p>
          <w:p w:rsidRPr="0043235D" w:rsidR="00603ACC" w:rsidP="00965C56" w:rsidRDefault="00603ACC" w14:paraId="7618E880" w14:textId="77777777">
            <w:pPr>
              <w:spacing w:before="120" w:after="120"/>
              <w:rPr>
                <w:rFonts w:ascii="Verdana" w:hAnsi="Verdana" w:cs="Arial"/>
                <w:b/>
                <w:bCs/>
              </w:rPr>
            </w:pPr>
            <w:r w:rsidRPr="0043235D">
              <w:rPr>
                <w:rFonts w:ascii="Verdana" w:hAnsi="Verdana" w:cs="Arial"/>
                <w:b/>
                <w:bCs/>
              </w:rPr>
              <w:t xml:space="preserve">Notes: </w:t>
            </w:r>
          </w:p>
          <w:p w:rsidRPr="0043235D" w:rsidR="00603ACC" w:rsidP="00965C56" w:rsidRDefault="00603ACC" w14:paraId="349C61CC" w14:textId="77777777">
            <w:pPr>
              <w:pStyle w:val="ListParagraph"/>
              <w:numPr>
                <w:ilvl w:val="0"/>
                <w:numId w:val="20"/>
              </w:numPr>
              <w:spacing w:before="120" w:after="120"/>
              <w:contextualSpacing w:val="0"/>
              <w:rPr>
                <w:rFonts w:ascii="Verdana" w:hAnsi="Verdana" w:cs="Arial"/>
                <w:bCs/>
              </w:rPr>
            </w:pPr>
            <w:r w:rsidRPr="0043235D">
              <w:rPr>
                <w:rFonts w:ascii="Verdana" w:hAnsi="Verdana" w:cs="Arial"/>
                <w:b/>
                <w:bCs/>
              </w:rPr>
              <w:t>Declined</w:t>
            </w:r>
            <w:r w:rsidRPr="0043235D">
              <w:rPr>
                <w:rFonts w:ascii="Verdana" w:hAnsi="Verdana" w:cs="Arial"/>
                <w:bCs/>
              </w:rPr>
              <w:t xml:space="preserve"> status when updating a bank account on autopay is user error (can occur when payment method is being changed from RCD to EFT). </w:t>
            </w:r>
          </w:p>
          <w:p w:rsidRPr="0043235D" w:rsidR="00603ACC" w:rsidP="00965C56" w:rsidRDefault="00603ACC" w14:paraId="6E60AD24" w14:textId="77777777">
            <w:pPr>
              <w:pStyle w:val="ListParagraph"/>
              <w:numPr>
                <w:ilvl w:val="1"/>
                <w:numId w:val="20"/>
              </w:numPr>
              <w:spacing w:before="120" w:after="120"/>
              <w:contextualSpacing w:val="0"/>
              <w:rPr>
                <w:rFonts w:ascii="Verdana" w:hAnsi="Verdana" w:cs="Arial"/>
                <w:bCs/>
              </w:rPr>
            </w:pPr>
            <w:r w:rsidRPr="0043235D">
              <w:rPr>
                <w:rFonts w:ascii="Verdana" w:hAnsi="Verdana" w:cs="Arial"/>
                <w:bCs/>
              </w:rPr>
              <w:t xml:space="preserve">Check </w:t>
            </w:r>
            <w:r w:rsidRPr="0043235D">
              <w:rPr>
                <w:rFonts w:ascii="Verdana" w:hAnsi="Verdana" w:cs="Arial"/>
                <w:b/>
                <w:bCs/>
              </w:rPr>
              <w:t>Set Status To</w:t>
            </w:r>
            <w:r w:rsidRPr="0043235D">
              <w:rPr>
                <w:rFonts w:ascii="Verdana" w:hAnsi="Verdana" w:cs="Arial"/>
                <w:bCs/>
              </w:rPr>
              <w:t xml:space="preserve"> and verify </w:t>
            </w:r>
            <w:r w:rsidRPr="0043235D">
              <w:rPr>
                <w:rFonts w:ascii="Verdana" w:hAnsi="Verdana" w:cs="Arial"/>
                <w:b/>
                <w:bCs/>
              </w:rPr>
              <w:t>Routing</w:t>
            </w:r>
            <w:r w:rsidRPr="0043235D">
              <w:rPr>
                <w:rFonts w:ascii="Verdana" w:hAnsi="Verdana" w:cs="Arial"/>
                <w:bCs/>
              </w:rPr>
              <w:t xml:space="preserve"> number with caller.</w:t>
            </w:r>
          </w:p>
          <w:p w:rsidRPr="0043235D" w:rsidR="00603ACC" w:rsidP="00965C56" w:rsidRDefault="00603ACC" w14:paraId="0DDF3CB6" w14:textId="77777777">
            <w:pPr>
              <w:pStyle w:val="ListParagraph"/>
              <w:numPr>
                <w:ilvl w:val="0"/>
                <w:numId w:val="20"/>
              </w:numPr>
              <w:spacing w:before="120" w:after="120"/>
              <w:contextualSpacing w:val="0"/>
              <w:rPr>
                <w:rFonts w:ascii="Verdana" w:hAnsi="Verdana" w:cs="Arial"/>
                <w:bCs/>
              </w:rPr>
            </w:pPr>
            <w:r w:rsidRPr="0043235D">
              <w:rPr>
                <w:rFonts w:ascii="Verdana" w:hAnsi="Verdana" w:cs="Arial"/>
                <w:bCs/>
              </w:rPr>
              <w:t xml:space="preserve">Save on File Payment Plan Agreement is </w:t>
            </w:r>
            <w:r w:rsidRPr="0043235D">
              <w:rPr>
                <w:rFonts w:ascii="Verdana" w:hAnsi="Verdana" w:cs="Arial"/>
                <w:b/>
              </w:rPr>
              <w:t>only</w:t>
            </w:r>
            <w:r w:rsidRPr="0043235D">
              <w:rPr>
                <w:rFonts w:ascii="Verdana" w:hAnsi="Verdana" w:cs="Arial"/>
                <w:bCs/>
              </w:rPr>
              <w:t xml:space="preserve"> a saved payment method, not automatic payments.</w:t>
            </w:r>
          </w:p>
        </w:tc>
      </w:tr>
      <w:tr w:rsidRPr="0043235D" w:rsidR="00603ACC" w:rsidTr="134CC6AF" w14:paraId="7C121AD0" w14:textId="77777777">
        <w:trPr>
          <w:trHeight w:val="872"/>
        </w:trPr>
        <w:tc>
          <w:tcPr>
            <w:tcW w:w="275" w:type="pct"/>
            <w:vMerge/>
            <w:tcMar/>
            <w:vAlign w:val="center"/>
            <w:hideMark/>
          </w:tcPr>
          <w:p w:rsidRPr="0043235D" w:rsidR="00603ACC" w:rsidP="00965C56" w:rsidRDefault="00603ACC" w14:paraId="5F0EAB71" w14:textId="77777777">
            <w:pPr>
              <w:spacing w:before="120" w:after="120"/>
              <w:rPr>
                <w:rFonts w:ascii="Verdana" w:hAnsi="Verdana"/>
                <w:b/>
              </w:rPr>
            </w:pPr>
          </w:p>
        </w:tc>
        <w:tc>
          <w:tcPr>
            <w:tcW w:w="1792" w:type="pct"/>
            <w:gridSpan w:val="2"/>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50D3F287" w14:textId="77777777">
            <w:pPr>
              <w:spacing w:before="120" w:after="120"/>
              <w:jc w:val="center"/>
              <w:rPr>
                <w:rFonts w:ascii="Verdana" w:hAnsi="Verdana" w:cs="Arial"/>
                <w:noProof/>
              </w:rPr>
            </w:pPr>
          </w:p>
          <w:p w:rsidRPr="0043235D" w:rsidR="00603ACC" w:rsidP="00965C56" w:rsidRDefault="00603ACC" w14:paraId="6E0C1522" w14:textId="77777777">
            <w:pPr>
              <w:spacing w:before="120" w:after="120"/>
              <w:jc w:val="center"/>
              <w:rPr>
                <w:rFonts w:ascii="Verdana" w:hAnsi="Verdana" w:cs="Arial"/>
                <w:noProof/>
              </w:rPr>
            </w:pPr>
            <w:r w:rsidRPr="0043235D">
              <w:rPr>
                <w:rFonts w:ascii="Verdana" w:hAnsi="Verdana"/>
                <w:noProof/>
              </w:rPr>
              <w:drawing>
                <wp:inline distT="0" distB="0" distL="0" distR="0" wp14:anchorId="259E3786" wp14:editId="41C4CDF2">
                  <wp:extent cx="2286000" cy="790575"/>
                  <wp:effectExtent l="19050" t="19050" r="19050" b="28575"/>
                  <wp:docPr id="106" name="Picture 106"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screen shot of a computer screen&#10;&#10;AI-generated content may be incorrec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86000" cy="790575"/>
                          </a:xfrm>
                          <a:prstGeom prst="rect">
                            <a:avLst/>
                          </a:prstGeom>
                          <a:ln w="3175" cap="sq">
                            <a:solidFill>
                              <a:srgbClr val="000000"/>
                            </a:solidFill>
                            <a:miter lim="800000"/>
                          </a:ln>
                          <a:effectLst/>
                        </pic:spPr>
                      </pic:pic>
                    </a:graphicData>
                  </a:graphic>
                </wp:inline>
              </w:drawing>
            </w:r>
          </w:p>
          <w:p w:rsidRPr="0043235D" w:rsidR="00603ACC" w:rsidP="00965C56" w:rsidRDefault="00603ACC" w14:paraId="6093AF5D" w14:textId="77777777">
            <w:pPr>
              <w:spacing w:before="120" w:after="120"/>
              <w:jc w:val="center"/>
              <w:rPr>
                <w:rFonts w:ascii="Verdana" w:hAnsi="Verdana" w:cs="Arial"/>
                <w:noProof/>
              </w:rPr>
            </w:pPr>
          </w:p>
          <w:p w:rsidRPr="0043235D" w:rsidR="00603ACC" w:rsidP="00965C56" w:rsidRDefault="00603ACC" w14:paraId="1CBB5FEC" w14:textId="77777777">
            <w:pPr>
              <w:spacing w:before="120" w:after="120"/>
              <w:jc w:val="center"/>
              <w:rPr>
                <w:rFonts w:ascii="Verdana" w:hAnsi="Verdana" w:cs="Arial"/>
                <w:noProof/>
              </w:rPr>
            </w:pPr>
          </w:p>
        </w:tc>
        <w:tc>
          <w:tcPr>
            <w:tcW w:w="2933" w:type="pct"/>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5B5BB21B" w14:textId="77777777">
            <w:pPr>
              <w:spacing w:before="120" w:after="120"/>
              <w:rPr>
                <w:rFonts w:ascii="Verdana" w:hAnsi="Verdana" w:cs="Arial"/>
                <w:bCs/>
              </w:rPr>
            </w:pPr>
            <w:r w:rsidRPr="0043235D">
              <w:rPr>
                <w:rFonts w:ascii="Verdana" w:hAnsi="Verdana" w:cs="Arial"/>
                <w:bCs/>
              </w:rPr>
              <w:t xml:space="preserve">Verify </w:t>
            </w:r>
            <w:r w:rsidRPr="0043235D">
              <w:rPr>
                <w:rFonts w:ascii="Verdana" w:hAnsi="Verdana" w:cs="Arial"/>
                <w:b/>
                <w:bCs/>
              </w:rPr>
              <w:t>Steps 4-6</w:t>
            </w:r>
            <w:r w:rsidRPr="0043235D">
              <w:rPr>
                <w:rFonts w:ascii="Verdana" w:hAnsi="Verdana" w:cs="Arial"/>
                <w:bCs/>
              </w:rPr>
              <w:t xml:space="preserve"> were completed including </w:t>
            </w:r>
            <w:r w:rsidRPr="0043235D">
              <w:rPr>
                <w:rFonts w:ascii="Verdana" w:hAnsi="Verdana" w:cs="Arial"/>
                <w:b/>
                <w:bCs/>
              </w:rPr>
              <w:t>Set Status To</w:t>
            </w:r>
            <w:r w:rsidRPr="0043235D">
              <w:rPr>
                <w:rFonts w:ascii="Verdana" w:hAnsi="Verdana" w:cs="Arial"/>
              </w:rPr>
              <w:t>.</w:t>
            </w:r>
          </w:p>
          <w:p w:rsidRPr="0043235D" w:rsidR="00603ACC" w:rsidP="00965C56" w:rsidRDefault="00603ACC" w14:paraId="67CC99B0" w14:textId="77777777">
            <w:pPr>
              <w:spacing w:before="120" w:after="120"/>
              <w:rPr>
                <w:rFonts w:ascii="Verdana" w:hAnsi="Verdana" w:cs="Arial"/>
                <w:bCs/>
              </w:rPr>
            </w:pPr>
          </w:p>
          <w:p w:rsidRPr="0043235D" w:rsidR="00603ACC" w:rsidP="00965C56" w:rsidRDefault="00603ACC" w14:paraId="2F30D3A6" w14:textId="77777777">
            <w:pPr>
              <w:spacing w:before="120" w:after="120"/>
              <w:rPr>
                <w:rFonts w:ascii="Verdana" w:hAnsi="Verdana" w:cs="Arial"/>
                <w:b/>
                <w:bCs/>
              </w:rPr>
            </w:pPr>
            <w:r w:rsidRPr="0043235D">
              <w:rPr>
                <w:rFonts w:ascii="Verdana" w:hAnsi="Verdana" w:cs="Arial"/>
                <w:b/>
                <w:bCs/>
              </w:rPr>
              <w:t xml:space="preserve">Notes: </w:t>
            </w:r>
          </w:p>
          <w:p w:rsidRPr="0043235D" w:rsidR="00603ACC" w:rsidP="00965C56" w:rsidRDefault="00603ACC" w14:paraId="7F34518E" w14:textId="77777777">
            <w:pPr>
              <w:pStyle w:val="ListParagraph"/>
              <w:numPr>
                <w:ilvl w:val="0"/>
                <w:numId w:val="20"/>
              </w:numPr>
              <w:spacing w:before="120" w:after="120"/>
              <w:contextualSpacing w:val="0"/>
              <w:rPr>
                <w:rFonts w:ascii="Verdana" w:hAnsi="Verdana" w:cs="Arial"/>
                <w:bCs/>
              </w:rPr>
            </w:pPr>
            <w:r w:rsidRPr="0043235D">
              <w:rPr>
                <w:rFonts w:ascii="Verdana" w:hAnsi="Verdana" w:cs="Arial"/>
                <w:b/>
                <w:bCs/>
              </w:rPr>
              <w:t>Inactive</w:t>
            </w:r>
            <w:r w:rsidRPr="0043235D">
              <w:rPr>
                <w:rFonts w:ascii="Verdana" w:hAnsi="Verdana" w:cs="Arial"/>
                <w:bCs/>
              </w:rPr>
              <w:t xml:space="preserve"> status when updating a card on autopay is a user error, not system generated.</w:t>
            </w:r>
          </w:p>
          <w:p w:rsidRPr="0043235D" w:rsidR="00603ACC" w:rsidP="00965C56" w:rsidRDefault="00603ACC" w14:paraId="1529B504" w14:textId="77777777">
            <w:pPr>
              <w:pStyle w:val="ListParagraph"/>
              <w:numPr>
                <w:ilvl w:val="0"/>
                <w:numId w:val="20"/>
              </w:numPr>
              <w:spacing w:before="120" w:after="120"/>
              <w:contextualSpacing w:val="0"/>
              <w:rPr>
                <w:rFonts w:ascii="Verdana" w:hAnsi="Verdana" w:cs="Arial"/>
                <w:bCs/>
              </w:rPr>
            </w:pPr>
            <w:r w:rsidRPr="0043235D">
              <w:rPr>
                <w:rFonts w:ascii="Verdana" w:hAnsi="Verdana" w:cs="Arial"/>
                <w:bCs/>
              </w:rPr>
              <w:t xml:space="preserve">Save on File Payment Plan Agreement is </w:t>
            </w:r>
            <w:r w:rsidRPr="0043235D">
              <w:rPr>
                <w:rFonts w:ascii="Verdana" w:hAnsi="Verdana" w:cs="Arial"/>
                <w:b/>
              </w:rPr>
              <w:t>only</w:t>
            </w:r>
            <w:r w:rsidRPr="0043235D">
              <w:rPr>
                <w:rFonts w:ascii="Verdana" w:hAnsi="Verdana" w:cs="Arial"/>
                <w:bCs/>
              </w:rPr>
              <w:t xml:space="preserve"> a saved payment method, not automatic payments.</w:t>
            </w:r>
          </w:p>
        </w:tc>
      </w:tr>
      <w:tr w:rsidRPr="0043235D" w:rsidR="00603ACC" w:rsidTr="134CC6AF" w14:paraId="17BC6EDE" w14:textId="77777777">
        <w:tc>
          <w:tcPr>
            <w:tcW w:w="275" w:type="pct"/>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5D9B9EE3" w14:textId="77777777">
            <w:pPr>
              <w:autoSpaceDE w:val="0"/>
              <w:autoSpaceDN w:val="0"/>
              <w:adjustRightInd w:val="0"/>
              <w:spacing w:before="120" w:after="120"/>
              <w:jc w:val="center"/>
              <w:rPr>
                <w:rFonts w:ascii="Verdana" w:hAnsi="Verdana"/>
                <w:b/>
              </w:rPr>
            </w:pPr>
            <w:bookmarkStart w:name="Processing_AEFT_Step7" w:id="81"/>
            <w:r w:rsidRPr="0043235D">
              <w:rPr>
                <w:rFonts w:ascii="Verdana" w:hAnsi="Verdana"/>
                <w:b/>
              </w:rPr>
              <w:t>7</w:t>
            </w:r>
            <w:bookmarkEnd w:id="81"/>
          </w:p>
        </w:tc>
        <w:tc>
          <w:tcPr>
            <w:tcW w:w="4725" w:type="pct"/>
            <w:gridSpan w:val="3"/>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362B5816" w14:textId="77777777">
            <w:pPr>
              <w:spacing w:before="120" w:after="120"/>
              <w:rPr>
                <w:rFonts w:ascii="Verdana" w:hAnsi="Verdana" w:cs="Arial"/>
                <w:bCs/>
              </w:rPr>
            </w:pPr>
            <w:r w:rsidRPr="0043235D">
              <w:rPr>
                <w:rFonts w:ascii="Verdana" w:hAnsi="Verdana" w:cs="Arial"/>
                <w:bCs/>
              </w:rPr>
              <w:t xml:space="preserve">Click the </w:t>
            </w:r>
            <w:r w:rsidRPr="0043235D">
              <w:rPr>
                <w:rFonts w:ascii="Verdana" w:hAnsi="Verdana" w:cs="Arial"/>
                <w:b/>
                <w:bCs/>
              </w:rPr>
              <w:t>Close</w:t>
            </w:r>
            <w:r w:rsidRPr="0043235D">
              <w:rPr>
                <w:rFonts w:ascii="Verdana" w:hAnsi="Verdana" w:cs="Arial"/>
                <w:bCs/>
              </w:rPr>
              <w:t xml:space="preserve"> button at the top right of the Pop-Up Receipt window.</w:t>
            </w:r>
          </w:p>
          <w:p w:rsidRPr="0043235D" w:rsidR="00603ACC" w:rsidP="00965C56" w:rsidRDefault="00603ACC" w14:paraId="37DF13DE" w14:textId="77777777">
            <w:pPr>
              <w:spacing w:before="120" w:after="120"/>
              <w:jc w:val="center"/>
              <w:rPr>
                <w:rFonts w:ascii="Verdana" w:hAnsi="Verdana" w:cs="Arial"/>
                <w:bCs/>
              </w:rPr>
            </w:pPr>
          </w:p>
          <w:p w:rsidRPr="0043235D" w:rsidR="00603ACC" w:rsidP="00965C56" w:rsidRDefault="00603ACC" w14:paraId="0409F741" w14:textId="77777777">
            <w:pPr>
              <w:spacing w:before="120" w:after="120"/>
              <w:jc w:val="center"/>
              <w:rPr>
                <w:rFonts w:ascii="Verdana" w:hAnsi="Verdana" w:cs="Arial"/>
                <w:bCs/>
              </w:rPr>
            </w:pPr>
            <w:r w:rsidRPr="0043235D">
              <w:rPr>
                <w:rFonts w:ascii="Verdana" w:hAnsi="Verdana"/>
                <w:noProof/>
              </w:rPr>
              <w:drawing>
                <wp:inline distT="0" distB="0" distL="0" distR="0" wp14:anchorId="361D9495" wp14:editId="27D9DF8A">
                  <wp:extent cx="6981825" cy="1533525"/>
                  <wp:effectExtent l="19050" t="19050" r="28575" b="28575"/>
                  <wp:docPr id="107" name="Picture 107"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screen shot of a computer screen&#10;&#10;AI-generated content may be incorrect."/>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81825" cy="1533525"/>
                          </a:xfrm>
                          <a:prstGeom prst="rect">
                            <a:avLst/>
                          </a:prstGeom>
                          <a:ln w="3175" cap="sq">
                            <a:solidFill>
                              <a:srgbClr val="000000"/>
                            </a:solidFill>
                            <a:miter lim="800000"/>
                          </a:ln>
                          <a:effectLst/>
                        </pic:spPr>
                      </pic:pic>
                    </a:graphicData>
                  </a:graphic>
                </wp:inline>
              </w:drawing>
            </w:r>
          </w:p>
          <w:p w:rsidRPr="0043235D" w:rsidR="00603ACC" w:rsidP="00965C56" w:rsidRDefault="00603ACC" w14:paraId="0D5F36A8" w14:textId="77777777">
            <w:pPr>
              <w:spacing w:before="120" w:after="120"/>
              <w:jc w:val="center"/>
              <w:rPr>
                <w:rFonts w:ascii="Verdana" w:hAnsi="Verdana" w:cs="Arial"/>
                <w:bCs/>
              </w:rPr>
            </w:pPr>
          </w:p>
          <w:p w:rsidRPr="0043235D" w:rsidR="00603ACC" w:rsidP="00965C56" w:rsidRDefault="00603ACC" w14:paraId="18C08DCC" w14:textId="77777777">
            <w:pPr>
              <w:spacing w:before="120" w:after="120"/>
              <w:rPr>
                <w:rFonts w:ascii="Verdana" w:hAnsi="Verdana" w:cs="Arial"/>
                <w:bCs/>
              </w:rPr>
            </w:pPr>
            <w:r w:rsidRPr="0043235D">
              <w:rPr>
                <w:rFonts w:ascii="Verdana" w:hAnsi="Verdana" w:cs="Arial"/>
                <w:b/>
                <w:bCs/>
              </w:rPr>
              <w:t xml:space="preserve">Result: </w:t>
            </w:r>
            <w:r w:rsidRPr="0043235D">
              <w:rPr>
                <w:rFonts w:ascii="Verdana" w:hAnsi="Verdana" w:cs="Arial"/>
                <w:bCs/>
              </w:rPr>
              <w:t xml:space="preserve">Clicking the </w:t>
            </w:r>
            <w:r w:rsidRPr="0043235D">
              <w:rPr>
                <w:rFonts w:ascii="Verdana" w:hAnsi="Verdana" w:cs="Arial"/>
                <w:b/>
                <w:bCs/>
              </w:rPr>
              <w:t xml:space="preserve">Close </w:t>
            </w:r>
            <w:r w:rsidRPr="0043235D">
              <w:rPr>
                <w:rFonts w:ascii="Verdana" w:hAnsi="Verdana" w:cs="Arial"/>
                <w:bCs/>
              </w:rPr>
              <w:t xml:space="preserve">button will close the </w:t>
            </w:r>
            <w:r w:rsidRPr="0043235D">
              <w:rPr>
                <w:rFonts w:ascii="Verdana" w:hAnsi="Verdana" w:cs="Arial"/>
                <w:b/>
              </w:rPr>
              <w:t>Pop-Up</w:t>
            </w:r>
            <w:r w:rsidRPr="0043235D">
              <w:rPr>
                <w:rFonts w:ascii="Verdana" w:hAnsi="Verdana" w:cs="Arial"/>
                <w:bCs/>
              </w:rPr>
              <w:t xml:space="preserve"> window and </w:t>
            </w:r>
            <w:r w:rsidRPr="0043235D">
              <w:rPr>
                <w:rFonts w:ascii="Verdana" w:hAnsi="Verdana" w:cs="Arial"/>
                <w:b/>
              </w:rPr>
              <w:t xml:space="preserve">Payment </w:t>
            </w:r>
            <w:r w:rsidRPr="0043235D">
              <w:rPr>
                <w:rFonts w:ascii="Verdana" w:hAnsi="Verdana" w:cs="Arial"/>
                <w:bCs/>
              </w:rPr>
              <w:t xml:space="preserve">screen, returning the PREMIUM BILLING SPECIALIZED CARE TEAM to the </w:t>
            </w:r>
            <w:r w:rsidRPr="0043235D">
              <w:rPr>
                <w:rFonts w:ascii="Verdana" w:hAnsi="Verdana" w:cs="Arial"/>
                <w:b/>
                <w:bCs/>
              </w:rPr>
              <w:t>Premium Billing</w:t>
            </w:r>
            <w:r w:rsidRPr="0043235D">
              <w:rPr>
                <w:rFonts w:ascii="Verdana" w:hAnsi="Verdana" w:cs="Arial"/>
                <w:bCs/>
              </w:rPr>
              <w:t xml:space="preserve"> tab in</w:t>
            </w:r>
            <w:r w:rsidRPr="0043235D">
              <w:rPr>
                <w:rFonts w:ascii="Verdana" w:hAnsi="Verdana" w:cs="Arial"/>
                <w:b/>
              </w:rPr>
              <w:t xml:space="preserve"> Compass</w:t>
            </w:r>
            <w:r w:rsidRPr="0043235D">
              <w:rPr>
                <w:rFonts w:ascii="Verdana" w:hAnsi="Verdana" w:cs="Arial"/>
                <w:bCs/>
              </w:rPr>
              <w:t>.</w:t>
            </w:r>
          </w:p>
          <w:p w:rsidRPr="0043235D" w:rsidR="00603ACC" w:rsidP="00965C56" w:rsidRDefault="00603ACC" w14:paraId="2E0C7884" w14:textId="77777777">
            <w:pPr>
              <w:spacing w:before="120" w:after="120"/>
              <w:rPr>
                <w:rFonts w:ascii="Verdana" w:hAnsi="Verdana" w:cs="Arial"/>
                <w:bCs/>
              </w:rPr>
            </w:pPr>
          </w:p>
          <w:p w:rsidRPr="0043235D" w:rsidR="00603ACC" w:rsidP="00965C56" w:rsidRDefault="00603ACC" w14:paraId="2F783CA4" w14:textId="77777777">
            <w:pPr>
              <w:spacing w:before="120" w:after="120"/>
              <w:rPr>
                <w:rFonts w:ascii="Verdana" w:hAnsi="Verdana" w:cs="Arial"/>
                <w:bCs/>
              </w:rPr>
            </w:pPr>
            <w:r w:rsidRPr="0043235D">
              <w:rPr>
                <w:rFonts w:ascii="Verdana" w:hAnsi="Verdana" w:cs="Arial"/>
                <w:bCs/>
                <w:noProof/>
              </w:rPr>
              <w:drawing>
                <wp:inline distT="0" distB="0" distL="0" distR="0" wp14:anchorId="6C616894" wp14:editId="6FF5DF7D">
                  <wp:extent cx="238095" cy="209524"/>
                  <wp:effectExtent l="0" t="0" r="0" b="635"/>
                  <wp:docPr id="119793857" name="Picture 11979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3857" name="Picture 119793857"/>
                          <pic:cNvPicPr/>
                        </pic:nvPicPr>
                        <pic:blipFill>
                          <a:blip r:embed="rId5">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43235D">
              <w:rPr>
                <w:rFonts w:ascii="Verdana" w:hAnsi="Verdana" w:cs="Arial"/>
                <w:bCs/>
              </w:rPr>
              <w:t xml:space="preserve"> </w:t>
            </w:r>
            <w:r w:rsidRPr="0043235D">
              <w:rPr>
                <w:rFonts w:ascii="Verdana" w:hAnsi="Verdana" w:cs="Arial"/>
                <w:color w:val="000000"/>
              </w:rPr>
              <w:t xml:space="preserve">You must click </w:t>
            </w:r>
            <w:r w:rsidRPr="0043235D">
              <w:rPr>
                <w:rFonts w:ascii="Verdana" w:hAnsi="Verdana" w:cs="Arial"/>
                <w:b/>
                <w:bCs/>
                <w:color w:val="000000"/>
              </w:rPr>
              <w:t>Close.</w:t>
            </w:r>
            <w:r w:rsidRPr="0043235D">
              <w:rPr>
                <w:rFonts w:ascii="Verdana" w:hAnsi="Verdana" w:cs="Arial"/>
                <w:color w:val="000000"/>
              </w:rPr>
              <w:t xml:space="preserve"> </w:t>
            </w:r>
            <w:r w:rsidRPr="0043235D">
              <w:rPr>
                <w:rFonts w:ascii="Verdana" w:hAnsi="Verdana" w:cs="Arial"/>
                <w:bCs/>
              </w:rPr>
              <w:t>Failure to close the pop-up windows will keep the SSO token open and could cause your next beneficiary’s EFT/RCD request or payment to apply to the previous beneficiary’s account.</w:t>
            </w:r>
          </w:p>
          <w:p w:rsidRPr="0043235D" w:rsidR="00603ACC" w:rsidP="00965C56" w:rsidRDefault="00603ACC" w14:paraId="32BB2D81" w14:textId="77777777">
            <w:pPr>
              <w:spacing w:before="120" w:after="120"/>
              <w:rPr>
                <w:rFonts w:ascii="Verdana" w:hAnsi="Verdana" w:cs="Arial"/>
                <w:bCs/>
              </w:rPr>
            </w:pPr>
          </w:p>
          <w:p w:rsidRPr="0043235D" w:rsidR="00603ACC" w:rsidP="00965C56" w:rsidRDefault="00603ACC" w14:paraId="51CD841B" w14:textId="77777777">
            <w:pPr>
              <w:spacing w:before="120" w:after="120"/>
              <w:rPr>
                <w:rFonts w:ascii="Verdana" w:hAnsi="Verdana" w:cs="Arial"/>
              </w:rPr>
            </w:pPr>
            <w:r w:rsidRPr="0043235D">
              <w:rPr>
                <w:rFonts w:ascii="Verdana" w:hAnsi="Verdana" w:cs="Arial"/>
                <w:b/>
                <w:bCs/>
              </w:rPr>
              <w:t xml:space="preserve">Note: </w:t>
            </w:r>
            <w:r w:rsidRPr="0043235D">
              <w:rPr>
                <w:rFonts w:ascii="Verdana" w:hAnsi="Verdana" w:cs="Arial"/>
              </w:rPr>
              <w:t>If receipt for confirming E-check Automatic Payments is emailed, the receipt will reflect an effective date which sometimes cause beneficiaries confusion:</w:t>
            </w:r>
          </w:p>
          <w:p w:rsidRPr="0043235D" w:rsidR="00603ACC" w:rsidP="00965C56" w:rsidRDefault="00603ACC" w14:paraId="5451DC45" w14:textId="77777777">
            <w:pPr>
              <w:pStyle w:val="ListParagraph"/>
              <w:numPr>
                <w:ilvl w:val="0"/>
                <w:numId w:val="20"/>
              </w:numPr>
              <w:spacing w:before="120" w:after="120"/>
              <w:contextualSpacing w:val="0"/>
              <w:rPr>
                <w:rFonts w:ascii="Verdana" w:hAnsi="Verdana" w:cs="Arial"/>
              </w:rPr>
            </w:pPr>
            <w:r w:rsidRPr="0043235D">
              <w:rPr>
                <w:rFonts w:ascii="Verdana" w:hAnsi="Verdana" w:cs="Arial"/>
                <w:b/>
                <w:bCs/>
              </w:rPr>
              <w:t xml:space="preserve">Date: </w:t>
            </w:r>
            <w:r w:rsidRPr="0043235D">
              <w:rPr>
                <w:rFonts w:ascii="Verdana" w:hAnsi="Verdana" w:cs="Arial"/>
              </w:rPr>
              <w:t xml:space="preserve">This will be the </w:t>
            </w:r>
            <w:r w:rsidRPr="0043235D">
              <w:rPr>
                <w:rFonts w:ascii="Verdana" w:hAnsi="Verdana" w:cs="Arial"/>
                <w:b/>
                <w:bCs/>
              </w:rPr>
              <w:t xml:space="preserve">original date </w:t>
            </w:r>
            <w:r w:rsidRPr="0043235D">
              <w:rPr>
                <w:rFonts w:ascii="Verdana" w:hAnsi="Verdana" w:cs="Arial"/>
              </w:rPr>
              <w:t xml:space="preserve">that a payment method was added/saved and will </w:t>
            </w:r>
            <w:r w:rsidRPr="0043235D">
              <w:rPr>
                <w:rFonts w:ascii="Verdana" w:hAnsi="Verdana" w:cs="Arial"/>
                <w:b/>
                <w:bCs/>
              </w:rPr>
              <w:t xml:space="preserve">not </w:t>
            </w:r>
            <w:r w:rsidRPr="0043235D">
              <w:rPr>
                <w:rFonts w:ascii="Verdana" w:hAnsi="Verdana" w:cs="Arial"/>
              </w:rPr>
              <w:t>update to today’s date.</w:t>
            </w:r>
          </w:p>
          <w:p w:rsidRPr="0043235D" w:rsidR="00603ACC" w:rsidP="00965C56" w:rsidRDefault="00603ACC" w14:paraId="637C2273" w14:textId="77777777">
            <w:pPr>
              <w:spacing w:before="120" w:after="120"/>
              <w:jc w:val="center"/>
              <w:rPr>
                <w:rFonts w:ascii="Verdana" w:hAnsi="Verdana" w:cs="Arial"/>
              </w:rPr>
            </w:pPr>
          </w:p>
          <w:p w:rsidRPr="0043235D" w:rsidR="00603ACC" w:rsidP="00965C56" w:rsidRDefault="00603ACC" w14:paraId="2C427862" w14:textId="77777777" w14:noSpellErr="1">
            <w:pPr>
              <w:spacing w:before="120" w:after="120"/>
              <w:jc w:val="center"/>
              <w:rPr>
                <w:rFonts w:ascii="Verdana" w:hAnsi="Verdana"/>
              </w:rPr>
            </w:pPr>
            <w:del w:author="Baker, Angelina" w:date="2025-06-12T17:43:29.97Z" w:id="1566200932">
              <w:r w:rsidR="00603ACC">
                <w:drawing>
                  <wp:inline wp14:editId="3C874DDD" wp14:anchorId="468BA3A3">
                    <wp:extent cx="4590476" cy="4428571"/>
                    <wp:effectExtent l="0" t="0" r="635" b="0"/>
                    <wp:docPr id="1792121021" name="Picture 1" descr="A screenshot of a prescription form&#10;&#10;AI-generated content may be incorrect." title=""/>
                    <wp:cNvGraphicFramePr>
                      <a:graphicFrameLocks noChangeAspect="1"/>
                    </wp:cNvGraphicFramePr>
                    <a:graphic>
                      <a:graphicData uri="http://schemas.openxmlformats.org/drawingml/2006/picture">
                        <pic:pic>
                          <pic:nvPicPr>
                            <pic:cNvPr id="0" name="Picture 1"/>
                            <pic:cNvPicPr/>
                          </pic:nvPicPr>
                          <pic:blipFill>
                            <a:blip r:embed="Rc843e70fdb6d4618">
                              <a:extLst>
                                <a:ext xmlns:a="http://schemas.openxmlformats.org/drawingml/2006/main" uri="{28A0092B-C50C-407E-A947-70E740481C1C}">
                                  <a14:useLocalDpi val="0"/>
                                </a:ext>
                              </a:extLst>
                            </a:blip>
                            <a:stretch>
                              <a:fillRect/>
                            </a:stretch>
                          </pic:blipFill>
                          <pic:spPr>
                            <a:xfrm rot="0" flipH="0" flipV="0">
                              <a:off x="0" y="0"/>
                              <a:ext cx="4590476" cy="4428571"/>
                            </a:xfrm>
                            <a:prstGeom prst="rect">
                              <a:avLst/>
                            </a:prstGeom>
                          </pic:spPr>
                        </pic:pic>
                      </a:graphicData>
                    </a:graphic>
                  </wp:inline>
                </w:drawing>
              </w:r>
            </w:del>
          </w:p>
          <w:p w:rsidRPr="0043235D" w:rsidR="00603ACC" w:rsidP="00965C56" w:rsidRDefault="00603ACC" w14:paraId="0D1122F1" w14:textId="77777777">
            <w:pPr>
              <w:spacing w:before="120" w:after="120"/>
              <w:jc w:val="center"/>
              <w:rPr>
                <w:rFonts w:ascii="Verdana" w:hAnsi="Verdana"/>
              </w:rPr>
            </w:pPr>
          </w:p>
          <w:p w:rsidRPr="0043235D" w:rsidR="00603ACC" w:rsidP="00965C56" w:rsidRDefault="00603ACC" w14:paraId="65763B22" w14:textId="77777777">
            <w:pPr>
              <w:spacing w:before="120" w:after="120"/>
              <w:jc w:val="center"/>
              <w:rPr>
                <w:rFonts w:ascii="Verdana" w:hAnsi="Verdana"/>
              </w:rPr>
            </w:pPr>
            <w:r>
              <w:rPr>
                <w:noProof/>
                <w14:ligatures w14:val="standardContextual"/>
              </w:rPr>
              <w:drawing>
                <wp:inline distT="0" distB="0" distL="0" distR="0" wp14:anchorId="1A681661" wp14:editId="4F3463B7">
                  <wp:extent cx="4628571" cy="4447619"/>
                  <wp:effectExtent l="0" t="0" r="635" b="0"/>
                  <wp:docPr id="112051392" name="Picture 1" descr="A screenshot of a prescrip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1392" name="Picture 1" descr="A screenshot of a prescription form&#10;&#10;AI-generated content may be incorrect."/>
                          <pic:cNvPicPr/>
                        </pic:nvPicPr>
                        <pic:blipFill>
                          <a:blip r:embed="rId79"/>
                          <a:stretch>
                            <a:fillRect/>
                          </a:stretch>
                        </pic:blipFill>
                        <pic:spPr>
                          <a:xfrm>
                            <a:off x="0" y="0"/>
                            <a:ext cx="4628571" cy="4447619"/>
                          </a:xfrm>
                          <a:prstGeom prst="rect">
                            <a:avLst/>
                          </a:prstGeom>
                        </pic:spPr>
                      </pic:pic>
                    </a:graphicData>
                  </a:graphic>
                </wp:inline>
              </w:drawing>
            </w:r>
          </w:p>
          <w:p w:rsidRPr="0043235D" w:rsidR="00603ACC" w:rsidP="00965C56" w:rsidRDefault="00603ACC" w14:paraId="03C7816A" w14:textId="77777777">
            <w:pPr>
              <w:spacing w:before="120" w:after="120"/>
              <w:jc w:val="center"/>
              <w:rPr>
                <w:rFonts w:ascii="Verdana" w:hAnsi="Verdana"/>
              </w:rPr>
            </w:pPr>
          </w:p>
        </w:tc>
      </w:tr>
      <w:tr w:rsidRPr="0043235D" w:rsidR="00603ACC" w:rsidTr="134CC6AF" w14:paraId="50931872" w14:textId="77777777">
        <w:trPr>
          <w:trHeight w:val="971"/>
        </w:trPr>
        <w:tc>
          <w:tcPr>
            <w:tcW w:w="275" w:type="pct"/>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32F5E655" w14:textId="77777777">
            <w:pPr>
              <w:autoSpaceDE w:val="0"/>
              <w:autoSpaceDN w:val="0"/>
              <w:adjustRightInd w:val="0"/>
              <w:spacing w:before="120" w:after="120"/>
              <w:jc w:val="center"/>
              <w:rPr>
                <w:rFonts w:ascii="Verdana" w:hAnsi="Verdana"/>
                <w:b/>
              </w:rPr>
            </w:pPr>
            <w:r w:rsidRPr="0043235D">
              <w:rPr>
                <w:rFonts w:ascii="Verdana" w:hAnsi="Verdana"/>
                <w:b/>
              </w:rPr>
              <w:t>8</w:t>
            </w:r>
          </w:p>
        </w:tc>
        <w:tc>
          <w:tcPr>
            <w:tcW w:w="4725" w:type="pct"/>
            <w:gridSpan w:val="3"/>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1E9220C0" w14:textId="77777777">
            <w:pPr>
              <w:spacing w:before="120" w:after="120"/>
              <w:rPr>
                <w:rFonts w:ascii="Verdana" w:hAnsi="Verdana"/>
              </w:rPr>
            </w:pPr>
            <w:r w:rsidRPr="0043235D">
              <w:rPr>
                <w:rFonts w:ascii="Verdana" w:hAnsi="Verdana"/>
                <w:noProof/>
              </w:rPr>
              <w:drawing>
                <wp:inline distT="0" distB="0" distL="0" distR="0" wp14:anchorId="7D5F4AFA" wp14:editId="4BCC4D2F">
                  <wp:extent cx="238125" cy="2095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9">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43235D">
              <w:rPr>
                <w:rFonts w:ascii="Verdana" w:hAnsi="Verdana"/>
                <w:noProof/>
                <w:color w:val="1F497D"/>
              </w:rPr>
              <w:t xml:space="preserve"> </w:t>
            </w:r>
            <w:r w:rsidRPr="0043235D">
              <w:rPr>
                <w:rFonts w:ascii="Verdana" w:hAnsi="Verdana" w:cs="Arial"/>
                <w:color w:val="000000" w:themeColor="text1"/>
              </w:rPr>
              <w:t>If you want to change the banking information on file or cancel EFT at any time, you can call us back to request the changes.</w:t>
            </w:r>
          </w:p>
          <w:p w:rsidRPr="0043235D" w:rsidR="00603ACC" w:rsidP="00965C56" w:rsidRDefault="00603ACC" w14:paraId="66FF1F5E" w14:textId="77777777">
            <w:pPr>
              <w:spacing w:before="120" w:after="120"/>
              <w:rPr>
                <w:rFonts w:ascii="Verdana" w:hAnsi="Verdana" w:cs="Arial"/>
                <w:color w:val="000000"/>
              </w:rPr>
            </w:pPr>
          </w:p>
          <w:p w:rsidRPr="0043235D" w:rsidR="00603ACC" w:rsidP="00965C56" w:rsidRDefault="00603ACC" w14:paraId="64634D23" w14:textId="77777777">
            <w:pPr>
              <w:spacing w:before="120" w:after="120"/>
              <w:rPr>
                <w:rFonts w:ascii="Verdana" w:hAnsi="Verdana" w:cs="Arial"/>
                <w:color w:val="000000"/>
              </w:rPr>
            </w:pPr>
            <w:r w:rsidRPr="0043235D">
              <w:rPr>
                <w:rFonts w:ascii="Verdana" w:hAnsi="Verdana" w:cs="Arial"/>
                <w:noProof/>
                <w:color w:val="000000"/>
              </w:rPr>
              <w:drawing>
                <wp:inline distT="0" distB="0" distL="0" distR="0" wp14:anchorId="77B9E15B" wp14:editId="310765BB">
                  <wp:extent cx="238125" cy="2095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cs="Arial"/>
                <w:b/>
                <w:color w:val="000000"/>
              </w:rPr>
              <w:t xml:space="preserve">SilverScript Individual </w:t>
            </w:r>
            <w:r w:rsidRPr="0043235D">
              <w:rPr>
                <w:rFonts w:ascii="Verdana" w:hAnsi="Verdana" w:cs="Arial"/>
                <w:color w:val="000000"/>
              </w:rPr>
              <w:t xml:space="preserve">beneficiaries with an email address may also visit </w:t>
            </w:r>
            <w:r w:rsidRPr="0043235D">
              <w:rPr>
                <w:rFonts w:ascii="Verdana" w:hAnsi="Verdana"/>
                <w:b/>
              </w:rPr>
              <w:t>AetnaMedicare.com/</w:t>
            </w:r>
            <w:proofErr w:type="spellStart"/>
            <w:r w:rsidRPr="0043235D">
              <w:rPr>
                <w:rFonts w:ascii="Verdana" w:hAnsi="Verdana"/>
                <w:b/>
              </w:rPr>
              <w:t>PayYourPremium</w:t>
            </w:r>
            <w:proofErr w:type="spellEnd"/>
            <w:r w:rsidRPr="0043235D">
              <w:rPr>
                <w:rFonts w:ascii="Verdana" w:hAnsi="Verdana" w:cs="Arial"/>
                <w:color w:val="000000"/>
              </w:rPr>
              <w:t xml:space="preserve"> or their </w:t>
            </w:r>
            <w:r w:rsidRPr="0043235D">
              <w:rPr>
                <w:rFonts w:ascii="Verdana" w:hAnsi="Verdana" w:cs="Arial"/>
                <w:b/>
                <w:bCs/>
                <w:color w:val="000000"/>
              </w:rPr>
              <w:t>Caremark.com</w:t>
            </w:r>
            <w:r w:rsidRPr="0043235D">
              <w:rPr>
                <w:rFonts w:ascii="Verdana" w:hAnsi="Verdana" w:cs="Arial"/>
                <w:color w:val="000000"/>
              </w:rPr>
              <w:t xml:space="preserve"> dashboard and access the online </w:t>
            </w:r>
            <w:r w:rsidRPr="0043235D">
              <w:rPr>
                <w:rFonts w:ascii="Verdana" w:hAnsi="Verdana" w:cs="Arial"/>
                <w:b/>
                <w:bCs/>
                <w:color w:val="000000"/>
              </w:rPr>
              <w:t xml:space="preserve">Aetna </w:t>
            </w:r>
            <w:proofErr w:type="gramStart"/>
            <w:r w:rsidRPr="0043235D">
              <w:rPr>
                <w:rFonts w:ascii="Verdana" w:hAnsi="Verdana" w:cs="Arial"/>
                <w:b/>
                <w:bCs/>
                <w:color w:val="000000"/>
              </w:rPr>
              <w:t>Med D</w:t>
            </w:r>
            <w:proofErr w:type="gramEnd"/>
            <w:r w:rsidRPr="0043235D">
              <w:rPr>
                <w:rFonts w:ascii="Verdana" w:hAnsi="Verdana" w:cs="Arial"/>
                <w:b/>
                <w:bCs/>
                <w:color w:val="000000"/>
              </w:rPr>
              <w:t xml:space="preserve"> SilverScript</w:t>
            </w:r>
            <w:r w:rsidRPr="0043235D">
              <w:rPr>
                <w:rFonts w:ascii="Verdana" w:hAnsi="Verdana" w:cs="Arial"/>
                <w:color w:val="000000"/>
              </w:rPr>
              <w:t xml:space="preserve"> </w:t>
            </w:r>
            <w:r w:rsidRPr="0043235D">
              <w:rPr>
                <w:rFonts w:ascii="Verdana" w:hAnsi="Verdana" w:cs="Arial"/>
                <w:b/>
                <w:color w:val="000000"/>
              </w:rPr>
              <w:t>Member Portal</w:t>
            </w:r>
            <w:r w:rsidRPr="0043235D">
              <w:rPr>
                <w:rFonts w:ascii="Verdana" w:hAnsi="Verdana" w:cs="Arial"/>
                <w:color w:val="000000"/>
              </w:rPr>
              <w:t xml:space="preserve"> (powered by InstaMed) with secure login to add, change, or update existing EFT information.</w:t>
            </w:r>
          </w:p>
        </w:tc>
      </w:tr>
      <w:tr w:rsidRPr="0043235D" w:rsidR="00603ACC" w:rsidTr="134CC6AF" w14:paraId="3F1C1400" w14:textId="77777777">
        <w:trPr>
          <w:trHeight w:val="971"/>
        </w:trPr>
        <w:tc>
          <w:tcPr>
            <w:tcW w:w="275" w:type="pct"/>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361DBA5C" w14:textId="77777777">
            <w:pPr>
              <w:autoSpaceDE w:val="0"/>
              <w:autoSpaceDN w:val="0"/>
              <w:adjustRightInd w:val="0"/>
              <w:spacing w:before="120" w:after="120"/>
              <w:jc w:val="center"/>
              <w:rPr>
                <w:rFonts w:ascii="Verdana" w:hAnsi="Verdana"/>
                <w:b/>
              </w:rPr>
            </w:pPr>
            <w:r w:rsidRPr="0043235D">
              <w:rPr>
                <w:rFonts w:ascii="Verdana" w:hAnsi="Verdana"/>
                <w:b/>
              </w:rPr>
              <w:t>9</w:t>
            </w:r>
          </w:p>
        </w:tc>
        <w:tc>
          <w:tcPr>
            <w:tcW w:w="4725" w:type="pct"/>
            <w:gridSpan w:val="3"/>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2D83394F" w14:textId="77777777">
            <w:pPr>
              <w:spacing w:before="120" w:after="120"/>
              <w:rPr>
                <w:rFonts w:ascii="Verdana" w:hAnsi="Verdana" w:cs="Arial"/>
                <w:bCs/>
              </w:rPr>
            </w:pPr>
            <w:r w:rsidRPr="0043235D">
              <w:rPr>
                <w:rFonts w:ascii="Verdana" w:hAnsi="Verdana" w:cs="Arial"/>
                <w:bCs/>
              </w:rPr>
              <w:t>Ask if there are any other questions.</w:t>
            </w:r>
          </w:p>
          <w:p w:rsidRPr="0043235D" w:rsidR="00603ACC" w:rsidP="00965C56" w:rsidRDefault="00603ACC" w14:paraId="1E3A5608" w14:textId="77777777">
            <w:pPr>
              <w:pStyle w:val="ListParagraph"/>
              <w:numPr>
                <w:ilvl w:val="0"/>
                <w:numId w:val="20"/>
              </w:numPr>
              <w:spacing w:before="120" w:after="120"/>
              <w:contextualSpacing w:val="0"/>
              <w:rPr>
                <w:rFonts w:ascii="Verdana" w:hAnsi="Verdana"/>
                <w:bCs/>
                <w:color w:val="333333"/>
              </w:rPr>
            </w:pPr>
            <w:r w:rsidRPr="0043235D">
              <w:rPr>
                <w:rFonts w:ascii="Verdana" w:hAnsi="Verdana" w:cs="Arial"/>
                <w:bCs/>
              </w:rPr>
              <w:t xml:space="preserve">Address any other issues and </w:t>
            </w:r>
            <w:r w:rsidRPr="0043235D">
              <w:rPr>
                <w:rFonts w:ascii="Verdana" w:hAnsi="Verdana"/>
              </w:rPr>
              <w:t>document/close the call according to existing policies and procedures.</w:t>
            </w:r>
          </w:p>
          <w:p w:rsidRPr="00397FE9" w:rsidR="00603ACC" w:rsidP="00965C56" w:rsidRDefault="00603ACC" w14:paraId="3F032B93" w14:textId="77777777">
            <w:pPr>
              <w:pStyle w:val="ListParagraph"/>
              <w:numPr>
                <w:ilvl w:val="0"/>
                <w:numId w:val="20"/>
              </w:numPr>
              <w:spacing w:before="120" w:after="120"/>
              <w:rPr>
                <w:rFonts w:ascii="Verdana" w:hAnsi="Verdana"/>
              </w:rPr>
            </w:pPr>
            <w:r w:rsidRPr="00397FE9">
              <w:rPr>
                <w:rFonts w:ascii="Verdana" w:hAnsi="Verdana"/>
              </w:rPr>
              <w:t>Refer to the following as needed:</w:t>
            </w:r>
          </w:p>
          <w:p w:rsidRPr="00397FE9" w:rsidR="00603ACC" w:rsidP="00965C56" w:rsidRDefault="00603ACC" w14:paraId="77AB88DB" w14:textId="77777777">
            <w:pPr>
              <w:pStyle w:val="ListParagraph"/>
              <w:numPr>
                <w:ilvl w:val="1"/>
                <w:numId w:val="20"/>
              </w:numPr>
              <w:spacing w:before="120" w:after="120"/>
              <w:rPr>
                <w:rFonts w:ascii="Verdana" w:hAnsi="Verdana" w:eastAsiaTheme="minorHAnsi"/>
              </w:rPr>
            </w:pPr>
            <w:hyperlink w:history="1" w:anchor="!/view?docid=0296717e-6df6-4184-b337-13abcd4b070b" r:id="rId80">
              <w:r w:rsidRPr="00397FE9">
                <w:rPr>
                  <w:rStyle w:val="Hyperlink"/>
                  <w:rFonts w:ascii="Verdana" w:hAnsi="Verdana" w:eastAsiaTheme="minorHAnsi"/>
                  <w:bCs/>
                </w:rPr>
                <w:t>C</w:t>
              </w:r>
              <w:r w:rsidRPr="00397FE9">
                <w:rPr>
                  <w:rStyle w:val="Hyperlink"/>
                  <w:rFonts w:ascii="Verdana" w:hAnsi="Verdana" w:eastAsiaTheme="minorHAnsi"/>
                </w:rPr>
                <w:t>ompass – Close an Interaction or Research Case (050011)</w:t>
              </w:r>
            </w:hyperlink>
          </w:p>
          <w:p w:rsidRPr="00397FE9" w:rsidR="00603ACC" w:rsidP="00965C56" w:rsidRDefault="00603ACC" w14:paraId="0AAE2D54" w14:textId="77777777">
            <w:pPr>
              <w:pStyle w:val="ListParagraph"/>
              <w:numPr>
                <w:ilvl w:val="1"/>
                <w:numId w:val="20"/>
              </w:numPr>
              <w:spacing w:before="120" w:after="120"/>
              <w:rPr>
                <w:rStyle w:val="Hyperlink"/>
                <w:rFonts w:ascii="Verdana" w:hAnsi="Verdana" w:cs="Arial"/>
              </w:rPr>
            </w:pPr>
            <w:r>
              <w:rPr>
                <w:rFonts w:ascii="Verdana" w:hAnsi="Verdana" w:eastAsiaTheme="minorHAnsi"/>
              </w:rPr>
              <w:fldChar w:fldCharType="begin"/>
            </w:r>
            <w:r>
              <w:rPr>
                <w:rFonts w:ascii="Verdana" w:hAnsi="Verdana" w:eastAsiaTheme="minorHAnsi"/>
              </w:rPr>
              <w:instrText>HYPERLINK "https://thesource.cvshealth.com/nuxeo/thesource/" \l "!/view?docid=433711aa-8fa6-447c-872b-bd69cd6cd7c0"</w:instrText>
            </w:r>
            <w:r>
              <w:rPr>
                <w:rFonts w:ascii="Verdana" w:hAnsi="Verdana" w:eastAsiaTheme="minorHAnsi"/>
              </w:rPr>
            </w:r>
            <w:r>
              <w:rPr>
                <w:rFonts w:ascii="Verdana" w:hAnsi="Verdana" w:eastAsiaTheme="minorHAnsi"/>
              </w:rPr>
              <w:fldChar w:fldCharType="separate"/>
            </w:r>
            <w:r w:rsidRPr="00397FE9">
              <w:rPr>
                <w:rStyle w:val="Hyperlink"/>
                <w:rFonts w:ascii="Verdana" w:hAnsi="Verdana" w:eastAsiaTheme="minorHAnsi"/>
              </w:rPr>
              <w:t xml:space="preserve">Compass </w:t>
            </w:r>
            <w:r w:rsidRPr="00397FE9">
              <w:rPr>
                <w:rStyle w:val="Hyperlink"/>
                <w:rFonts w:ascii="Verdana" w:hAnsi="Verdana" w:eastAsiaTheme="minorHAnsi"/>
                <w:bCs/>
              </w:rPr>
              <w:t>MED D - Call Documentation Job Aid</w:t>
            </w:r>
            <w:r w:rsidRPr="00397FE9">
              <w:rPr>
                <w:rStyle w:val="Hyperlink"/>
                <w:rFonts w:ascii="Verdana" w:hAnsi="Verdana"/>
              </w:rPr>
              <w:t xml:space="preserve"> (061758)</w:t>
            </w:r>
          </w:p>
          <w:p w:rsidRPr="0043235D" w:rsidR="00603ACC" w:rsidP="00965C56" w:rsidRDefault="00603ACC" w14:paraId="570D950E" w14:textId="77777777">
            <w:pPr>
              <w:pStyle w:val="ListParagraph"/>
              <w:numPr>
                <w:ilvl w:val="1"/>
                <w:numId w:val="20"/>
              </w:numPr>
              <w:spacing w:before="120" w:after="120"/>
              <w:contextualSpacing w:val="0"/>
              <w:rPr>
                <w:rFonts w:ascii="Verdana" w:hAnsi="Verdana"/>
                <w:bCs/>
                <w:color w:val="333333"/>
              </w:rPr>
            </w:pPr>
            <w:r>
              <w:rPr>
                <w:rFonts w:ascii="Verdana" w:hAnsi="Verdana" w:eastAsiaTheme="minorHAnsi"/>
              </w:rPr>
              <w:fldChar w:fldCharType="end"/>
            </w:r>
            <w:hyperlink w:anchor="documentation">
              <w:r w:rsidRPr="00397FE9">
                <w:rPr>
                  <w:rStyle w:val="Hyperlink"/>
                  <w:rFonts w:ascii="Verdana" w:hAnsi="Verdana" w:eastAsia="Calibri" w:cs="Tahoma"/>
                </w:rPr>
                <w:t>Premium Billing Call Documentation Requirements</w:t>
              </w:r>
            </w:hyperlink>
            <w:r>
              <w:rPr>
                <w:rFonts w:ascii="Verdana" w:hAnsi="Verdana"/>
              </w:rPr>
              <w:t xml:space="preserve"> section</w:t>
            </w:r>
          </w:p>
        </w:tc>
      </w:tr>
    </w:tbl>
    <w:p w:rsidRPr="0043235D" w:rsidR="00603ACC" w:rsidP="00603ACC" w:rsidRDefault="00603ACC" w14:paraId="33381CA4" w14:textId="77777777">
      <w:pPr>
        <w:spacing w:before="120" w:after="120"/>
        <w:rPr>
          <w:rFonts w:ascii="Verdana" w:hAnsi="Verdana"/>
        </w:rPr>
      </w:pPr>
    </w:p>
    <w:p w:rsidRPr="0043235D" w:rsidR="00603ACC" w:rsidP="00603ACC" w:rsidRDefault="00603ACC" w14:paraId="0AAF94DA" w14:textId="77777777">
      <w:pPr>
        <w:jc w:val="right"/>
        <w:rPr>
          <w:rFonts w:ascii="Verdana" w:hAnsi="Verdana"/>
          <w:color w:val="000000"/>
        </w:rPr>
      </w:pPr>
      <w:hyperlink w:history="1" w:anchor="_top">
        <w:r w:rsidRPr="0043235D">
          <w:rPr>
            <w:rStyle w:val="Hyperlink"/>
            <w:rFonts w:ascii="Verdana" w:hAnsi="Verdana" w:eastAsiaTheme="minorHAnsi"/>
          </w:rPr>
          <w:t>Top of the Document</w:t>
        </w:r>
      </w:hyperlink>
    </w:p>
    <w:tbl>
      <w:tblPr>
        <w:tblW w:w="5000" w:type="pct"/>
        <w:tblBorders>
          <w:top w:val="single" w:color="auto" w:sz="4" w:space="0"/>
          <w:left w:val="single" w:color="auto" w:sz="4" w:space="0"/>
          <w:bottom w:val="single" w:color="auto" w:sz="4" w:space="0"/>
          <w:right w:val="single" w:color="auto" w:sz="4" w:space="0"/>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Pr="0043235D" w:rsidR="00603ACC" w:rsidTr="00965C56" w14:paraId="2505C58F" w14:textId="77777777">
        <w:tc>
          <w:tcPr>
            <w:tcW w:w="5000" w:type="pct"/>
            <w:tcBorders>
              <w:top w:val="single" w:color="auto" w:sz="4" w:space="0"/>
              <w:left w:val="single" w:color="auto" w:sz="4" w:space="0"/>
              <w:bottom w:val="single" w:color="auto" w:sz="4" w:space="0"/>
              <w:right w:val="single" w:color="auto" w:sz="4" w:space="0"/>
            </w:tcBorders>
            <w:shd w:val="clear" w:color="auto" w:fill="C0C0C0"/>
            <w:hideMark/>
          </w:tcPr>
          <w:p w:rsidRPr="00967BA9" w:rsidR="00603ACC" w:rsidP="00965C56" w:rsidRDefault="00603ACC" w14:paraId="0CEE176F" w14:textId="77777777">
            <w:pPr>
              <w:pStyle w:val="Heading2"/>
              <w:spacing w:before="120" w:after="120"/>
              <w:rPr>
                <w:rFonts w:ascii="Verdana" w:hAnsi="Verdana"/>
                <w:i w:val="0"/>
                <w:iCs w:val="0"/>
              </w:rPr>
            </w:pPr>
            <w:bookmarkStart w:name="_Cancelling_Automatic_Credit" w:id="82"/>
            <w:bookmarkStart w:name="_Switching_Beneficiary’s_Recurring" w:id="83"/>
            <w:bookmarkStart w:name="_Cancelling_a_Scheduled" w:id="84"/>
            <w:bookmarkStart w:name="_Cancelling_Automatic_EFT" w:id="85"/>
            <w:bookmarkStart w:name="_Toc442967587" w:id="86"/>
            <w:bookmarkStart w:name="_Toc528816976" w:id="87"/>
            <w:bookmarkStart w:name="_Toc199918251" w:id="88"/>
            <w:bookmarkStart w:name="_Toc426626881" w:id="89"/>
            <w:bookmarkStart w:name="OLE_LINK18" w:id="90"/>
            <w:bookmarkEnd w:id="82"/>
            <w:bookmarkEnd w:id="83"/>
            <w:bookmarkEnd w:id="84"/>
            <w:bookmarkEnd w:id="85"/>
            <w:r w:rsidRPr="00967BA9">
              <w:rPr>
                <w:rFonts w:ascii="Verdana" w:hAnsi="Verdana"/>
                <w:i w:val="0"/>
                <w:iCs w:val="0"/>
              </w:rPr>
              <w:t>Cancelling Automatic EFT Premium Payments</w:t>
            </w:r>
            <w:bookmarkEnd w:id="86"/>
            <w:bookmarkEnd w:id="87"/>
            <w:bookmarkEnd w:id="88"/>
            <w:r w:rsidRPr="00967BA9">
              <w:rPr>
                <w:rFonts w:ascii="Verdana" w:hAnsi="Verdana"/>
                <w:i w:val="0"/>
                <w:iCs w:val="0"/>
              </w:rPr>
              <w:t xml:space="preserve"> </w:t>
            </w:r>
            <w:bookmarkEnd w:id="89"/>
            <w:bookmarkEnd w:id="90"/>
          </w:p>
        </w:tc>
      </w:tr>
    </w:tbl>
    <w:p w:rsidRPr="0043235D" w:rsidR="00603ACC" w:rsidP="00603ACC" w:rsidRDefault="00603ACC" w14:paraId="6978B652" w14:textId="77777777">
      <w:pPr>
        <w:spacing w:before="120" w:after="120"/>
        <w:rPr>
          <w:rFonts w:ascii="Verdana" w:hAnsi="Verdana"/>
          <w:color w:val="000000"/>
        </w:rPr>
      </w:pPr>
    </w:p>
    <w:p w:rsidRPr="0043235D" w:rsidR="00603ACC" w:rsidP="00603ACC" w:rsidRDefault="00603ACC" w14:paraId="56F74A8B" w14:textId="77777777">
      <w:pPr>
        <w:spacing w:before="120" w:after="120"/>
        <w:rPr>
          <w:rFonts w:ascii="Verdana" w:hAnsi="Verdana"/>
          <w:color w:val="000000"/>
        </w:rPr>
      </w:pPr>
      <w:r w:rsidRPr="0043235D">
        <w:rPr>
          <w:rFonts w:ascii="Verdana" w:hAnsi="Verdana"/>
          <w:color w:val="000000"/>
        </w:rPr>
        <w:t xml:space="preserve">Determine the following: </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848"/>
        <w:gridCol w:w="8102"/>
      </w:tblGrid>
      <w:tr w:rsidRPr="0043235D" w:rsidR="00603ACC" w:rsidTr="00965C56" w14:paraId="607393DF" w14:textId="77777777">
        <w:trPr>
          <w:trHeight w:val="288"/>
        </w:trPr>
        <w:tc>
          <w:tcPr>
            <w:tcW w:w="1872" w:type="pct"/>
            <w:tcBorders>
              <w:top w:val="single" w:color="auto" w:sz="4" w:space="0"/>
              <w:left w:val="single" w:color="auto" w:sz="4" w:space="0"/>
              <w:bottom w:val="single" w:color="auto" w:sz="4" w:space="0"/>
              <w:right w:val="single" w:color="auto" w:sz="4" w:space="0"/>
            </w:tcBorders>
            <w:shd w:val="clear" w:color="auto" w:fill="D9D9D9" w:themeFill="background1" w:themeFillShade="D9"/>
            <w:hideMark/>
          </w:tcPr>
          <w:p w:rsidRPr="0043235D" w:rsidR="00603ACC" w:rsidP="00965C56" w:rsidRDefault="00603ACC" w14:paraId="67F39FC5" w14:textId="77777777">
            <w:pPr>
              <w:spacing w:before="120" w:after="120"/>
              <w:jc w:val="center"/>
              <w:rPr>
                <w:rFonts w:ascii="Verdana" w:hAnsi="Verdana"/>
                <w:b/>
                <w:color w:val="000000"/>
              </w:rPr>
            </w:pPr>
            <w:r w:rsidRPr="0043235D">
              <w:rPr>
                <w:rFonts w:ascii="Verdana" w:hAnsi="Verdana"/>
                <w:b/>
                <w:color w:val="000000"/>
              </w:rPr>
              <w:t>For...</w:t>
            </w:r>
          </w:p>
        </w:tc>
        <w:tc>
          <w:tcPr>
            <w:tcW w:w="3128" w:type="pct"/>
            <w:tcBorders>
              <w:top w:val="single" w:color="auto" w:sz="4" w:space="0"/>
              <w:left w:val="single" w:color="auto" w:sz="4" w:space="0"/>
              <w:bottom w:val="single" w:color="auto" w:sz="4" w:space="0"/>
              <w:right w:val="single" w:color="auto" w:sz="4" w:space="0"/>
            </w:tcBorders>
            <w:shd w:val="clear" w:color="auto" w:fill="D9D9D9" w:themeFill="background1" w:themeFillShade="D9"/>
            <w:hideMark/>
          </w:tcPr>
          <w:p w:rsidRPr="0043235D" w:rsidR="00603ACC" w:rsidP="00965C56" w:rsidRDefault="00603ACC" w14:paraId="08452A47" w14:textId="77777777">
            <w:pPr>
              <w:spacing w:before="120" w:after="120"/>
              <w:jc w:val="center"/>
              <w:rPr>
                <w:rFonts w:ascii="Verdana" w:hAnsi="Verdana"/>
                <w:b/>
                <w:color w:val="000000"/>
              </w:rPr>
            </w:pPr>
            <w:r w:rsidRPr="0043235D">
              <w:rPr>
                <w:rFonts w:ascii="Verdana" w:hAnsi="Verdana"/>
                <w:b/>
                <w:color w:val="000000"/>
              </w:rPr>
              <w:t>Then...</w:t>
            </w:r>
          </w:p>
        </w:tc>
      </w:tr>
      <w:tr w:rsidRPr="0043235D" w:rsidR="00603ACC" w:rsidTr="00965C56" w14:paraId="2A95935A" w14:textId="77777777">
        <w:trPr>
          <w:trHeight w:val="288"/>
        </w:trPr>
        <w:tc>
          <w:tcPr>
            <w:tcW w:w="1872" w:type="pct"/>
            <w:tcBorders>
              <w:top w:val="single" w:color="auto" w:sz="4" w:space="0"/>
              <w:left w:val="single" w:color="auto" w:sz="4" w:space="0"/>
              <w:bottom w:val="single" w:color="auto" w:sz="4" w:space="0"/>
              <w:right w:val="single" w:color="auto" w:sz="4" w:space="0"/>
            </w:tcBorders>
            <w:hideMark/>
          </w:tcPr>
          <w:p w:rsidRPr="0043235D" w:rsidR="00603ACC" w:rsidP="00965C56" w:rsidRDefault="00603ACC" w14:paraId="4CFCC70D" w14:textId="77777777">
            <w:pPr>
              <w:spacing w:before="120" w:after="120"/>
              <w:rPr>
                <w:rFonts w:ascii="Verdana" w:hAnsi="Verdana"/>
                <w:b/>
                <w:color w:val="000000"/>
              </w:rPr>
            </w:pPr>
            <w:r w:rsidRPr="0043235D">
              <w:rPr>
                <w:rFonts w:ascii="Verdana" w:hAnsi="Verdana"/>
                <w:b/>
                <w:color w:val="000000"/>
              </w:rPr>
              <w:t>Premium Billing Specialized Team</w:t>
            </w:r>
          </w:p>
        </w:tc>
        <w:tc>
          <w:tcPr>
            <w:tcW w:w="3128"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186D0CED" w14:textId="77777777">
            <w:pPr>
              <w:spacing w:before="120" w:after="120"/>
              <w:rPr>
                <w:rFonts w:ascii="Verdana" w:hAnsi="Verdana"/>
                <w:color w:val="000000"/>
              </w:rPr>
            </w:pPr>
            <w:r w:rsidRPr="0043235D">
              <w:rPr>
                <w:rFonts w:ascii="Verdana" w:hAnsi="Verdana"/>
                <w:color w:val="000000"/>
              </w:rPr>
              <w:t xml:space="preserve">Proceed to </w:t>
            </w:r>
            <w:hyperlink w:history="1" w:anchor="Cancelling_AEFT_Step1">
              <w:r w:rsidRPr="0043235D">
                <w:rPr>
                  <w:rStyle w:val="Hyperlink"/>
                  <w:rFonts w:ascii="Verdana" w:hAnsi="Verdana"/>
                  <w:b/>
                </w:rPr>
                <w:t>Step 1</w:t>
              </w:r>
              <w:r w:rsidRPr="0043235D">
                <w:rPr>
                  <w:rStyle w:val="Hyperlink"/>
                  <w:rFonts w:ascii="Verdana" w:hAnsi="Verdana"/>
                </w:rPr>
                <w:t>.</w:t>
              </w:r>
            </w:hyperlink>
          </w:p>
        </w:tc>
      </w:tr>
      <w:tr w:rsidRPr="0043235D" w:rsidR="00603ACC" w:rsidTr="00965C56" w14:paraId="69ECBF60" w14:textId="77777777">
        <w:trPr>
          <w:trHeight w:val="288"/>
        </w:trPr>
        <w:tc>
          <w:tcPr>
            <w:tcW w:w="1872" w:type="pct"/>
            <w:tcBorders>
              <w:top w:val="single" w:color="auto" w:sz="4" w:space="0"/>
              <w:left w:val="single" w:color="auto" w:sz="4" w:space="0"/>
              <w:bottom w:val="single" w:color="auto" w:sz="4" w:space="0"/>
              <w:right w:val="single" w:color="auto" w:sz="4" w:space="0"/>
            </w:tcBorders>
            <w:hideMark/>
          </w:tcPr>
          <w:p w:rsidRPr="0043235D" w:rsidR="00603ACC" w:rsidP="00965C56" w:rsidRDefault="00603ACC" w14:paraId="4742A076" w14:textId="77777777">
            <w:pPr>
              <w:spacing w:before="120" w:after="120"/>
              <w:rPr>
                <w:rFonts w:ascii="Verdana" w:hAnsi="Verdana"/>
                <w:color w:val="000000"/>
              </w:rPr>
            </w:pPr>
            <w:r w:rsidRPr="0043235D">
              <w:rPr>
                <w:rFonts w:ascii="Verdana" w:hAnsi="Verdana"/>
                <w:b/>
                <w:color w:val="000000"/>
              </w:rPr>
              <w:t>Internal CVS Caremark CCRs &amp; General CCRs at 3</w:t>
            </w:r>
            <w:r w:rsidRPr="0043235D">
              <w:rPr>
                <w:rFonts w:ascii="Verdana" w:hAnsi="Verdana"/>
                <w:b/>
                <w:color w:val="000000"/>
                <w:vertAlign w:val="superscript"/>
              </w:rPr>
              <w:t>rd</w:t>
            </w:r>
            <w:r w:rsidRPr="0043235D">
              <w:rPr>
                <w:rFonts w:ascii="Verdana" w:hAnsi="Verdana"/>
                <w:b/>
                <w:color w:val="000000"/>
              </w:rPr>
              <w:t xml:space="preserve"> party Vendors</w:t>
            </w:r>
            <w:r w:rsidRPr="0043235D">
              <w:rPr>
                <w:rFonts w:ascii="Verdana" w:hAnsi="Verdana"/>
                <w:color w:val="000000"/>
              </w:rPr>
              <w:t xml:space="preserve"> supporting </w:t>
            </w:r>
            <w:r w:rsidRPr="0043235D">
              <w:rPr>
                <w:rFonts w:ascii="Verdana" w:hAnsi="Verdana"/>
                <w:b/>
                <w:bCs/>
                <w:color w:val="000000"/>
              </w:rPr>
              <w:t xml:space="preserve">Aetna Med D SilverScript </w:t>
            </w:r>
            <w:r w:rsidRPr="0043235D">
              <w:rPr>
                <w:rFonts w:ascii="Verdana" w:hAnsi="Verdana"/>
                <w:color w:val="000000"/>
              </w:rPr>
              <w:t>beneficiaries, not trained for Premium Billing Specialized Processes</w:t>
            </w:r>
          </w:p>
        </w:tc>
        <w:tc>
          <w:tcPr>
            <w:tcW w:w="3128"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6212B49E" w14:textId="77777777">
            <w:pPr>
              <w:spacing w:before="120" w:after="120"/>
              <w:rPr>
                <w:rFonts w:ascii="Verdana" w:hAnsi="Verdana"/>
              </w:rPr>
            </w:pPr>
            <w:r w:rsidRPr="0043235D">
              <w:rPr>
                <w:rFonts w:ascii="Verdana" w:hAnsi="Verdana"/>
                <w:b/>
                <w:color w:val="000000"/>
              </w:rPr>
              <w:t>Automatic EFT Payments:</w:t>
            </w:r>
            <w:r w:rsidRPr="0043235D">
              <w:rPr>
                <w:rFonts w:ascii="Verdana" w:hAnsi="Verdana"/>
                <w:color w:val="000000"/>
              </w:rPr>
              <w:t xml:space="preserve"> </w:t>
            </w:r>
            <w:r w:rsidRPr="0043235D">
              <w:rPr>
                <w:rFonts w:ascii="Verdana" w:hAnsi="Verdana"/>
              </w:rPr>
              <w:t xml:space="preserve">The MED D CCR </w:t>
            </w:r>
            <w:r w:rsidRPr="0043235D">
              <w:rPr>
                <w:rFonts w:ascii="Verdana" w:hAnsi="Verdana"/>
                <w:b/>
              </w:rPr>
              <w:t>must WARM Transfer</w:t>
            </w:r>
            <w:r w:rsidRPr="0043235D">
              <w:rPr>
                <w:rFonts w:ascii="Verdana" w:hAnsi="Verdana"/>
              </w:rPr>
              <w:t xml:space="preserve"> the beneficiary to the Premium Billing Specialized Team</w:t>
            </w:r>
            <w:r w:rsidRPr="0043235D">
              <w:rPr>
                <w:rFonts w:ascii="Verdana" w:hAnsi="Verdana"/>
                <w:b/>
              </w:rPr>
              <w:t xml:space="preserve"> </w:t>
            </w:r>
            <w:r w:rsidRPr="0043235D">
              <w:rPr>
                <w:rFonts w:ascii="Verdana" w:hAnsi="Verdana"/>
              </w:rPr>
              <w:t xml:space="preserve">for further assistance at </w:t>
            </w:r>
            <w:r w:rsidRPr="0043235D">
              <w:rPr>
                <w:rFonts w:ascii="Verdana" w:hAnsi="Verdana"/>
                <w:b/>
              </w:rPr>
              <w:t>1-866-824-4055</w:t>
            </w:r>
            <w:r w:rsidRPr="0043235D">
              <w:rPr>
                <w:rFonts w:ascii="Verdana" w:hAnsi="Verdana"/>
              </w:rPr>
              <w:t>.</w:t>
            </w:r>
          </w:p>
          <w:p w:rsidRPr="0043235D" w:rsidR="00603ACC" w:rsidP="00965C56" w:rsidRDefault="00603ACC" w14:paraId="02A804DE" w14:textId="77777777">
            <w:pPr>
              <w:spacing w:before="120" w:after="120"/>
              <w:rPr>
                <w:rFonts w:ascii="Verdana" w:hAnsi="Verdana"/>
              </w:rPr>
            </w:pPr>
          </w:p>
          <w:p w:rsidRPr="0043235D" w:rsidR="00603ACC" w:rsidP="00965C56" w:rsidRDefault="00603ACC" w14:paraId="02CF689B" w14:textId="77777777">
            <w:pPr>
              <w:spacing w:before="120" w:after="120"/>
              <w:rPr>
                <w:rFonts w:ascii="Verdana" w:hAnsi="Verdana"/>
                <w:color w:val="000000"/>
              </w:rPr>
            </w:pPr>
            <w:r w:rsidRPr="0043235D">
              <w:rPr>
                <w:rFonts w:ascii="Verdana" w:hAnsi="Verdana"/>
                <w:b/>
              </w:rPr>
              <w:t xml:space="preserve">Note: </w:t>
            </w:r>
            <w:r w:rsidRPr="0043235D">
              <w:rPr>
                <w:rFonts w:ascii="Verdana" w:hAnsi="Verdana"/>
              </w:rPr>
              <w:t xml:space="preserve">If encountering any issues with connecting to the Premium Billing Specialized Team’s </w:t>
            </w:r>
            <w:r w:rsidRPr="0043235D">
              <w:rPr>
                <w:rFonts w:ascii="Verdana" w:hAnsi="Verdana"/>
                <w:b/>
              </w:rPr>
              <w:t>1-866-824-4055</w:t>
            </w:r>
            <w:r w:rsidRPr="0043235D">
              <w:rPr>
                <w:rFonts w:ascii="Verdana" w:hAnsi="Verdana"/>
              </w:rPr>
              <w:t xml:space="preserve"> phone number for appropriate warm transfer calls, consult with your Supervisor for further assistance; you may be instructed to contact IT to report any technical difficulties.</w:t>
            </w:r>
          </w:p>
        </w:tc>
      </w:tr>
    </w:tbl>
    <w:p w:rsidRPr="0043235D" w:rsidR="00603ACC" w:rsidP="00603ACC" w:rsidRDefault="00603ACC" w14:paraId="3A76B823" w14:textId="77777777">
      <w:pPr>
        <w:spacing w:before="120" w:after="120"/>
        <w:rPr>
          <w:rFonts w:ascii="Verdana" w:hAnsi="Verdana"/>
        </w:rPr>
      </w:pPr>
    </w:p>
    <w:p w:rsidRPr="0043235D" w:rsidR="00603ACC" w:rsidP="00603ACC" w:rsidRDefault="00603ACC" w14:paraId="7782E8FC" w14:textId="77777777">
      <w:pPr>
        <w:spacing w:before="120" w:after="120"/>
        <w:rPr>
          <w:rFonts w:ascii="Verdana" w:hAnsi="Verdana"/>
        </w:rPr>
      </w:pPr>
      <w:r w:rsidRPr="0043235D">
        <w:rPr>
          <w:rFonts w:ascii="Verdana" w:hAnsi="Verdana"/>
        </w:rPr>
        <w:t xml:space="preserve">If the beneficiary requests to cancel automatic EFT payments used every month for their premium payment, the </w:t>
      </w:r>
      <w:r w:rsidRPr="0043235D">
        <w:rPr>
          <w:rFonts w:ascii="Verdana" w:hAnsi="Verdana"/>
          <w:b/>
          <w:bCs/>
        </w:rPr>
        <w:t>PREMIUM BILLING SPECIALIZED CARE TEAM</w:t>
      </w:r>
      <w:r w:rsidRPr="0043235D">
        <w:rPr>
          <w:rFonts w:ascii="Verdana" w:hAnsi="Verdana"/>
        </w:rPr>
        <w:t xml:space="preserve"> will:</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861"/>
        <w:gridCol w:w="3189"/>
        <w:gridCol w:w="8900"/>
      </w:tblGrid>
      <w:tr w:rsidRPr="0043235D" w:rsidR="00603ACC" w:rsidTr="00965C56" w14:paraId="179C19D8" w14:textId="77777777">
        <w:tc>
          <w:tcPr>
            <w:tcW w:w="1522" w:type="dxa"/>
            <w:tcBorders>
              <w:top w:val="single" w:color="auto" w:sz="4" w:space="0"/>
              <w:left w:val="single" w:color="auto" w:sz="4" w:space="0"/>
              <w:bottom w:val="single" w:color="auto" w:sz="4" w:space="0"/>
              <w:right w:val="single" w:color="auto" w:sz="4" w:space="0"/>
            </w:tcBorders>
            <w:shd w:val="clear" w:color="auto" w:fill="D9D9D9" w:themeFill="background1" w:themeFillShade="D9"/>
            <w:hideMark/>
          </w:tcPr>
          <w:p w:rsidRPr="0043235D" w:rsidR="00603ACC" w:rsidP="00965C56" w:rsidRDefault="00603ACC" w14:paraId="7430F651" w14:textId="77777777">
            <w:pPr>
              <w:spacing w:before="120" w:after="120"/>
              <w:jc w:val="center"/>
              <w:rPr>
                <w:rFonts w:ascii="Verdana" w:hAnsi="Verdana"/>
                <w:b/>
              </w:rPr>
            </w:pPr>
            <w:r w:rsidRPr="0043235D">
              <w:rPr>
                <w:rFonts w:ascii="Verdana" w:hAnsi="Verdana"/>
                <w:b/>
              </w:rPr>
              <w:t>Step</w:t>
            </w:r>
          </w:p>
        </w:tc>
        <w:tc>
          <w:tcPr>
            <w:tcW w:w="26107" w:type="dxa"/>
            <w:gridSpan w:val="2"/>
            <w:tcBorders>
              <w:top w:val="single" w:color="auto" w:sz="4" w:space="0"/>
              <w:left w:val="single" w:color="auto" w:sz="4" w:space="0"/>
              <w:bottom w:val="single" w:color="auto" w:sz="4" w:space="0"/>
              <w:right w:val="single" w:color="auto" w:sz="4" w:space="0"/>
            </w:tcBorders>
            <w:shd w:val="clear" w:color="auto" w:fill="D9D9D9" w:themeFill="background1" w:themeFillShade="D9"/>
            <w:hideMark/>
          </w:tcPr>
          <w:p w:rsidRPr="0043235D" w:rsidR="00603ACC" w:rsidP="00965C56" w:rsidRDefault="00603ACC" w14:paraId="15667B7D" w14:textId="77777777">
            <w:pPr>
              <w:spacing w:before="120" w:after="120"/>
              <w:jc w:val="center"/>
              <w:rPr>
                <w:rFonts w:ascii="Verdana" w:hAnsi="Verdana"/>
                <w:b/>
              </w:rPr>
            </w:pPr>
            <w:r w:rsidRPr="0043235D">
              <w:rPr>
                <w:rFonts w:ascii="Verdana" w:hAnsi="Verdana"/>
                <w:b/>
              </w:rPr>
              <w:t>Action</w:t>
            </w:r>
          </w:p>
        </w:tc>
      </w:tr>
      <w:tr w:rsidRPr="0043235D" w:rsidR="00603ACC" w:rsidTr="00965C56" w14:paraId="46C19C19" w14:textId="77777777">
        <w:tc>
          <w:tcPr>
            <w:tcW w:w="1522" w:type="dxa"/>
            <w:tcBorders>
              <w:top w:val="single" w:color="auto" w:sz="4" w:space="0"/>
              <w:left w:val="single" w:color="auto" w:sz="4" w:space="0"/>
              <w:bottom w:val="single" w:color="auto" w:sz="4" w:space="0"/>
              <w:right w:val="single" w:color="auto" w:sz="4" w:space="0"/>
            </w:tcBorders>
          </w:tcPr>
          <w:p w:rsidRPr="0043235D" w:rsidR="00603ACC" w:rsidP="00965C56" w:rsidRDefault="00603ACC" w14:paraId="5A98261E" w14:textId="77777777">
            <w:pPr>
              <w:autoSpaceDE w:val="0"/>
              <w:autoSpaceDN w:val="0"/>
              <w:adjustRightInd w:val="0"/>
              <w:spacing w:before="120" w:after="120"/>
              <w:jc w:val="center"/>
              <w:rPr>
                <w:rFonts w:ascii="Verdana" w:hAnsi="Verdana" w:cs="Arial"/>
                <w:b/>
              </w:rPr>
            </w:pPr>
            <w:bookmarkStart w:name="Cancelling_AEFT_Step1" w:id="91"/>
            <w:r w:rsidRPr="0043235D">
              <w:rPr>
                <w:rFonts w:ascii="Verdana" w:hAnsi="Verdana" w:cs="Arial"/>
                <w:b/>
              </w:rPr>
              <w:t>1</w:t>
            </w:r>
            <w:bookmarkEnd w:id="91"/>
          </w:p>
        </w:tc>
        <w:tc>
          <w:tcPr>
            <w:tcW w:w="26107" w:type="dxa"/>
            <w:gridSpan w:val="2"/>
            <w:tcBorders>
              <w:top w:val="single" w:color="auto" w:sz="4" w:space="0"/>
              <w:left w:val="single" w:color="auto" w:sz="4" w:space="0"/>
              <w:bottom w:val="single" w:color="auto" w:sz="4" w:space="0"/>
              <w:right w:val="single" w:color="auto" w:sz="4" w:space="0"/>
            </w:tcBorders>
          </w:tcPr>
          <w:p w:rsidRPr="0043235D" w:rsidR="00603ACC" w:rsidP="00965C56" w:rsidRDefault="00603ACC" w14:paraId="19FB4503" w14:textId="77777777">
            <w:pPr>
              <w:spacing w:before="120" w:after="120"/>
              <w:rPr>
                <w:rFonts w:ascii="Verdana" w:hAnsi="Verdana"/>
              </w:rPr>
            </w:pPr>
            <w:r w:rsidRPr="0043235D">
              <w:rPr>
                <w:rFonts w:ascii="Verdana" w:hAnsi="Verdana"/>
              </w:rPr>
              <w:t xml:space="preserve">Determine if the caller is authorized to make changes to the beneficiary’s premium billing account. </w:t>
            </w:r>
          </w:p>
          <w:p w:rsidRPr="0043235D" w:rsidR="00603ACC" w:rsidP="00965C56" w:rsidRDefault="00603ACC" w14:paraId="57933E15" w14:textId="77777777">
            <w:pPr>
              <w:pStyle w:val="ListParagraph"/>
              <w:numPr>
                <w:ilvl w:val="0"/>
                <w:numId w:val="20"/>
              </w:numPr>
              <w:spacing w:before="120" w:after="120"/>
              <w:contextualSpacing w:val="0"/>
              <w:rPr>
                <w:rFonts w:ascii="Verdana" w:hAnsi="Verdana"/>
              </w:rPr>
            </w:pPr>
            <w:r w:rsidRPr="0043235D">
              <w:rPr>
                <w:rFonts w:ascii="Verdana" w:hAnsi="Verdana"/>
              </w:rPr>
              <w:t xml:space="preserve">Refer to </w:t>
            </w:r>
            <w:r w:rsidRPr="0043235D">
              <w:rPr>
                <w:rFonts w:ascii="Verdana" w:hAnsi="Verdana"/>
                <w:b/>
              </w:rPr>
              <w:t>Authorized Persons who can make changes to the Premium Billing Account</w:t>
            </w:r>
            <w:r w:rsidRPr="0043235D">
              <w:rPr>
                <w:rFonts w:ascii="Verdana" w:hAnsi="Verdana"/>
              </w:rPr>
              <w:t xml:space="preserve"> section of </w:t>
            </w:r>
            <w:hyperlink w:history="1" w:anchor="!/view?docid=b4765dd1-d9b7-4dbe-afd6-0e4f6b509082" r:id="rId81">
              <w:r w:rsidRPr="008470DD">
                <w:rPr>
                  <w:rStyle w:val="Hyperlink"/>
                  <w:rFonts w:ascii="Verdana" w:hAnsi="Verdana" w:eastAsiaTheme="minorHAnsi"/>
                </w:rPr>
                <w:t>Aetna Compass MED D - SilverScript - Premium Billing General Information, Processes, &amp; Document Index</w:t>
              </w:r>
              <w:r w:rsidRPr="008470DD">
                <w:rPr>
                  <w:rStyle w:val="Hyperlink"/>
                  <w:rFonts w:ascii="Verdana" w:hAnsi="Verdana"/>
                </w:rPr>
                <w:t xml:space="preserve"> (062831).</w:t>
              </w:r>
            </w:hyperlink>
          </w:p>
        </w:tc>
      </w:tr>
      <w:tr w:rsidRPr="0043235D" w:rsidR="00603ACC" w:rsidTr="00965C56" w14:paraId="03F2AF16" w14:textId="77777777">
        <w:tc>
          <w:tcPr>
            <w:tcW w:w="1522" w:type="dxa"/>
            <w:tcBorders>
              <w:top w:val="single" w:color="auto" w:sz="4" w:space="0"/>
              <w:left w:val="single" w:color="auto" w:sz="4" w:space="0"/>
              <w:bottom w:val="single" w:color="auto" w:sz="4" w:space="0"/>
              <w:right w:val="single" w:color="auto" w:sz="4" w:space="0"/>
            </w:tcBorders>
            <w:hideMark/>
          </w:tcPr>
          <w:p w:rsidRPr="0043235D" w:rsidR="00603ACC" w:rsidP="00965C56" w:rsidRDefault="00603ACC" w14:paraId="0C8E3736" w14:textId="77777777">
            <w:pPr>
              <w:autoSpaceDE w:val="0"/>
              <w:autoSpaceDN w:val="0"/>
              <w:adjustRightInd w:val="0"/>
              <w:spacing w:before="120" w:after="120"/>
              <w:jc w:val="center"/>
              <w:rPr>
                <w:rFonts w:ascii="Verdana" w:hAnsi="Verdana" w:cs="Arial"/>
                <w:b/>
              </w:rPr>
            </w:pPr>
            <w:r w:rsidRPr="0043235D">
              <w:rPr>
                <w:rFonts w:ascii="Verdana" w:hAnsi="Verdana" w:cs="Arial"/>
                <w:b/>
              </w:rPr>
              <w:t>2</w:t>
            </w:r>
          </w:p>
        </w:tc>
        <w:tc>
          <w:tcPr>
            <w:tcW w:w="26107" w:type="dxa"/>
            <w:gridSpan w:val="2"/>
            <w:tcBorders>
              <w:top w:val="single" w:color="auto" w:sz="4" w:space="0"/>
              <w:left w:val="single" w:color="auto" w:sz="4" w:space="0"/>
              <w:bottom w:val="single" w:color="auto" w:sz="4" w:space="0"/>
              <w:right w:val="single" w:color="auto" w:sz="4" w:space="0"/>
            </w:tcBorders>
          </w:tcPr>
          <w:p w:rsidRPr="0043235D" w:rsidR="00603ACC" w:rsidP="00965C56" w:rsidRDefault="00603ACC" w14:paraId="46E8DB13" w14:textId="77777777">
            <w:pPr>
              <w:autoSpaceDE w:val="0"/>
              <w:autoSpaceDN w:val="0"/>
              <w:adjustRightInd w:val="0"/>
              <w:spacing w:before="120" w:after="120"/>
              <w:rPr>
                <w:rFonts w:ascii="Verdana" w:hAnsi="Verdana"/>
              </w:rPr>
            </w:pPr>
            <w:r w:rsidRPr="0043235D">
              <w:rPr>
                <w:rFonts w:ascii="Verdana" w:hAnsi="Verdana"/>
              </w:rPr>
              <w:t xml:space="preserve">Set the </w:t>
            </w:r>
            <w:r w:rsidRPr="0043235D">
              <w:rPr>
                <w:rFonts w:ascii="Verdana" w:hAnsi="Verdana"/>
                <w:b/>
              </w:rPr>
              <w:t xml:space="preserve">Date Range: </w:t>
            </w:r>
            <w:r w:rsidRPr="0043235D">
              <w:rPr>
                <w:rFonts w:ascii="Verdana" w:hAnsi="Verdana"/>
              </w:rPr>
              <w:t xml:space="preserve">To ensure the </w:t>
            </w:r>
            <w:r w:rsidRPr="0043235D">
              <w:rPr>
                <w:rFonts w:ascii="Verdana" w:hAnsi="Verdana"/>
                <w:b/>
              </w:rPr>
              <w:t>Stock ID</w:t>
            </w:r>
            <w:r w:rsidRPr="0043235D">
              <w:rPr>
                <w:rFonts w:ascii="Verdana" w:hAnsi="Verdana"/>
              </w:rPr>
              <w:t xml:space="preserve"> field of the </w:t>
            </w:r>
            <w:r w:rsidRPr="0043235D">
              <w:rPr>
                <w:rFonts w:ascii="Verdana" w:hAnsi="Verdana"/>
                <w:b/>
              </w:rPr>
              <w:t>Billing Cycle &amp; Payment Method</w:t>
            </w:r>
            <w:r w:rsidRPr="0043235D">
              <w:rPr>
                <w:rFonts w:ascii="Verdana" w:hAnsi="Verdana"/>
              </w:rPr>
              <w:t xml:space="preserve"> section will display correctly, change the End Date field to the end of the next year (</w:t>
            </w:r>
            <w:r w:rsidRPr="0043235D">
              <w:rPr>
                <w:rFonts w:ascii="Verdana" w:hAnsi="Verdana"/>
                <w:b/>
                <w:bCs/>
              </w:rPr>
              <w:t xml:space="preserve">Example: </w:t>
            </w:r>
            <w:r w:rsidRPr="0043235D">
              <w:rPr>
                <w:rFonts w:ascii="Verdana" w:hAnsi="Verdana"/>
                <w:b/>
              </w:rPr>
              <w:t>12/31/2026</w:t>
            </w:r>
            <w:r w:rsidRPr="0043235D">
              <w:rPr>
                <w:rFonts w:ascii="Verdana" w:hAnsi="Verdana"/>
              </w:rPr>
              <w:t>).</w:t>
            </w:r>
          </w:p>
          <w:p w:rsidRPr="0043235D" w:rsidR="00603ACC" w:rsidP="00965C56" w:rsidRDefault="00603ACC" w14:paraId="6E29342D" w14:textId="77777777">
            <w:pPr>
              <w:pStyle w:val="ListParagraph"/>
              <w:numPr>
                <w:ilvl w:val="0"/>
                <w:numId w:val="20"/>
              </w:numPr>
              <w:spacing w:before="120" w:after="120"/>
              <w:contextualSpacing w:val="0"/>
              <w:rPr>
                <w:rFonts w:ascii="Verdana" w:hAnsi="Verdana" w:cs="Arial"/>
                <w:bCs/>
              </w:rPr>
            </w:pPr>
            <w:r w:rsidRPr="0043235D">
              <w:rPr>
                <w:rFonts w:ascii="Verdana" w:hAnsi="Verdana" w:cs="Arial"/>
                <w:bCs/>
              </w:rPr>
              <w:t xml:space="preserve">After the </w:t>
            </w:r>
            <w:r w:rsidRPr="0043235D">
              <w:rPr>
                <w:rFonts w:ascii="Verdana" w:hAnsi="Verdana" w:cs="Arial"/>
                <w:b/>
                <w:bCs/>
              </w:rPr>
              <w:t>End Date</w:t>
            </w:r>
            <w:r w:rsidRPr="0043235D">
              <w:rPr>
                <w:rFonts w:ascii="Verdana" w:hAnsi="Verdana" w:cs="Arial"/>
                <w:bCs/>
              </w:rPr>
              <w:t xml:space="preserve"> in the </w:t>
            </w:r>
            <w:r w:rsidRPr="0043235D">
              <w:rPr>
                <w:rFonts w:ascii="Verdana" w:hAnsi="Verdana" w:cs="Arial"/>
                <w:b/>
                <w:bCs/>
              </w:rPr>
              <w:t xml:space="preserve">Date Range </w:t>
            </w:r>
            <w:r w:rsidRPr="0043235D">
              <w:rPr>
                <w:rFonts w:ascii="Verdana" w:hAnsi="Verdana" w:cs="Arial"/>
                <w:bCs/>
              </w:rPr>
              <w:t xml:space="preserve">section is set, click the </w:t>
            </w:r>
            <w:r w:rsidRPr="0043235D">
              <w:rPr>
                <w:rFonts w:ascii="Verdana" w:hAnsi="Verdana" w:cs="Arial"/>
                <w:b/>
                <w:bCs/>
              </w:rPr>
              <w:t>Automatic Payment</w:t>
            </w:r>
            <w:r w:rsidRPr="0043235D">
              <w:rPr>
                <w:rFonts w:ascii="Verdana" w:hAnsi="Verdana" w:cs="Arial"/>
                <w:bCs/>
              </w:rPr>
              <w:t xml:space="preserve"> button from the </w:t>
            </w:r>
            <w:r w:rsidRPr="0043235D">
              <w:rPr>
                <w:rFonts w:ascii="Verdana" w:hAnsi="Verdana" w:cs="Arial"/>
                <w:b/>
                <w:bCs/>
              </w:rPr>
              <w:t>Premium Billing</w:t>
            </w:r>
            <w:r w:rsidRPr="0043235D">
              <w:rPr>
                <w:rFonts w:ascii="Verdana" w:hAnsi="Verdana" w:cs="Arial"/>
                <w:bCs/>
              </w:rPr>
              <w:t xml:space="preserve"> tab in </w:t>
            </w:r>
            <w:r w:rsidRPr="0043235D">
              <w:rPr>
                <w:rFonts w:ascii="Verdana" w:hAnsi="Verdana" w:cs="Arial"/>
                <w:b/>
                <w:bCs/>
              </w:rPr>
              <w:t>Compass</w:t>
            </w:r>
            <w:r w:rsidRPr="0043235D">
              <w:rPr>
                <w:rFonts w:ascii="Verdana" w:hAnsi="Verdana" w:cs="Arial"/>
                <w:bCs/>
              </w:rPr>
              <w:t>.</w:t>
            </w:r>
          </w:p>
          <w:p w:rsidRPr="0043235D" w:rsidR="00603ACC" w:rsidP="00965C56" w:rsidRDefault="00603ACC" w14:paraId="3DC39F1B" w14:textId="77777777">
            <w:pPr>
              <w:spacing w:before="120" w:after="120"/>
              <w:rPr>
                <w:rFonts w:ascii="Verdana" w:hAnsi="Verdana" w:cs="Arial"/>
                <w:bCs/>
              </w:rPr>
            </w:pPr>
          </w:p>
          <w:p w:rsidRPr="0043235D" w:rsidR="00603ACC" w:rsidP="00965C56" w:rsidRDefault="00603ACC" w14:paraId="14BB92EC" w14:textId="77777777">
            <w:pPr>
              <w:spacing w:before="120" w:after="120"/>
              <w:rPr>
                <w:rFonts w:ascii="Verdana" w:hAnsi="Verdana" w:cs="Arial"/>
                <w:bCs/>
              </w:rPr>
            </w:pPr>
            <w:r w:rsidRPr="0043235D">
              <w:rPr>
                <w:rFonts w:ascii="Verdana" w:hAnsi="Verdana"/>
                <w:b/>
              </w:rPr>
              <w:t xml:space="preserve">Result: </w:t>
            </w:r>
            <w:r w:rsidRPr="0043235D">
              <w:rPr>
                <w:rFonts w:ascii="Verdana" w:hAnsi="Verdana"/>
              </w:rPr>
              <w:t xml:space="preserve">The PREMIUM BILLING SPECIALIZED CARE TEAM is automatically redirected to the </w:t>
            </w:r>
            <w:r w:rsidRPr="0043235D">
              <w:rPr>
                <w:rFonts w:ascii="Verdana" w:hAnsi="Verdana" w:cs="Arial"/>
                <w:b/>
                <w:color w:val="000000"/>
              </w:rPr>
              <w:t>Credit Card Single-Sign-On (SSO)</w:t>
            </w:r>
            <w:r w:rsidRPr="0043235D">
              <w:rPr>
                <w:rFonts w:ascii="Verdana" w:hAnsi="Verdana" w:cs="Arial"/>
                <w:color w:val="000000"/>
              </w:rPr>
              <w:t xml:space="preserve"> system</w:t>
            </w:r>
            <w:r w:rsidRPr="0043235D">
              <w:rPr>
                <w:rFonts w:ascii="Verdana" w:hAnsi="Verdana"/>
              </w:rPr>
              <w:t>.</w:t>
            </w:r>
          </w:p>
          <w:p w:rsidRPr="0043235D" w:rsidR="00603ACC" w:rsidP="00965C56" w:rsidRDefault="00603ACC" w14:paraId="7B001F7A" w14:textId="77777777">
            <w:pPr>
              <w:spacing w:before="120" w:after="120"/>
              <w:jc w:val="center"/>
              <w:rPr>
                <w:rFonts w:ascii="Verdana" w:hAnsi="Verdana" w:cs="Arial"/>
                <w:bCs/>
              </w:rPr>
            </w:pPr>
          </w:p>
          <w:p w:rsidRPr="0043235D" w:rsidR="00603ACC" w:rsidP="00965C56" w:rsidRDefault="00603ACC" w14:paraId="4EC490EB" w14:textId="77777777">
            <w:pPr>
              <w:spacing w:before="120" w:after="120"/>
              <w:jc w:val="center"/>
              <w:rPr>
                <w:rFonts w:ascii="Verdana" w:hAnsi="Verdana"/>
                <w:noProof/>
              </w:rPr>
            </w:pPr>
            <w:r w:rsidRPr="00504666">
              <w:rPr>
                <w:rFonts w:ascii="Verdana" w:hAnsi="Verdana"/>
                <w:noProof/>
              </w:rPr>
              <w:drawing>
                <wp:inline distT="0" distB="0" distL="0" distR="0" wp14:anchorId="03D69293" wp14:editId="27E242FA">
                  <wp:extent cx="6371429" cy="7361905"/>
                  <wp:effectExtent l="0" t="0" r="0" b="0"/>
                  <wp:docPr id="18978398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39839" name="Picture 1" descr="A screenshot of a computer&#10;&#10;AI-generated content may be incorrect."/>
                          <pic:cNvPicPr/>
                        </pic:nvPicPr>
                        <pic:blipFill>
                          <a:blip r:embed="rId82"/>
                          <a:stretch>
                            <a:fillRect/>
                          </a:stretch>
                        </pic:blipFill>
                        <pic:spPr>
                          <a:xfrm>
                            <a:off x="0" y="0"/>
                            <a:ext cx="6371429" cy="7361905"/>
                          </a:xfrm>
                          <a:prstGeom prst="rect">
                            <a:avLst/>
                          </a:prstGeom>
                        </pic:spPr>
                      </pic:pic>
                    </a:graphicData>
                  </a:graphic>
                </wp:inline>
              </w:drawing>
            </w:r>
          </w:p>
          <w:p w:rsidRPr="0043235D" w:rsidR="00603ACC" w:rsidP="00965C56" w:rsidRDefault="00603ACC" w14:paraId="65F85C1D" w14:textId="77777777">
            <w:pPr>
              <w:spacing w:before="120" w:after="120"/>
              <w:jc w:val="center"/>
              <w:rPr>
                <w:rFonts w:ascii="Verdana" w:hAnsi="Verdana"/>
              </w:rPr>
            </w:pPr>
          </w:p>
        </w:tc>
      </w:tr>
      <w:tr w:rsidRPr="0043235D" w:rsidR="00603ACC" w:rsidTr="00965C56" w14:paraId="078D8BB8" w14:textId="77777777">
        <w:tc>
          <w:tcPr>
            <w:tcW w:w="1522" w:type="dxa"/>
            <w:tcBorders>
              <w:top w:val="single" w:color="auto" w:sz="4" w:space="0"/>
              <w:left w:val="single" w:color="auto" w:sz="4" w:space="0"/>
              <w:bottom w:val="single" w:color="auto" w:sz="4" w:space="0"/>
              <w:right w:val="single" w:color="auto" w:sz="4" w:space="0"/>
            </w:tcBorders>
            <w:hideMark/>
          </w:tcPr>
          <w:p w:rsidRPr="0043235D" w:rsidR="00603ACC" w:rsidP="00965C56" w:rsidRDefault="00603ACC" w14:paraId="10339DB6" w14:textId="77777777">
            <w:pPr>
              <w:spacing w:before="120" w:after="120"/>
              <w:jc w:val="center"/>
              <w:rPr>
                <w:rFonts w:ascii="Verdana" w:hAnsi="Verdana"/>
                <w:b/>
              </w:rPr>
            </w:pPr>
            <w:r w:rsidRPr="0043235D">
              <w:rPr>
                <w:rFonts w:ascii="Verdana" w:hAnsi="Verdana" w:cs="Arial"/>
                <w:b/>
              </w:rPr>
              <w:t>3</w:t>
            </w:r>
          </w:p>
        </w:tc>
        <w:tc>
          <w:tcPr>
            <w:tcW w:w="26107" w:type="dxa"/>
            <w:gridSpan w:val="2"/>
            <w:tcBorders>
              <w:top w:val="single" w:color="auto" w:sz="4" w:space="0"/>
              <w:left w:val="single" w:color="auto" w:sz="4" w:space="0"/>
              <w:bottom w:val="single" w:color="auto" w:sz="4" w:space="0"/>
              <w:right w:val="single" w:color="auto" w:sz="4" w:space="0"/>
            </w:tcBorders>
          </w:tcPr>
          <w:p w:rsidRPr="0043235D" w:rsidR="00603ACC" w:rsidP="00965C56" w:rsidRDefault="00603ACC" w14:paraId="273603DE" w14:textId="77777777">
            <w:pPr>
              <w:spacing w:before="120" w:after="120"/>
              <w:rPr>
                <w:rFonts w:ascii="Verdana" w:hAnsi="Verdana"/>
              </w:rPr>
            </w:pPr>
            <w:r w:rsidRPr="0043235D">
              <w:rPr>
                <w:rFonts w:ascii="Verdana" w:hAnsi="Verdana"/>
              </w:rPr>
              <w:t xml:space="preserve">Caller must verify the banking information, then select </w:t>
            </w:r>
            <w:r w:rsidRPr="0043235D">
              <w:rPr>
                <w:rFonts w:ascii="Verdana" w:hAnsi="Verdana"/>
                <w:b/>
              </w:rPr>
              <w:t>Inactive</w:t>
            </w:r>
            <w:r w:rsidRPr="0043235D">
              <w:rPr>
                <w:rFonts w:ascii="Verdana" w:hAnsi="Verdana"/>
              </w:rPr>
              <w:t xml:space="preserve"> from the </w:t>
            </w:r>
            <w:r w:rsidRPr="0043235D">
              <w:rPr>
                <w:rFonts w:ascii="Verdana" w:hAnsi="Verdana"/>
                <w:b/>
              </w:rPr>
              <w:t>Set Status To</w:t>
            </w:r>
            <w:r w:rsidRPr="0043235D">
              <w:rPr>
                <w:rFonts w:ascii="Verdana" w:hAnsi="Verdana"/>
              </w:rPr>
              <w:t xml:space="preserve"> drop down menu and select the </w:t>
            </w:r>
            <w:r w:rsidRPr="0043235D">
              <w:rPr>
                <w:rFonts w:ascii="Verdana" w:hAnsi="Verdana"/>
                <w:b/>
                <w:bCs/>
              </w:rPr>
              <w:t>Save on File</w:t>
            </w:r>
            <w:r w:rsidRPr="0043235D">
              <w:rPr>
                <w:rFonts w:ascii="Verdana" w:hAnsi="Verdana"/>
              </w:rPr>
              <w:t xml:space="preserve"> radio button.</w:t>
            </w:r>
          </w:p>
          <w:p w:rsidRPr="0043235D" w:rsidR="00603ACC" w:rsidP="00965C56" w:rsidRDefault="00603ACC" w14:paraId="5E3F30B1" w14:textId="77777777">
            <w:pPr>
              <w:spacing w:before="120" w:after="120"/>
              <w:jc w:val="center"/>
              <w:rPr>
                <w:rFonts w:ascii="Verdana" w:hAnsi="Verdana"/>
              </w:rPr>
            </w:pPr>
          </w:p>
          <w:p w:rsidRPr="0043235D" w:rsidR="00603ACC" w:rsidP="00965C56" w:rsidRDefault="00603ACC" w14:paraId="393BD65C" w14:textId="77777777">
            <w:pPr>
              <w:spacing w:before="120" w:after="120"/>
              <w:rPr>
                <w:rFonts w:ascii="Verdana" w:hAnsi="Verdana" w:cs="Arial"/>
                <w:bCs/>
              </w:rPr>
            </w:pPr>
            <w:r w:rsidRPr="0043235D">
              <w:rPr>
                <w:rFonts w:ascii="Verdana" w:hAnsi="Verdana" w:cs="Arial"/>
                <w:b/>
                <w:bCs/>
              </w:rPr>
              <w:t xml:space="preserve">Note: </w:t>
            </w:r>
            <w:r w:rsidRPr="0043235D">
              <w:rPr>
                <w:rFonts w:ascii="Verdana" w:hAnsi="Verdana" w:cs="Arial"/>
                <w:bCs/>
              </w:rPr>
              <w:t xml:space="preserve">Status should only be </w:t>
            </w:r>
            <w:r w:rsidRPr="0043235D">
              <w:rPr>
                <w:rFonts w:ascii="Verdana" w:hAnsi="Verdana" w:cs="Arial"/>
                <w:b/>
                <w:bCs/>
              </w:rPr>
              <w:t>Active</w:t>
            </w:r>
            <w:r w:rsidRPr="0043235D">
              <w:rPr>
                <w:rFonts w:ascii="Verdana" w:hAnsi="Verdana" w:cs="Arial"/>
                <w:bCs/>
              </w:rPr>
              <w:t xml:space="preserve"> or </w:t>
            </w:r>
            <w:r w:rsidRPr="0043235D">
              <w:rPr>
                <w:rFonts w:ascii="Verdana" w:hAnsi="Verdana" w:cs="Arial"/>
                <w:b/>
                <w:bCs/>
              </w:rPr>
              <w:t>Inactive</w:t>
            </w:r>
            <w:r w:rsidRPr="0043235D">
              <w:rPr>
                <w:rFonts w:ascii="Verdana" w:hAnsi="Verdana" w:cs="Arial"/>
                <w:bCs/>
              </w:rPr>
              <w:t xml:space="preserve">. </w:t>
            </w:r>
            <w:r w:rsidRPr="0043235D">
              <w:rPr>
                <w:rFonts w:ascii="Verdana" w:hAnsi="Verdana" w:cs="Arial"/>
                <w:b/>
                <w:bCs/>
              </w:rPr>
              <w:t>Do NOT select Complete</w:t>
            </w:r>
            <w:r w:rsidRPr="0043235D">
              <w:rPr>
                <w:rFonts w:ascii="Verdana" w:hAnsi="Verdana" w:cs="Arial"/>
                <w:bCs/>
              </w:rPr>
              <w:t>.</w:t>
            </w:r>
          </w:p>
          <w:p w:rsidRPr="0043235D" w:rsidR="00603ACC" w:rsidP="00965C56" w:rsidRDefault="00603ACC" w14:paraId="479B5C04" w14:textId="77777777">
            <w:pPr>
              <w:spacing w:before="120" w:after="120"/>
              <w:jc w:val="center"/>
              <w:rPr>
                <w:rFonts w:ascii="Verdana" w:hAnsi="Verdana"/>
              </w:rPr>
            </w:pPr>
          </w:p>
          <w:p w:rsidRPr="0043235D" w:rsidR="00603ACC" w:rsidP="00965C56" w:rsidRDefault="00603ACC" w14:paraId="2E25E211" w14:textId="77777777">
            <w:pPr>
              <w:spacing w:before="120" w:after="120"/>
              <w:ind w:left="683"/>
              <w:jc w:val="center"/>
              <w:rPr>
                <w:rFonts w:ascii="Verdana" w:hAnsi="Verdana" w:cs="Arial"/>
                <w:bCs/>
              </w:rPr>
            </w:pPr>
            <w:r w:rsidRPr="0043235D">
              <w:rPr>
                <w:rFonts w:ascii="Verdana" w:hAnsi="Verdana"/>
                <w:noProof/>
              </w:rPr>
              <w:drawing>
                <wp:inline distT="0" distB="0" distL="0" distR="0" wp14:anchorId="7A8253B5" wp14:editId="74D24455">
                  <wp:extent cx="6289040" cy="5486400"/>
                  <wp:effectExtent l="19050" t="19050" r="16510" b="19050"/>
                  <wp:docPr id="2125456034" name="Picture 21254560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56034" name="Picture 2125456034" descr="A screenshot of a computer&#10;&#10;AI-generated content may be incorrect."/>
                          <pic:cNvPicPr/>
                        </pic:nvPicPr>
                        <pic:blipFill>
                          <a:blip r:embed="rId83"/>
                          <a:stretch>
                            <a:fillRect/>
                          </a:stretch>
                        </pic:blipFill>
                        <pic:spPr>
                          <a:xfrm>
                            <a:off x="0" y="0"/>
                            <a:ext cx="6289040" cy="5486400"/>
                          </a:xfrm>
                          <a:prstGeom prst="rect">
                            <a:avLst/>
                          </a:prstGeom>
                          <a:ln>
                            <a:solidFill>
                              <a:schemeClr val="tx1"/>
                            </a:solidFill>
                          </a:ln>
                        </pic:spPr>
                      </pic:pic>
                    </a:graphicData>
                  </a:graphic>
                </wp:inline>
              </w:drawing>
            </w:r>
          </w:p>
          <w:p w:rsidRPr="0043235D" w:rsidR="00603ACC" w:rsidP="00965C56" w:rsidRDefault="00603ACC" w14:paraId="7E5E6D21" w14:textId="77777777">
            <w:pPr>
              <w:spacing w:before="120" w:after="120"/>
              <w:jc w:val="center"/>
              <w:rPr>
                <w:rFonts w:ascii="Verdana" w:hAnsi="Verdana" w:cs="Arial"/>
                <w:bCs/>
              </w:rPr>
            </w:pPr>
          </w:p>
        </w:tc>
      </w:tr>
      <w:tr w:rsidRPr="0043235D" w:rsidR="00603ACC" w:rsidTr="00965C56" w14:paraId="5707ECED" w14:textId="77777777">
        <w:tc>
          <w:tcPr>
            <w:tcW w:w="1522" w:type="dxa"/>
            <w:tcBorders>
              <w:top w:val="single" w:color="auto" w:sz="4" w:space="0"/>
              <w:left w:val="single" w:color="auto" w:sz="4" w:space="0"/>
              <w:bottom w:val="single" w:color="auto" w:sz="4" w:space="0"/>
              <w:right w:val="single" w:color="auto" w:sz="4" w:space="0"/>
            </w:tcBorders>
            <w:hideMark/>
          </w:tcPr>
          <w:p w:rsidRPr="0043235D" w:rsidR="00603ACC" w:rsidP="00965C56" w:rsidRDefault="00603ACC" w14:paraId="5C35C7B7" w14:textId="77777777">
            <w:pPr>
              <w:autoSpaceDE w:val="0"/>
              <w:autoSpaceDN w:val="0"/>
              <w:adjustRightInd w:val="0"/>
              <w:spacing w:before="120" w:after="120"/>
              <w:jc w:val="center"/>
              <w:rPr>
                <w:rFonts w:ascii="Verdana" w:hAnsi="Verdana"/>
                <w:b/>
              </w:rPr>
            </w:pPr>
            <w:r w:rsidRPr="0043235D">
              <w:rPr>
                <w:rFonts w:ascii="Verdana" w:hAnsi="Verdana"/>
                <w:b/>
              </w:rPr>
              <w:t>4</w:t>
            </w:r>
          </w:p>
        </w:tc>
        <w:tc>
          <w:tcPr>
            <w:tcW w:w="26107" w:type="dxa"/>
            <w:gridSpan w:val="2"/>
            <w:tcBorders>
              <w:top w:val="single" w:color="auto" w:sz="4" w:space="0"/>
              <w:left w:val="single" w:color="auto" w:sz="4" w:space="0"/>
              <w:bottom w:val="single" w:color="auto" w:sz="4" w:space="0"/>
              <w:right w:val="single" w:color="auto" w:sz="4" w:space="0"/>
            </w:tcBorders>
          </w:tcPr>
          <w:p w:rsidRPr="0043235D" w:rsidR="00603ACC" w:rsidP="00965C56" w:rsidRDefault="00603ACC" w14:paraId="163BA853" w14:textId="77777777">
            <w:pPr>
              <w:spacing w:before="120" w:after="120"/>
              <w:rPr>
                <w:rFonts w:ascii="Verdana" w:hAnsi="Verdana" w:cs="Arial"/>
                <w:bCs/>
              </w:rPr>
            </w:pPr>
            <w:r w:rsidRPr="0043235D">
              <w:rPr>
                <w:rFonts w:ascii="Verdana" w:hAnsi="Verdana" w:cs="Arial"/>
                <w:bCs/>
              </w:rPr>
              <w:t xml:space="preserve">Click the </w:t>
            </w:r>
            <w:r w:rsidRPr="0043235D">
              <w:rPr>
                <w:rFonts w:ascii="Verdana" w:hAnsi="Verdana" w:cs="Arial"/>
                <w:b/>
                <w:bCs/>
              </w:rPr>
              <w:t>Save</w:t>
            </w:r>
            <w:r w:rsidRPr="0043235D">
              <w:rPr>
                <w:rFonts w:ascii="Verdana" w:hAnsi="Verdana" w:cs="Arial"/>
                <w:bCs/>
              </w:rPr>
              <w:t xml:space="preserve"> button.</w:t>
            </w:r>
          </w:p>
          <w:p w:rsidRPr="0043235D" w:rsidR="00603ACC" w:rsidP="00965C56" w:rsidRDefault="00603ACC" w14:paraId="09B540C3" w14:textId="77777777">
            <w:pPr>
              <w:pStyle w:val="ListParagraph"/>
              <w:numPr>
                <w:ilvl w:val="0"/>
                <w:numId w:val="20"/>
              </w:numPr>
              <w:spacing w:before="120" w:after="120"/>
              <w:contextualSpacing w:val="0"/>
              <w:rPr>
                <w:rFonts w:ascii="Verdana" w:hAnsi="Verdana" w:cs="Arial"/>
                <w:b/>
                <w:bCs/>
              </w:rPr>
            </w:pPr>
            <w:r w:rsidRPr="0043235D">
              <w:rPr>
                <w:rFonts w:ascii="Verdana" w:hAnsi="Verdana" w:cs="Arial"/>
                <w:bCs/>
              </w:rPr>
              <w:t>A pop-up window will display.</w:t>
            </w:r>
          </w:p>
          <w:p w:rsidRPr="0043235D" w:rsidR="00603ACC" w:rsidP="00965C56" w:rsidRDefault="00603ACC" w14:paraId="09822CB2" w14:textId="77777777">
            <w:pPr>
              <w:pStyle w:val="ListParagraph"/>
              <w:numPr>
                <w:ilvl w:val="0"/>
                <w:numId w:val="20"/>
              </w:numPr>
              <w:spacing w:before="120" w:after="120"/>
              <w:contextualSpacing w:val="0"/>
              <w:rPr>
                <w:rFonts w:ascii="Verdana" w:hAnsi="Verdana" w:cs="Arial"/>
                <w:b/>
                <w:bCs/>
              </w:rPr>
            </w:pPr>
            <w:r w:rsidRPr="0043235D">
              <w:rPr>
                <w:rFonts w:ascii="Verdana" w:hAnsi="Verdana" w:cs="Arial"/>
                <w:bCs/>
              </w:rPr>
              <w:t xml:space="preserve">Confirm status at the top of the receipt displays </w:t>
            </w:r>
            <w:r w:rsidRPr="0043235D">
              <w:rPr>
                <w:rFonts w:ascii="Verdana" w:hAnsi="Verdana" w:cs="Arial"/>
                <w:b/>
                <w:bCs/>
              </w:rPr>
              <w:t>Inactive.</w:t>
            </w:r>
          </w:p>
          <w:p w:rsidRPr="0043235D" w:rsidR="00603ACC" w:rsidP="00965C56" w:rsidRDefault="00603ACC" w14:paraId="61F95073" w14:textId="77777777">
            <w:pPr>
              <w:spacing w:before="120" w:after="120"/>
              <w:jc w:val="center"/>
              <w:rPr>
                <w:rFonts w:ascii="Verdana" w:hAnsi="Verdana"/>
                <w:noProof/>
              </w:rPr>
            </w:pPr>
          </w:p>
          <w:p w:rsidRPr="0043235D" w:rsidR="00603ACC" w:rsidP="00965C56" w:rsidRDefault="00603ACC" w14:paraId="349036ED" w14:textId="77777777">
            <w:pPr>
              <w:spacing w:before="120" w:after="120"/>
              <w:rPr>
                <w:rFonts w:ascii="Verdana" w:hAnsi="Verdana" w:cs="Arial"/>
                <w:bCs/>
              </w:rPr>
            </w:pPr>
            <w:r w:rsidRPr="0043235D">
              <w:rPr>
                <w:rFonts w:ascii="Verdana" w:hAnsi="Verdana"/>
                <w:b/>
              </w:rPr>
              <w:t xml:space="preserve">Note: </w:t>
            </w:r>
            <w:r w:rsidRPr="0043235D">
              <w:rPr>
                <w:rFonts w:ascii="Verdana" w:hAnsi="Verdana" w:cs="Arial"/>
                <w:bCs/>
              </w:rPr>
              <w:t xml:space="preserve">This action is immediate. Payments will not schedule on a saved payment method without the </w:t>
            </w:r>
            <w:r w:rsidRPr="0043235D">
              <w:rPr>
                <w:rFonts w:ascii="Verdana" w:hAnsi="Verdana" w:cs="Arial"/>
                <w:b/>
              </w:rPr>
              <w:t>Automatic Payment</w:t>
            </w:r>
            <w:r w:rsidRPr="0043235D">
              <w:rPr>
                <w:rFonts w:ascii="Verdana" w:hAnsi="Verdana" w:cs="Arial"/>
                <w:bCs/>
              </w:rPr>
              <w:t xml:space="preserve"> radio button selected.</w:t>
            </w:r>
          </w:p>
          <w:p w:rsidRPr="0043235D" w:rsidR="00603ACC" w:rsidP="00965C56" w:rsidRDefault="00603ACC" w14:paraId="1B97F233" w14:textId="77777777">
            <w:pPr>
              <w:spacing w:before="120" w:after="120"/>
              <w:jc w:val="center"/>
              <w:rPr>
                <w:rFonts w:ascii="Verdana" w:hAnsi="Verdana" w:cs="Arial"/>
                <w:b/>
                <w:bCs/>
              </w:rPr>
            </w:pPr>
          </w:p>
          <w:p w:rsidRPr="0043235D" w:rsidR="00603ACC" w:rsidP="00965C56" w:rsidRDefault="00603ACC" w14:paraId="2F3348AC" w14:textId="77777777">
            <w:pPr>
              <w:spacing w:before="120" w:after="120"/>
              <w:jc w:val="center"/>
              <w:rPr>
                <w:rFonts w:ascii="Verdana" w:hAnsi="Verdana"/>
                <w:noProof/>
              </w:rPr>
            </w:pPr>
            <w:r w:rsidRPr="0043235D">
              <w:rPr>
                <w:rFonts w:ascii="Verdana" w:hAnsi="Verdana"/>
                <w:noProof/>
              </w:rPr>
              <w:drawing>
                <wp:inline distT="0" distB="0" distL="0" distR="0" wp14:anchorId="41945B34" wp14:editId="737BAA23">
                  <wp:extent cx="4457700" cy="1095375"/>
                  <wp:effectExtent l="19050" t="19050" r="19050" b="28575"/>
                  <wp:docPr id="114" name="Picture 114"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screen shot of a computer screen&#10;&#10;AI-generated content may be incorrec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57700" cy="1095375"/>
                          </a:xfrm>
                          <a:prstGeom prst="rect">
                            <a:avLst/>
                          </a:prstGeom>
                          <a:ln w="3175" cap="sq">
                            <a:solidFill>
                              <a:schemeClr val="tx1"/>
                            </a:solidFill>
                            <a:miter lim="800000"/>
                          </a:ln>
                          <a:effectLst/>
                        </pic:spPr>
                      </pic:pic>
                    </a:graphicData>
                  </a:graphic>
                </wp:inline>
              </w:drawing>
            </w:r>
          </w:p>
          <w:p w:rsidRPr="0043235D" w:rsidR="00603ACC" w:rsidP="00965C56" w:rsidRDefault="00603ACC" w14:paraId="5D77C686" w14:textId="77777777">
            <w:pPr>
              <w:spacing w:before="120" w:after="120"/>
              <w:jc w:val="center"/>
              <w:rPr>
                <w:rFonts w:ascii="Verdana" w:hAnsi="Verdana" w:cs="Arial"/>
                <w:bCs/>
              </w:rPr>
            </w:pPr>
          </w:p>
        </w:tc>
      </w:tr>
      <w:tr w:rsidRPr="0043235D" w:rsidR="00603ACC" w:rsidTr="00965C56" w14:paraId="538F23DE" w14:textId="77777777">
        <w:tc>
          <w:tcPr>
            <w:tcW w:w="1522" w:type="dxa"/>
            <w:tcBorders>
              <w:top w:val="single" w:color="auto" w:sz="4" w:space="0"/>
              <w:left w:val="single" w:color="auto" w:sz="4" w:space="0"/>
              <w:bottom w:val="single" w:color="auto" w:sz="4" w:space="0"/>
              <w:right w:val="single" w:color="auto" w:sz="4" w:space="0"/>
            </w:tcBorders>
            <w:hideMark/>
          </w:tcPr>
          <w:p w:rsidRPr="0043235D" w:rsidR="00603ACC" w:rsidP="00965C56" w:rsidRDefault="00603ACC" w14:paraId="66192FAA" w14:textId="77777777">
            <w:pPr>
              <w:autoSpaceDE w:val="0"/>
              <w:autoSpaceDN w:val="0"/>
              <w:adjustRightInd w:val="0"/>
              <w:spacing w:before="120" w:after="120"/>
              <w:jc w:val="center"/>
              <w:rPr>
                <w:rFonts w:ascii="Verdana" w:hAnsi="Verdana"/>
                <w:b/>
              </w:rPr>
            </w:pPr>
            <w:r w:rsidRPr="0043235D">
              <w:rPr>
                <w:rFonts w:ascii="Verdana" w:hAnsi="Verdana"/>
                <w:b/>
              </w:rPr>
              <w:t>5</w:t>
            </w:r>
          </w:p>
        </w:tc>
        <w:tc>
          <w:tcPr>
            <w:tcW w:w="26107" w:type="dxa"/>
            <w:gridSpan w:val="2"/>
            <w:tcBorders>
              <w:top w:val="single" w:color="auto" w:sz="4" w:space="0"/>
              <w:left w:val="single" w:color="auto" w:sz="4" w:space="0"/>
              <w:bottom w:val="single" w:color="auto" w:sz="4" w:space="0"/>
              <w:right w:val="single" w:color="auto" w:sz="4" w:space="0"/>
            </w:tcBorders>
          </w:tcPr>
          <w:p w:rsidRPr="0043235D" w:rsidR="00603ACC" w:rsidP="00965C56" w:rsidRDefault="00603ACC" w14:paraId="6F46785A" w14:textId="77777777">
            <w:pPr>
              <w:spacing w:before="120" w:after="120"/>
              <w:rPr>
                <w:rFonts w:ascii="Verdana" w:hAnsi="Verdana" w:cs="Arial"/>
                <w:bCs/>
              </w:rPr>
            </w:pPr>
            <w:r w:rsidRPr="0043235D">
              <w:rPr>
                <w:rFonts w:ascii="Verdana" w:hAnsi="Verdana" w:cs="Arial"/>
                <w:bCs/>
              </w:rPr>
              <w:t xml:space="preserve">Click the </w:t>
            </w:r>
            <w:r w:rsidRPr="0043235D">
              <w:rPr>
                <w:rFonts w:ascii="Verdana" w:hAnsi="Verdana" w:cs="Arial"/>
                <w:b/>
                <w:bCs/>
              </w:rPr>
              <w:t>Close</w:t>
            </w:r>
            <w:r w:rsidRPr="0043235D">
              <w:rPr>
                <w:rFonts w:ascii="Verdana" w:hAnsi="Verdana" w:cs="Arial"/>
                <w:bCs/>
              </w:rPr>
              <w:t xml:space="preserve"> button at the top right of the Pop-Up window.</w:t>
            </w:r>
          </w:p>
          <w:p w:rsidRPr="0043235D" w:rsidR="00603ACC" w:rsidP="00965C56" w:rsidRDefault="00603ACC" w14:paraId="7D840E9A" w14:textId="77777777">
            <w:pPr>
              <w:spacing w:before="120" w:after="120"/>
              <w:rPr>
                <w:rFonts w:ascii="Verdana" w:hAnsi="Verdana" w:cs="Arial"/>
                <w:bCs/>
              </w:rPr>
            </w:pPr>
          </w:p>
          <w:p w:rsidRPr="0043235D" w:rsidR="00603ACC" w:rsidP="00965C56" w:rsidRDefault="00603ACC" w14:paraId="4E31182A" w14:textId="77777777">
            <w:pPr>
              <w:spacing w:before="120" w:after="120"/>
              <w:rPr>
                <w:rFonts w:ascii="Verdana" w:hAnsi="Verdana" w:cs="Arial"/>
                <w:bCs/>
              </w:rPr>
            </w:pPr>
            <w:r w:rsidRPr="0043235D">
              <w:rPr>
                <w:rFonts w:ascii="Verdana" w:hAnsi="Verdana" w:cs="Arial"/>
                <w:b/>
                <w:bCs/>
              </w:rPr>
              <w:t xml:space="preserve">Result: </w:t>
            </w:r>
            <w:r w:rsidRPr="0043235D">
              <w:rPr>
                <w:rFonts w:ascii="Verdana" w:hAnsi="Verdana" w:cs="Arial"/>
                <w:bCs/>
              </w:rPr>
              <w:t xml:space="preserve">Clicking the </w:t>
            </w:r>
            <w:r w:rsidRPr="0043235D">
              <w:rPr>
                <w:rFonts w:ascii="Verdana" w:hAnsi="Verdana" w:cs="Arial"/>
                <w:b/>
                <w:bCs/>
              </w:rPr>
              <w:t xml:space="preserve">Close </w:t>
            </w:r>
            <w:r w:rsidRPr="0043235D">
              <w:rPr>
                <w:rFonts w:ascii="Verdana" w:hAnsi="Verdana" w:cs="Arial"/>
                <w:bCs/>
              </w:rPr>
              <w:t xml:space="preserve">button will close the </w:t>
            </w:r>
            <w:r w:rsidRPr="0043235D">
              <w:rPr>
                <w:rFonts w:ascii="Verdana" w:hAnsi="Verdana" w:cs="Arial"/>
                <w:b/>
              </w:rPr>
              <w:t>Pop-Up</w:t>
            </w:r>
            <w:r w:rsidRPr="0043235D">
              <w:rPr>
                <w:rFonts w:ascii="Verdana" w:hAnsi="Verdana" w:cs="Arial"/>
                <w:bCs/>
              </w:rPr>
              <w:t xml:space="preserve"> window and </w:t>
            </w:r>
            <w:r w:rsidRPr="0043235D">
              <w:rPr>
                <w:rFonts w:ascii="Verdana" w:hAnsi="Verdana" w:cs="Arial"/>
                <w:b/>
              </w:rPr>
              <w:t xml:space="preserve">Payment </w:t>
            </w:r>
            <w:r w:rsidRPr="0043235D">
              <w:rPr>
                <w:rFonts w:ascii="Verdana" w:hAnsi="Verdana" w:cs="Arial"/>
                <w:bCs/>
              </w:rPr>
              <w:t xml:space="preserve">screen, returning the PREMIUM BILLING SPECIALIZED CARE TEAM to the </w:t>
            </w:r>
            <w:r w:rsidRPr="0043235D">
              <w:rPr>
                <w:rFonts w:ascii="Verdana" w:hAnsi="Verdana" w:cs="Arial"/>
                <w:b/>
                <w:bCs/>
              </w:rPr>
              <w:t>Premium Billing</w:t>
            </w:r>
            <w:r w:rsidRPr="0043235D">
              <w:rPr>
                <w:rFonts w:ascii="Verdana" w:hAnsi="Verdana" w:cs="Arial"/>
                <w:bCs/>
              </w:rPr>
              <w:t xml:space="preserve"> tab in </w:t>
            </w:r>
            <w:r w:rsidRPr="0043235D">
              <w:rPr>
                <w:rFonts w:ascii="Verdana" w:hAnsi="Verdana" w:cs="Arial"/>
                <w:b/>
              </w:rPr>
              <w:t>Compass</w:t>
            </w:r>
            <w:r w:rsidRPr="0043235D">
              <w:rPr>
                <w:rFonts w:ascii="Verdana" w:hAnsi="Verdana" w:cs="Arial"/>
                <w:bCs/>
              </w:rPr>
              <w:t>.</w:t>
            </w:r>
          </w:p>
          <w:p w:rsidRPr="0043235D" w:rsidR="00603ACC" w:rsidP="00965C56" w:rsidRDefault="00603ACC" w14:paraId="4C78E497" w14:textId="77777777">
            <w:pPr>
              <w:spacing w:before="120" w:after="120"/>
              <w:rPr>
                <w:rFonts w:ascii="Verdana" w:hAnsi="Verdana" w:cs="Arial"/>
                <w:bCs/>
              </w:rPr>
            </w:pPr>
          </w:p>
          <w:p w:rsidRPr="0043235D" w:rsidR="00603ACC" w:rsidP="00965C56" w:rsidRDefault="00603ACC" w14:paraId="54E64CD2" w14:textId="77777777">
            <w:pPr>
              <w:spacing w:before="120" w:after="120"/>
              <w:rPr>
                <w:rFonts w:ascii="Verdana" w:hAnsi="Verdana" w:cs="Arial"/>
                <w:bCs/>
              </w:rPr>
            </w:pPr>
            <w:r w:rsidRPr="0043235D">
              <w:rPr>
                <w:rFonts w:ascii="Verdana" w:hAnsi="Verdana" w:cs="Arial"/>
                <w:noProof/>
                <w:color w:val="000000"/>
              </w:rPr>
              <w:drawing>
                <wp:inline distT="0" distB="0" distL="0" distR="0" wp14:anchorId="6A3AEF28" wp14:editId="71F5C7D7">
                  <wp:extent cx="371475" cy="276225"/>
                  <wp:effectExtent l="0" t="0" r="0" b="0"/>
                  <wp:docPr id="116" name="Picture 116" descr="Importa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Important Icon"/>
                          <pic:cNvPicPr>
                            <a:picLocks noChangeAspect="1" noChangeArrowheads="1"/>
                          </pic:cNvPicPr>
                        </pic:nvPicPr>
                        <pic:blipFill>
                          <a:blip r:embed="rId84" r:link="rId85">
                            <a:extLst>
                              <a:ext uri="{28A0092B-C50C-407E-A947-70E740481C1C}">
                                <a14:useLocalDpi xmlns:a14="http://schemas.microsoft.com/office/drawing/2010/main" val="0"/>
                              </a:ext>
                            </a:extLst>
                          </a:blip>
                          <a:srcRect/>
                          <a:stretch>
                            <a:fillRect/>
                          </a:stretch>
                        </pic:blipFill>
                        <pic:spPr bwMode="auto">
                          <a:xfrm>
                            <a:off x="0" y="0"/>
                            <a:ext cx="371475" cy="276225"/>
                          </a:xfrm>
                          <a:prstGeom prst="rect">
                            <a:avLst/>
                          </a:prstGeom>
                          <a:noFill/>
                          <a:ln>
                            <a:noFill/>
                          </a:ln>
                        </pic:spPr>
                      </pic:pic>
                    </a:graphicData>
                  </a:graphic>
                </wp:inline>
              </w:drawing>
            </w:r>
            <w:r w:rsidRPr="0043235D">
              <w:rPr>
                <w:rFonts w:ascii="Verdana" w:hAnsi="Verdana" w:cs="Arial"/>
                <w:color w:val="000000"/>
              </w:rPr>
              <w:t xml:space="preserve"> You must click </w:t>
            </w:r>
            <w:r w:rsidRPr="0043235D">
              <w:rPr>
                <w:rFonts w:ascii="Verdana" w:hAnsi="Verdana" w:cs="Arial"/>
                <w:b/>
                <w:bCs/>
                <w:color w:val="000000"/>
              </w:rPr>
              <w:t>Close.</w:t>
            </w:r>
            <w:r w:rsidRPr="0043235D">
              <w:rPr>
                <w:rFonts w:ascii="Verdana" w:hAnsi="Verdana" w:cs="Arial"/>
                <w:color w:val="000000"/>
              </w:rPr>
              <w:t xml:space="preserve"> </w:t>
            </w:r>
            <w:r w:rsidRPr="0043235D">
              <w:rPr>
                <w:rFonts w:ascii="Verdana" w:hAnsi="Verdana" w:cs="Arial"/>
                <w:bCs/>
              </w:rPr>
              <w:t>Failure to close the pop-up windows will keep the SSO token open and could cause your next beneficiary’s EFT/RCD request or payment to apply to the previous beneficiary’s account.</w:t>
            </w:r>
          </w:p>
          <w:p w:rsidRPr="0043235D" w:rsidR="00603ACC" w:rsidP="00965C56" w:rsidRDefault="00603ACC" w14:paraId="221DF792" w14:textId="77777777">
            <w:pPr>
              <w:spacing w:before="120" w:after="120"/>
              <w:jc w:val="center"/>
              <w:rPr>
                <w:rFonts w:ascii="Verdana" w:hAnsi="Verdana"/>
                <w:noProof/>
                <w:kern w:val="32"/>
              </w:rPr>
            </w:pPr>
          </w:p>
          <w:p w:rsidRPr="0043235D" w:rsidR="00603ACC" w:rsidP="00965C56" w:rsidRDefault="00603ACC" w14:paraId="72AF695D" w14:textId="77777777">
            <w:pPr>
              <w:spacing w:before="120" w:after="120"/>
              <w:jc w:val="center"/>
              <w:rPr>
                <w:rFonts w:ascii="Verdana" w:hAnsi="Verdana"/>
              </w:rPr>
            </w:pPr>
            <w:r w:rsidRPr="0043235D">
              <w:rPr>
                <w:rFonts w:ascii="Verdana" w:hAnsi="Verdana"/>
                <w:noProof/>
              </w:rPr>
              <w:drawing>
                <wp:inline distT="0" distB="0" distL="0" distR="0" wp14:anchorId="7D007C09" wp14:editId="16A36C12">
                  <wp:extent cx="6981825" cy="1533525"/>
                  <wp:effectExtent l="19050" t="19050" r="28575" b="28575"/>
                  <wp:docPr id="115" name="Picture 115"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screen shot of a computer screen&#10;&#10;AI-generated content may be incorrect."/>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81825" cy="1533525"/>
                          </a:xfrm>
                          <a:prstGeom prst="rect">
                            <a:avLst/>
                          </a:prstGeom>
                          <a:noFill/>
                          <a:ln w="3175">
                            <a:solidFill>
                              <a:schemeClr val="tx1"/>
                            </a:solidFill>
                          </a:ln>
                          <a:effectLst/>
                        </pic:spPr>
                      </pic:pic>
                    </a:graphicData>
                  </a:graphic>
                </wp:inline>
              </w:drawing>
            </w:r>
          </w:p>
          <w:p w:rsidRPr="0043235D" w:rsidR="00603ACC" w:rsidP="00965C56" w:rsidRDefault="00603ACC" w14:paraId="4E6A0002" w14:textId="77777777">
            <w:pPr>
              <w:spacing w:before="120" w:after="120"/>
              <w:jc w:val="center"/>
              <w:rPr>
                <w:rFonts w:ascii="Verdana" w:hAnsi="Verdana" w:cs="Arial"/>
                <w:bCs/>
              </w:rPr>
            </w:pPr>
          </w:p>
        </w:tc>
      </w:tr>
      <w:tr w:rsidRPr="0043235D" w:rsidR="00603ACC" w:rsidTr="00965C56" w14:paraId="34B8D8CB" w14:textId="77777777">
        <w:tc>
          <w:tcPr>
            <w:tcW w:w="1522" w:type="dxa"/>
            <w:vMerge w:val="restart"/>
            <w:tcBorders>
              <w:top w:val="single" w:color="auto" w:sz="4" w:space="0"/>
              <w:left w:val="single" w:color="auto" w:sz="4" w:space="0"/>
              <w:bottom w:val="single" w:color="auto" w:sz="4" w:space="0"/>
              <w:right w:val="single" w:color="auto" w:sz="4" w:space="0"/>
            </w:tcBorders>
            <w:hideMark/>
          </w:tcPr>
          <w:p w:rsidRPr="0043235D" w:rsidR="00603ACC" w:rsidP="00965C56" w:rsidRDefault="00603ACC" w14:paraId="355FDF01" w14:textId="77777777">
            <w:pPr>
              <w:spacing w:before="120" w:after="120"/>
              <w:jc w:val="center"/>
              <w:rPr>
                <w:rFonts w:ascii="Verdana" w:hAnsi="Verdana"/>
                <w:b/>
              </w:rPr>
            </w:pPr>
            <w:r w:rsidRPr="0043235D">
              <w:rPr>
                <w:rFonts w:ascii="Verdana" w:hAnsi="Verdana"/>
                <w:b/>
              </w:rPr>
              <w:t>6</w:t>
            </w:r>
          </w:p>
        </w:tc>
        <w:tc>
          <w:tcPr>
            <w:tcW w:w="26107" w:type="dxa"/>
            <w:gridSpan w:val="2"/>
            <w:tcBorders>
              <w:top w:val="single" w:color="auto" w:sz="4" w:space="0"/>
              <w:left w:val="single" w:color="auto" w:sz="4" w:space="0"/>
              <w:bottom w:val="single" w:color="auto" w:sz="4" w:space="0"/>
              <w:right w:val="single" w:color="auto" w:sz="4" w:space="0"/>
            </w:tcBorders>
          </w:tcPr>
          <w:p w:rsidRPr="0043235D" w:rsidR="00603ACC" w:rsidP="00965C56" w:rsidRDefault="00603ACC" w14:paraId="39FAFDA9" w14:textId="77777777">
            <w:pPr>
              <w:spacing w:before="120" w:after="120"/>
              <w:rPr>
                <w:rFonts w:ascii="Verdana" w:hAnsi="Verdana"/>
                <w:color w:val="000000" w:themeColor="text1"/>
              </w:rPr>
            </w:pPr>
            <w:r w:rsidRPr="0043235D">
              <w:rPr>
                <w:rFonts w:ascii="Verdana" w:hAnsi="Verdana"/>
                <w:noProof/>
              </w:rPr>
              <w:drawing>
                <wp:inline distT="0" distB="0" distL="0" distR="0" wp14:anchorId="16759953" wp14:editId="3887D421">
                  <wp:extent cx="238125" cy="2095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9">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43235D">
              <w:rPr>
                <w:rFonts w:ascii="Verdana" w:hAnsi="Verdana"/>
                <w:noProof/>
                <w:color w:val="1F497D"/>
              </w:rPr>
              <w:t xml:space="preserve"> </w:t>
            </w:r>
            <w:r w:rsidRPr="0043235D">
              <w:rPr>
                <w:rFonts w:ascii="Verdana" w:hAnsi="Verdana" w:cs="Arial"/>
              </w:rPr>
              <w:t xml:space="preserve">Your automatic EFT payments have been canceled. </w:t>
            </w:r>
            <w:r w:rsidRPr="0043235D">
              <w:rPr>
                <w:rFonts w:ascii="Verdana" w:hAnsi="Verdana"/>
                <w:color w:val="000000" w:themeColor="text1"/>
              </w:rPr>
              <w:t xml:space="preserve">Would you be interested in setting up your account to pay your monthly premiums each month using one of the plan’s other automatic payment options? If you would like to do so, we can set up your account to have your monthly premium withheld from your SSA/RRB benefit each month. We also can automatically deduct your monthly premium from your credit or debit card. </w:t>
            </w:r>
          </w:p>
          <w:p w:rsidRPr="0043235D" w:rsidR="00603ACC" w:rsidP="00965C56" w:rsidRDefault="00603ACC" w14:paraId="6CE1FD21" w14:textId="77777777">
            <w:pPr>
              <w:spacing w:before="120" w:after="120"/>
              <w:rPr>
                <w:rFonts w:ascii="Verdana" w:hAnsi="Verdana" w:cs="Arial"/>
              </w:rPr>
            </w:pPr>
            <w:r w:rsidRPr="0043235D">
              <w:rPr>
                <w:rFonts w:ascii="Verdana" w:hAnsi="Verdana"/>
                <w:noProof/>
              </w:rPr>
              <w:drawing>
                <wp:inline distT="0" distB="0" distL="0" distR="0" wp14:anchorId="4DE1BAB2" wp14:editId="67C42E28">
                  <wp:extent cx="238125" cy="209550"/>
                  <wp:effectExtent l="0" t="0" r="0" b="0"/>
                  <wp:docPr id="150260851" name="Picture 150260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9">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43235D">
              <w:rPr>
                <w:rFonts w:ascii="Verdana" w:hAnsi="Verdana"/>
                <w:color w:val="000000" w:themeColor="text1"/>
              </w:rPr>
              <w:t xml:space="preserve"> Would you like to set up auto pay through any of these options?</w:t>
            </w:r>
          </w:p>
        </w:tc>
      </w:tr>
      <w:tr w:rsidRPr="0043235D" w:rsidR="00603ACC" w:rsidTr="00965C56" w14:paraId="51415D19" w14:textId="77777777">
        <w:trPr>
          <w:trHeight w:val="90"/>
        </w:trPr>
        <w:tc>
          <w:tcPr>
            <w:tcW w:w="1522" w:type="dxa"/>
            <w:vMerge/>
            <w:vAlign w:val="center"/>
            <w:hideMark/>
          </w:tcPr>
          <w:p w:rsidRPr="0043235D" w:rsidR="00603ACC" w:rsidP="00965C56" w:rsidRDefault="00603ACC" w14:paraId="3261BCB0" w14:textId="77777777">
            <w:pPr>
              <w:spacing w:before="120" w:after="120"/>
              <w:rPr>
                <w:rFonts w:ascii="Verdana" w:hAnsi="Verdana"/>
                <w:b/>
              </w:rPr>
            </w:pPr>
          </w:p>
        </w:tc>
        <w:tc>
          <w:tcPr>
            <w:tcW w:w="5773" w:type="dxa"/>
            <w:tcBorders>
              <w:top w:val="single" w:color="auto" w:sz="4" w:space="0"/>
              <w:left w:val="single" w:color="auto" w:sz="4" w:space="0"/>
              <w:bottom w:val="single" w:color="auto" w:sz="4" w:space="0"/>
              <w:right w:val="single" w:color="auto" w:sz="4" w:space="0"/>
            </w:tcBorders>
            <w:shd w:val="clear" w:color="auto" w:fill="D9D9D9" w:themeFill="background1" w:themeFillShade="D9"/>
            <w:hideMark/>
          </w:tcPr>
          <w:p w:rsidRPr="0043235D" w:rsidR="00603ACC" w:rsidP="00965C56" w:rsidRDefault="00603ACC" w14:paraId="6A9076B7" w14:textId="77777777">
            <w:pPr>
              <w:spacing w:before="120" w:after="120"/>
              <w:jc w:val="center"/>
              <w:rPr>
                <w:rFonts w:ascii="Verdana" w:hAnsi="Verdana" w:cs="Arial"/>
                <w:b/>
                <w:bCs/>
              </w:rPr>
            </w:pPr>
            <w:r w:rsidRPr="0043235D">
              <w:rPr>
                <w:rFonts w:ascii="Verdana" w:hAnsi="Verdana" w:cs="Arial"/>
                <w:b/>
                <w:bCs/>
              </w:rPr>
              <w:t>If the beneficiary says…</w:t>
            </w:r>
          </w:p>
        </w:tc>
        <w:tc>
          <w:tcPr>
            <w:tcW w:w="20334" w:type="dxa"/>
            <w:tcBorders>
              <w:top w:val="single" w:color="auto" w:sz="4" w:space="0"/>
              <w:left w:val="single" w:color="auto" w:sz="4" w:space="0"/>
              <w:bottom w:val="single" w:color="auto" w:sz="4" w:space="0"/>
              <w:right w:val="single" w:color="auto" w:sz="4" w:space="0"/>
            </w:tcBorders>
            <w:shd w:val="clear" w:color="auto" w:fill="D9D9D9" w:themeFill="background1" w:themeFillShade="D9"/>
            <w:hideMark/>
          </w:tcPr>
          <w:p w:rsidRPr="0043235D" w:rsidR="00603ACC" w:rsidP="00965C56" w:rsidRDefault="00603ACC" w14:paraId="43272EF6" w14:textId="77777777">
            <w:pPr>
              <w:spacing w:before="120" w:after="120"/>
              <w:jc w:val="center"/>
              <w:rPr>
                <w:rFonts w:ascii="Verdana" w:hAnsi="Verdana" w:cs="Arial"/>
                <w:b/>
                <w:bCs/>
              </w:rPr>
            </w:pPr>
            <w:r w:rsidRPr="0043235D">
              <w:rPr>
                <w:rFonts w:ascii="Verdana" w:hAnsi="Verdana" w:cs="Arial"/>
                <w:b/>
                <w:bCs/>
              </w:rPr>
              <w:t>Then…</w:t>
            </w:r>
          </w:p>
        </w:tc>
      </w:tr>
      <w:tr w:rsidRPr="0043235D" w:rsidR="00603ACC" w:rsidTr="00965C56" w14:paraId="5E0D6149" w14:textId="77777777">
        <w:trPr>
          <w:trHeight w:val="90"/>
        </w:trPr>
        <w:tc>
          <w:tcPr>
            <w:tcW w:w="1522" w:type="dxa"/>
            <w:vMerge/>
            <w:vAlign w:val="center"/>
            <w:hideMark/>
          </w:tcPr>
          <w:p w:rsidRPr="0043235D" w:rsidR="00603ACC" w:rsidP="00965C56" w:rsidRDefault="00603ACC" w14:paraId="539D57BB" w14:textId="77777777">
            <w:pPr>
              <w:spacing w:before="120" w:after="120"/>
              <w:rPr>
                <w:rFonts w:ascii="Verdana" w:hAnsi="Verdana"/>
                <w:b/>
              </w:rPr>
            </w:pPr>
          </w:p>
        </w:tc>
        <w:tc>
          <w:tcPr>
            <w:tcW w:w="5773" w:type="dxa"/>
            <w:tcBorders>
              <w:top w:val="single" w:color="auto" w:sz="4" w:space="0"/>
              <w:left w:val="single" w:color="auto" w:sz="4" w:space="0"/>
              <w:bottom w:val="single" w:color="auto" w:sz="4" w:space="0"/>
              <w:right w:val="single" w:color="auto" w:sz="4" w:space="0"/>
            </w:tcBorders>
            <w:hideMark/>
          </w:tcPr>
          <w:p w:rsidRPr="0043235D" w:rsidR="00603ACC" w:rsidP="00965C56" w:rsidRDefault="00603ACC" w14:paraId="563B7DFE" w14:textId="77777777">
            <w:pPr>
              <w:spacing w:before="120" w:after="120"/>
              <w:rPr>
                <w:rFonts w:ascii="Verdana" w:hAnsi="Verdana" w:cs="Arial"/>
                <w:bCs/>
              </w:rPr>
            </w:pPr>
            <w:r w:rsidRPr="0043235D">
              <w:rPr>
                <w:rFonts w:ascii="Verdana" w:hAnsi="Verdana" w:cs="Arial"/>
                <w:bCs/>
              </w:rPr>
              <w:t>Yes, to SSA/RRB Withholding</w:t>
            </w:r>
          </w:p>
        </w:tc>
        <w:tc>
          <w:tcPr>
            <w:tcW w:w="20334" w:type="dxa"/>
            <w:tcBorders>
              <w:top w:val="single" w:color="auto" w:sz="4" w:space="0"/>
              <w:left w:val="single" w:color="auto" w:sz="4" w:space="0"/>
              <w:bottom w:val="single" w:color="auto" w:sz="4" w:space="0"/>
              <w:right w:val="single" w:color="auto" w:sz="4" w:space="0"/>
            </w:tcBorders>
          </w:tcPr>
          <w:p w:rsidRPr="0043235D" w:rsidR="00603ACC" w:rsidP="00965C56" w:rsidRDefault="00603ACC" w14:paraId="435D6A0A" w14:textId="77777777">
            <w:pPr>
              <w:spacing w:before="120" w:after="120"/>
              <w:rPr>
                <w:rFonts w:ascii="Verdana" w:hAnsi="Verdana"/>
              </w:rPr>
            </w:pPr>
            <w:r w:rsidRPr="0043235D">
              <w:rPr>
                <w:rFonts w:ascii="Verdana" w:hAnsi="Verdana"/>
              </w:rPr>
              <w:t xml:space="preserve">Refer to </w:t>
            </w:r>
            <w:hyperlink w:history="1" w:anchor="!/view?docid=5cb44731-3a9c-419d-bc0e-502b1b8a5aeb" r:id="rId86">
              <w:r w:rsidRPr="008470DD">
                <w:rPr>
                  <w:rStyle w:val="Hyperlink"/>
                  <w:rFonts w:ascii="Verdana" w:hAnsi="Verdana" w:eastAsiaTheme="minorHAnsi"/>
                </w:rPr>
                <w:t>Aetna Compass MED D - SilverScript - SSA/RRB Premium Withholding</w:t>
              </w:r>
              <w:r w:rsidRPr="008470DD">
                <w:rPr>
                  <w:rStyle w:val="Hyperlink"/>
                  <w:rFonts w:ascii="Verdana" w:hAnsi="Verdana"/>
                </w:rPr>
                <w:t xml:space="preserve"> (063011).</w:t>
              </w:r>
            </w:hyperlink>
          </w:p>
          <w:p w:rsidRPr="0043235D" w:rsidR="00603ACC" w:rsidP="00965C56" w:rsidRDefault="00603ACC" w14:paraId="71B9E9A1" w14:textId="77777777">
            <w:pPr>
              <w:spacing w:before="120" w:after="120"/>
              <w:rPr>
                <w:rFonts w:ascii="Verdana" w:hAnsi="Verdana" w:cs="Arial"/>
                <w:bCs/>
              </w:rPr>
            </w:pPr>
          </w:p>
          <w:p w:rsidRPr="0043235D" w:rsidR="00603ACC" w:rsidP="00965C56" w:rsidRDefault="00603ACC" w14:paraId="0444CA31" w14:textId="77777777">
            <w:pPr>
              <w:spacing w:before="120" w:after="120"/>
              <w:rPr>
                <w:rFonts w:ascii="Verdana" w:hAnsi="Verdana" w:cs="Arial"/>
                <w:bCs/>
              </w:rPr>
            </w:pPr>
            <w:r w:rsidRPr="0043235D">
              <w:rPr>
                <w:rFonts w:ascii="Verdana" w:hAnsi="Verdana" w:cs="Arial"/>
                <w:bCs/>
              </w:rPr>
              <w:t>Proceed to</w:t>
            </w:r>
            <w:r w:rsidRPr="0043235D">
              <w:rPr>
                <w:rFonts w:ascii="Verdana" w:hAnsi="Verdana" w:cs="Arial"/>
                <w:b/>
                <w:bCs/>
              </w:rPr>
              <w:t xml:space="preserve"> </w:t>
            </w:r>
            <w:hyperlink w:history="1" w:anchor="Cancelling_AEFT_Step7">
              <w:r w:rsidRPr="0043235D">
                <w:rPr>
                  <w:rStyle w:val="Hyperlink"/>
                  <w:rFonts w:ascii="Verdana" w:hAnsi="Verdana" w:cs="Arial"/>
                  <w:b/>
                  <w:bCs/>
                </w:rPr>
                <w:t>Step 7</w:t>
              </w:r>
              <w:r w:rsidRPr="0043235D">
                <w:rPr>
                  <w:rStyle w:val="Hyperlink"/>
                  <w:rFonts w:ascii="Verdana" w:hAnsi="Verdana" w:cs="Arial"/>
                  <w:bCs/>
                </w:rPr>
                <w:t>.</w:t>
              </w:r>
            </w:hyperlink>
          </w:p>
        </w:tc>
      </w:tr>
      <w:tr w:rsidRPr="0043235D" w:rsidR="00603ACC" w:rsidTr="00965C56" w14:paraId="30DA2B57" w14:textId="77777777">
        <w:trPr>
          <w:trHeight w:val="90"/>
        </w:trPr>
        <w:tc>
          <w:tcPr>
            <w:tcW w:w="1522" w:type="dxa"/>
            <w:vMerge/>
            <w:vAlign w:val="center"/>
            <w:hideMark/>
          </w:tcPr>
          <w:p w:rsidRPr="0043235D" w:rsidR="00603ACC" w:rsidP="00965C56" w:rsidRDefault="00603ACC" w14:paraId="425A2328" w14:textId="77777777">
            <w:pPr>
              <w:spacing w:before="120" w:after="120"/>
              <w:rPr>
                <w:rFonts w:ascii="Verdana" w:hAnsi="Verdana"/>
                <w:b/>
              </w:rPr>
            </w:pPr>
          </w:p>
        </w:tc>
        <w:tc>
          <w:tcPr>
            <w:tcW w:w="5773" w:type="dxa"/>
            <w:tcBorders>
              <w:top w:val="single" w:color="auto" w:sz="4" w:space="0"/>
              <w:left w:val="single" w:color="auto" w:sz="4" w:space="0"/>
              <w:bottom w:val="single" w:color="auto" w:sz="4" w:space="0"/>
              <w:right w:val="single" w:color="auto" w:sz="4" w:space="0"/>
            </w:tcBorders>
            <w:hideMark/>
          </w:tcPr>
          <w:p w:rsidRPr="0043235D" w:rsidR="00603ACC" w:rsidP="00965C56" w:rsidRDefault="00603ACC" w14:paraId="1703961E" w14:textId="77777777">
            <w:pPr>
              <w:spacing w:before="120" w:after="120"/>
              <w:rPr>
                <w:rFonts w:ascii="Verdana" w:hAnsi="Verdana" w:cs="Arial"/>
                <w:bCs/>
              </w:rPr>
            </w:pPr>
            <w:r w:rsidRPr="0043235D">
              <w:rPr>
                <w:rFonts w:ascii="Verdana" w:hAnsi="Verdana" w:cs="Arial"/>
                <w:bCs/>
              </w:rPr>
              <w:t xml:space="preserve">Yes, to RCD </w:t>
            </w:r>
            <w:r w:rsidRPr="0043235D">
              <w:rPr>
                <w:rFonts w:ascii="Verdana" w:hAnsi="Verdana"/>
                <w:color w:val="000000"/>
              </w:rPr>
              <w:t>from Credit/Debit Card</w:t>
            </w:r>
          </w:p>
        </w:tc>
        <w:tc>
          <w:tcPr>
            <w:tcW w:w="20334" w:type="dxa"/>
            <w:tcBorders>
              <w:top w:val="single" w:color="auto" w:sz="4" w:space="0"/>
              <w:left w:val="single" w:color="auto" w:sz="4" w:space="0"/>
              <w:bottom w:val="single" w:color="auto" w:sz="4" w:space="0"/>
              <w:right w:val="single" w:color="auto" w:sz="4" w:space="0"/>
            </w:tcBorders>
          </w:tcPr>
          <w:p w:rsidRPr="0043235D" w:rsidR="00603ACC" w:rsidP="00965C56" w:rsidRDefault="00603ACC" w14:paraId="7FA2B58A" w14:textId="77777777">
            <w:pPr>
              <w:spacing w:before="120" w:after="120"/>
              <w:rPr>
                <w:rStyle w:val="Hyperlink"/>
                <w:rFonts w:ascii="Verdana" w:hAnsi="Verdana" w:eastAsiaTheme="minorHAnsi"/>
                <w:b/>
                <w:color w:val="auto"/>
              </w:rPr>
            </w:pPr>
            <w:r w:rsidRPr="0043235D">
              <w:rPr>
                <w:rFonts w:ascii="Verdana" w:hAnsi="Verdana"/>
              </w:rPr>
              <w:t xml:space="preserve">Refer to </w:t>
            </w:r>
            <w:hyperlink w:history="1" w:anchor="!/view?docid=29cd0a2a-b165-4baa-a448-918931058152" r:id="rId87">
              <w:r w:rsidRPr="008470DD">
                <w:rPr>
                  <w:rStyle w:val="Hyperlink"/>
                  <w:rFonts w:ascii="Verdana" w:hAnsi="Verdana" w:eastAsiaTheme="minorHAnsi"/>
                  <w:bCs/>
                </w:rPr>
                <w:t>Aetna Compass MED D - SilverScript - Premium Billing Credit Card Single-Sign-On (SSO) Processes</w:t>
              </w:r>
              <w:r w:rsidRPr="008470DD">
                <w:rPr>
                  <w:rStyle w:val="Hyperlink"/>
                  <w:rFonts w:ascii="Verdana" w:hAnsi="Verdana"/>
                </w:rPr>
                <w:t xml:space="preserve"> (064883)</w:t>
              </w:r>
              <w:r w:rsidRPr="008470DD">
                <w:rPr>
                  <w:rStyle w:val="Hyperlink"/>
                  <w:rFonts w:ascii="Verdana" w:hAnsi="Verdana" w:eastAsiaTheme="minorHAnsi"/>
                </w:rPr>
                <w:t>.</w:t>
              </w:r>
            </w:hyperlink>
          </w:p>
          <w:p w:rsidRPr="0043235D" w:rsidR="00603ACC" w:rsidP="00965C56" w:rsidRDefault="00603ACC" w14:paraId="201B7BA0" w14:textId="77777777">
            <w:pPr>
              <w:spacing w:before="120" w:after="120"/>
              <w:rPr>
                <w:rFonts w:ascii="Verdana" w:hAnsi="Verdana" w:cs="Arial"/>
                <w:bCs/>
              </w:rPr>
            </w:pPr>
          </w:p>
          <w:p w:rsidRPr="0043235D" w:rsidR="00603ACC" w:rsidP="00965C56" w:rsidRDefault="00603ACC" w14:paraId="596272C7" w14:textId="77777777">
            <w:pPr>
              <w:spacing w:before="120" w:after="120"/>
              <w:rPr>
                <w:rFonts w:ascii="Verdana" w:hAnsi="Verdana" w:cs="Arial"/>
                <w:bCs/>
              </w:rPr>
            </w:pPr>
            <w:r w:rsidRPr="0043235D">
              <w:rPr>
                <w:rFonts w:ascii="Verdana" w:hAnsi="Verdana" w:cs="Arial"/>
                <w:bCs/>
              </w:rPr>
              <w:t>Proceed to</w:t>
            </w:r>
            <w:r w:rsidRPr="0043235D">
              <w:rPr>
                <w:rFonts w:ascii="Verdana" w:hAnsi="Verdana" w:cs="Arial"/>
                <w:b/>
                <w:bCs/>
              </w:rPr>
              <w:t xml:space="preserve"> </w:t>
            </w:r>
            <w:hyperlink w:history="1" w:anchor="Cancelling_AEFT_Step7">
              <w:r w:rsidRPr="0043235D">
                <w:rPr>
                  <w:rStyle w:val="Hyperlink"/>
                  <w:rFonts w:ascii="Verdana" w:hAnsi="Verdana" w:cs="Arial"/>
                  <w:b/>
                  <w:bCs/>
                </w:rPr>
                <w:t>Step 7</w:t>
              </w:r>
              <w:r w:rsidRPr="0043235D">
                <w:rPr>
                  <w:rStyle w:val="Hyperlink"/>
                  <w:rFonts w:ascii="Verdana" w:hAnsi="Verdana" w:cs="Arial"/>
                  <w:bCs/>
                </w:rPr>
                <w:t>.</w:t>
              </w:r>
            </w:hyperlink>
          </w:p>
        </w:tc>
      </w:tr>
      <w:tr w:rsidRPr="0043235D" w:rsidR="00603ACC" w:rsidTr="00965C56" w14:paraId="48B05DD1" w14:textId="77777777">
        <w:trPr>
          <w:trHeight w:val="90"/>
        </w:trPr>
        <w:tc>
          <w:tcPr>
            <w:tcW w:w="1522" w:type="dxa"/>
            <w:vMerge/>
            <w:vAlign w:val="center"/>
            <w:hideMark/>
          </w:tcPr>
          <w:p w:rsidRPr="0043235D" w:rsidR="00603ACC" w:rsidP="00965C56" w:rsidRDefault="00603ACC" w14:paraId="3CBD636D" w14:textId="77777777">
            <w:pPr>
              <w:spacing w:before="120" w:after="120"/>
              <w:rPr>
                <w:rFonts w:ascii="Verdana" w:hAnsi="Verdana"/>
                <w:b/>
              </w:rPr>
            </w:pPr>
          </w:p>
        </w:tc>
        <w:tc>
          <w:tcPr>
            <w:tcW w:w="5773" w:type="dxa"/>
            <w:tcBorders>
              <w:top w:val="single" w:color="auto" w:sz="4" w:space="0"/>
              <w:left w:val="single" w:color="auto" w:sz="4" w:space="0"/>
              <w:bottom w:val="single" w:color="auto" w:sz="4" w:space="0"/>
              <w:right w:val="single" w:color="auto" w:sz="4" w:space="0"/>
            </w:tcBorders>
            <w:hideMark/>
          </w:tcPr>
          <w:p w:rsidRPr="0043235D" w:rsidR="00603ACC" w:rsidP="00965C56" w:rsidRDefault="00603ACC" w14:paraId="489C16A0" w14:textId="77777777">
            <w:pPr>
              <w:spacing w:before="120" w:after="120"/>
              <w:rPr>
                <w:rFonts w:ascii="Verdana" w:hAnsi="Verdana" w:cs="Arial"/>
                <w:bCs/>
              </w:rPr>
            </w:pPr>
            <w:r w:rsidRPr="0043235D">
              <w:rPr>
                <w:rFonts w:ascii="Verdana" w:hAnsi="Verdana" w:cs="Arial"/>
                <w:bCs/>
              </w:rPr>
              <w:t>No to any automatic payment options</w:t>
            </w:r>
          </w:p>
        </w:tc>
        <w:tc>
          <w:tcPr>
            <w:tcW w:w="20334" w:type="dxa"/>
            <w:tcBorders>
              <w:top w:val="single" w:color="auto" w:sz="4" w:space="0"/>
              <w:left w:val="single" w:color="auto" w:sz="4" w:space="0"/>
              <w:bottom w:val="single" w:color="auto" w:sz="4" w:space="0"/>
              <w:right w:val="single" w:color="auto" w:sz="4" w:space="0"/>
            </w:tcBorders>
          </w:tcPr>
          <w:p w:rsidRPr="0043235D" w:rsidR="00603ACC" w:rsidP="00965C56" w:rsidRDefault="00603ACC" w14:paraId="271CE3A6" w14:textId="77777777">
            <w:pPr>
              <w:spacing w:before="120" w:after="120"/>
              <w:rPr>
                <w:rFonts w:ascii="Verdana" w:hAnsi="Verdana"/>
              </w:rPr>
            </w:pPr>
            <w:r w:rsidRPr="0043235D">
              <w:rPr>
                <w:rFonts w:ascii="Verdana" w:hAnsi="Verdana"/>
                <w:noProof/>
              </w:rPr>
              <w:drawing>
                <wp:inline distT="0" distB="0" distL="0" distR="0" wp14:anchorId="6C2B9928" wp14:editId="5F9F918F">
                  <wp:extent cx="238125" cy="2095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9">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43235D">
              <w:rPr>
                <w:rFonts w:ascii="Verdana" w:hAnsi="Verdana"/>
                <w:noProof/>
                <w:color w:val="1F497D"/>
              </w:rPr>
              <w:t xml:space="preserve"> </w:t>
            </w:r>
            <w:r w:rsidRPr="0043235D">
              <w:rPr>
                <w:rFonts w:ascii="Verdana" w:hAnsi="Verdana" w:cs="Arial"/>
              </w:rPr>
              <w:t>I understand.</w:t>
            </w:r>
            <w:r w:rsidRPr="0043235D">
              <w:rPr>
                <w:rFonts w:ascii="Verdana" w:hAnsi="Verdana"/>
              </w:rPr>
              <w:t xml:space="preserve"> </w:t>
            </w:r>
            <w:r w:rsidRPr="0043235D">
              <w:rPr>
                <w:rFonts w:ascii="Verdana" w:hAnsi="Verdana" w:cs="Arial"/>
              </w:rPr>
              <w:t xml:space="preserve">Your Premium Billing account will return to Direct </w:t>
            </w:r>
            <w:proofErr w:type="gramStart"/>
            <w:r w:rsidRPr="0043235D">
              <w:rPr>
                <w:rFonts w:ascii="Verdana" w:hAnsi="Verdana" w:cs="Arial"/>
              </w:rPr>
              <w:t>Billing</w:t>
            </w:r>
            <w:proofErr w:type="gramEnd"/>
            <w:r w:rsidRPr="0043235D">
              <w:rPr>
                <w:rFonts w:ascii="Verdana" w:hAnsi="Verdana" w:cs="Arial"/>
              </w:rPr>
              <w:t xml:space="preserve"> and you will begin receiving invoices for your MED D monthly premiums. If you wish to re-enroll in EFT, you may call us back or access the Member Portal with secure login beginning at </w:t>
            </w:r>
            <w:r w:rsidRPr="0043235D">
              <w:rPr>
                <w:rFonts w:ascii="Verdana" w:hAnsi="Verdana"/>
                <w:b/>
                <w:bCs/>
              </w:rPr>
              <w:t>AetnaMedicare.com/</w:t>
            </w:r>
            <w:proofErr w:type="spellStart"/>
            <w:r w:rsidRPr="0043235D">
              <w:rPr>
                <w:rFonts w:ascii="Verdana" w:hAnsi="Verdana"/>
                <w:b/>
                <w:bCs/>
              </w:rPr>
              <w:t>PayYourPremium</w:t>
            </w:r>
            <w:proofErr w:type="spellEnd"/>
            <w:r w:rsidRPr="0043235D">
              <w:rPr>
                <w:rFonts w:ascii="Verdana" w:hAnsi="Verdana"/>
                <w:b/>
                <w:bCs/>
              </w:rPr>
              <w:t xml:space="preserve"> or from your Caremark.com dashboard</w:t>
            </w:r>
            <w:r w:rsidRPr="0043235D">
              <w:rPr>
                <w:rFonts w:ascii="Verdana" w:hAnsi="Verdana" w:cs="Arial"/>
              </w:rPr>
              <w:t xml:space="preserve">. </w:t>
            </w:r>
            <w:r w:rsidRPr="0043235D">
              <w:rPr>
                <w:rFonts w:ascii="Verdana" w:hAnsi="Verdana"/>
              </w:rPr>
              <w:t xml:space="preserve">Monthly premiums are due on the date listed on the invoice for that month’s premium. If your payment has </w:t>
            </w:r>
            <w:r w:rsidRPr="0043235D">
              <w:rPr>
                <w:rFonts w:ascii="Verdana" w:hAnsi="Verdana"/>
                <w:b/>
                <w:bCs/>
              </w:rPr>
              <w:t>NOT</w:t>
            </w:r>
            <w:r w:rsidRPr="0043235D">
              <w:rPr>
                <w:rFonts w:ascii="Verdana" w:hAnsi="Verdana"/>
              </w:rPr>
              <w:t xml:space="preserve"> been received and posted to your account by the invoice due date, you could receive the initial notice that begins the Dunning disenrollment process.</w:t>
            </w:r>
          </w:p>
          <w:p w:rsidRPr="0043235D" w:rsidR="00603ACC" w:rsidP="00965C56" w:rsidRDefault="00603ACC" w14:paraId="1A5623E2" w14:textId="77777777">
            <w:pPr>
              <w:spacing w:before="120" w:after="120"/>
              <w:rPr>
                <w:rFonts w:ascii="Verdana" w:hAnsi="Verdana"/>
              </w:rPr>
            </w:pPr>
          </w:p>
          <w:p w:rsidRPr="0043235D" w:rsidR="00603ACC" w:rsidP="00965C56" w:rsidRDefault="00603ACC" w14:paraId="75AB6100" w14:textId="77777777">
            <w:pPr>
              <w:spacing w:before="120" w:after="120"/>
              <w:rPr>
                <w:rFonts w:ascii="Verdana" w:hAnsi="Verdana"/>
              </w:rPr>
            </w:pPr>
            <w:r w:rsidRPr="0043235D">
              <w:rPr>
                <w:rFonts w:ascii="Verdana" w:hAnsi="Verdana"/>
                <w:b/>
              </w:rPr>
              <w:t xml:space="preserve">Note: </w:t>
            </w:r>
            <w:r w:rsidRPr="0043235D">
              <w:rPr>
                <w:rFonts w:ascii="Verdana" w:hAnsi="Verdana"/>
              </w:rPr>
              <w:t xml:space="preserve">Refer to </w:t>
            </w:r>
            <w:hyperlink w:history="1" w:anchor="!/view?docid=9efb103a-cdee-4055-8fe2-870f7486feb4" r:id="rId88">
              <w:r w:rsidRPr="008470DD">
                <w:rPr>
                  <w:rStyle w:val="Hyperlink"/>
                  <w:rFonts w:ascii="Verdana" w:hAnsi="Verdana" w:eastAsiaTheme="minorHAnsi"/>
                  <w:shd w:val="clear" w:color="auto" w:fill="FFFFFF" w:themeFill="background1"/>
                </w:rPr>
                <w:t>Aetna Compass MED D - SilverScript - Premium Billing Dunning and Disputes Process</w:t>
              </w:r>
              <w:r w:rsidRPr="008470DD">
                <w:rPr>
                  <w:rStyle w:val="Hyperlink"/>
                  <w:rFonts w:ascii="Verdana" w:hAnsi="Verdana"/>
                </w:rPr>
                <w:t xml:space="preserve"> (062812)</w:t>
              </w:r>
            </w:hyperlink>
            <w:r w:rsidRPr="0043235D">
              <w:rPr>
                <w:rFonts w:ascii="Verdana" w:hAnsi="Verdana"/>
              </w:rPr>
              <w:t xml:space="preserve"> for additional questions about the Dunning process. </w:t>
            </w:r>
          </w:p>
          <w:p w:rsidRPr="0043235D" w:rsidR="00603ACC" w:rsidP="00965C56" w:rsidRDefault="00603ACC" w14:paraId="4AB53D47" w14:textId="77777777">
            <w:pPr>
              <w:spacing w:before="120" w:after="120"/>
              <w:rPr>
                <w:rFonts w:ascii="Verdana" w:hAnsi="Verdana"/>
                <w:color w:val="000000"/>
              </w:rPr>
            </w:pPr>
            <w:bookmarkStart w:name="_Hlk71806481" w:id="92"/>
            <w:r w:rsidRPr="0043235D">
              <w:rPr>
                <w:rFonts w:ascii="Verdana" w:hAnsi="Verdana" w:cs="Arial"/>
                <w:noProof/>
                <w:color w:val="000000"/>
              </w:rPr>
              <w:drawing>
                <wp:inline distT="0" distB="0" distL="0" distR="0" wp14:anchorId="07A008DF" wp14:editId="21811866">
                  <wp:extent cx="371475" cy="276225"/>
                  <wp:effectExtent l="0" t="0" r="0" b="0"/>
                  <wp:docPr id="119" name="Picture 119" descr="Importa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ortant Icon"/>
                          <pic:cNvPicPr>
                            <a:picLocks noChangeAspect="1" noChangeArrowheads="1"/>
                          </pic:cNvPicPr>
                        </pic:nvPicPr>
                        <pic:blipFill>
                          <a:blip r:embed="rId84" r:link="rId85">
                            <a:extLst>
                              <a:ext uri="{28A0092B-C50C-407E-A947-70E740481C1C}">
                                <a14:useLocalDpi xmlns:a14="http://schemas.microsoft.com/office/drawing/2010/main" val="0"/>
                              </a:ext>
                            </a:extLst>
                          </a:blip>
                          <a:srcRect/>
                          <a:stretch>
                            <a:fillRect/>
                          </a:stretch>
                        </pic:blipFill>
                        <pic:spPr bwMode="auto">
                          <a:xfrm>
                            <a:off x="0" y="0"/>
                            <a:ext cx="371475" cy="276225"/>
                          </a:xfrm>
                          <a:prstGeom prst="rect">
                            <a:avLst/>
                          </a:prstGeom>
                          <a:noFill/>
                          <a:ln>
                            <a:noFill/>
                          </a:ln>
                        </pic:spPr>
                      </pic:pic>
                    </a:graphicData>
                  </a:graphic>
                </wp:inline>
              </w:drawing>
            </w:r>
            <w:r w:rsidRPr="0043235D">
              <w:rPr>
                <w:rFonts w:ascii="Verdana" w:hAnsi="Verdana"/>
              </w:rPr>
              <w:t xml:space="preserve">The </w:t>
            </w:r>
            <w:r w:rsidRPr="0043235D">
              <w:rPr>
                <w:rFonts w:ascii="Verdana" w:hAnsi="Verdana"/>
                <w:b/>
                <w:bCs/>
              </w:rPr>
              <w:t>Aetna Med D</w:t>
            </w:r>
            <w:r w:rsidRPr="0043235D">
              <w:rPr>
                <w:rFonts w:ascii="Verdana" w:hAnsi="Verdana"/>
              </w:rPr>
              <w:t xml:space="preserve"> </w:t>
            </w:r>
            <w:r w:rsidRPr="0043235D">
              <w:rPr>
                <w:rFonts w:ascii="Verdana" w:hAnsi="Verdana"/>
                <w:b/>
                <w:bCs/>
              </w:rPr>
              <w:t>SilverScript Member Portal</w:t>
            </w:r>
            <w:r w:rsidRPr="0043235D">
              <w:rPr>
                <w:rFonts w:ascii="Verdana" w:hAnsi="Verdana"/>
              </w:rPr>
              <w:t xml:space="preserve">, powered by InstaMed, and </w:t>
            </w:r>
            <w:r w:rsidRPr="0043235D">
              <w:rPr>
                <w:rFonts w:ascii="Verdana" w:hAnsi="Verdana"/>
                <w:b/>
                <w:bCs/>
              </w:rPr>
              <w:t>AetnaMedicare.com</w:t>
            </w:r>
            <w:r w:rsidRPr="0043235D">
              <w:rPr>
                <w:rFonts w:ascii="Verdana" w:hAnsi="Verdana"/>
              </w:rPr>
              <w:t xml:space="preserve"> website </w:t>
            </w:r>
            <w:r w:rsidRPr="0043235D">
              <w:rPr>
                <w:rFonts w:ascii="Verdana" w:hAnsi="Verdana"/>
                <w:b/>
                <w:bCs/>
              </w:rPr>
              <w:t>cannot</w:t>
            </w:r>
            <w:r w:rsidRPr="0043235D">
              <w:rPr>
                <w:rFonts w:ascii="Verdana" w:hAnsi="Verdana"/>
              </w:rPr>
              <w:t xml:space="preserve"> process </w:t>
            </w:r>
            <w:r w:rsidRPr="0043235D">
              <w:rPr>
                <w:rFonts w:ascii="Verdana" w:hAnsi="Verdana"/>
                <w:b/>
                <w:bCs/>
              </w:rPr>
              <w:t>EGWP</w:t>
            </w:r>
            <w:r w:rsidRPr="0043235D">
              <w:rPr>
                <w:rFonts w:ascii="Verdana" w:hAnsi="Verdana"/>
              </w:rPr>
              <w:t xml:space="preserve"> (SSI or Aetna SSI) beneficiary payments or plan requests. EGWP beneficiaries must either mail a check/money order to the address on their invoice, set up ACH/BillPay through their bank/EFT form, or be assisted by Customer Care using the SSO for Premium Payments.</w:t>
            </w:r>
          </w:p>
          <w:bookmarkEnd w:id="92"/>
          <w:p w:rsidRPr="0043235D" w:rsidR="00603ACC" w:rsidP="00965C56" w:rsidRDefault="00603ACC" w14:paraId="25FCA56F" w14:textId="77777777">
            <w:pPr>
              <w:spacing w:before="120" w:after="120"/>
              <w:ind w:left="360"/>
              <w:rPr>
                <w:rFonts w:ascii="Verdana" w:hAnsi="Verdana" w:cs="Arial"/>
                <w:bCs/>
              </w:rPr>
            </w:pPr>
          </w:p>
          <w:p w:rsidRPr="0043235D" w:rsidR="00603ACC" w:rsidP="00965C56" w:rsidRDefault="00603ACC" w14:paraId="68636897" w14:textId="77777777">
            <w:pPr>
              <w:spacing w:before="120" w:after="120"/>
              <w:rPr>
                <w:rFonts w:ascii="Verdana" w:hAnsi="Verdana" w:cs="Arial"/>
                <w:bCs/>
              </w:rPr>
            </w:pPr>
            <w:r w:rsidRPr="0043235D">
              <w:rPr>
                <w:rFonts w:ascii="Verdana" w:hAnsi="Verdana" w:cs="Arial"/>
                <w:bCs/>
              </w:rPr>
              <w:t xml:space="preserve">Proceed to </w:t>
            </w:r>
            <w:hyperlink w:history="1" w:anchor="Cancelling_AEFT_Step7">
              <w:r w:rsidRPr="0043235D">
                <w:rPr>
                  <w:rStyle w:val="Hyperlink"/>
                  <w:rFonts w:ascii="Verdana" w:hAnsi="Verdana" w:cs="Arial"/>
                  <w:b/>
                  <w:bCs/>
                </w:rPr>
                <w:t>Step 7</w:t>
              </w:r>
              <w:r w:rsidRPr="0043235D">
                <w:rPr>
                  <w:rStyle w:val="Hyperlink"/>
                  <w:rFonts w:ascii="Verdana" w:hAnsi="Verdana" w:cs="Arial"/>
                  <w:bCs/>
                </w:rPr>
                <w:t>.</w:t>
              </w:r>
            </w:hyperlink>
          </w:p>
        </w:tc>
      </w:tr>
      <w:tr w:rsidRPr="0043235D" w:rsidR="00603ACC" w:rsidTr="00965C56" w14:paraId="11B634E3" w14:textId="77777777">
        <w:tc>
          <w:tcPr>
            <w:tcW w:w="1522" w:type="dxa"/>
            <w:tcBorders>
              <w:top w:val="single" w:color="auto" w:sz="4" w:space="0"/>
              <w:left w:val="single" w:color="auto" w:sz="4" w:space="0"/>
              <w:bottom w:val="single" w:color="auto" w:sz="4" w:space="0"/>
              <w:right w:val="single" w:color="auto" w:sz="4" w:space="0"/>
            </w:tcBorders>
            <w:hideMark/>
          </w:tcPr>
          <w:p w:rsidRPr="0043235D" w:rsidR="00603ACC" w:rsidP="00965C56" w:rsidRDefault="00603ACC" w14:paraId="310C0985" w14:textId="77777777">
            <w:pPr>
              <w:spacing w:before="120" w:after="120"/>
              <w:jc w:val="center"/>
              <w:rPr>
                <w:rFonts w:ascii="Verdana" w:hAnsi="Verdana"/>
                <w:b/>
              </w:rPr>
            </w:pPr>
            <w:bookmarkStart w:name="step7" w:id="93"/>
            <w:bookmarkStart w:name="Cancelling_AEFT_Step7" w:id="94"/>
            <w:r w:rsidRPr="0043235D">
              <w:rPr>
                <w:rFonts w:ascii="Verdana" w:hAnsi="Verdana"/>
                <w:b/>
              </w:rPr>
              <w:t>7</w:t>
            </w:r>
            <w:bookmarkEnd w:id="93"/>
            <w:bookmarkEnd w:id="94"/>
          </w:p>
        </w:tc>
        <w:tc>
          <w:tcPr>
            <w:tcW w:w="26107" w:type="dxa"/>
            <w:gridSpan w:val="2"/>
            <w:tcBorders>
              <w:top w:val="single" w:color="auto" w:sz="4" w:space="0"/>
              <w:left w:val="single" w:color="auto" w:sz="4" w:space="0"/>
              <w:bottom w:val="single" w:color="auto" w:sz="4" w:space="0"/>
              <w:right w:val="single" w:color="auto" w:sz="4" w:space="0"/>
            </w:tcBorders>
          </w:tcPr>
          <w:p w:rsidRPr="0043235D" w:rsidR="00603ACC" w:rsidP="00965C56" w:rsidRDefault="00603ACC" w14:paraId="35D6110D" w14:textId="77777777">
            <w:pPr>
              <w:spacing w:before="120" w:after="120"/>
              <w:rPr>
                <w:rFonts w:ascii="Verdana" w:hAnsi="Verdana" w:cs="Arial"/>
                <w:bCs/>
              </w:rPr>
            </w:pPr>
            <w:r w:rsidRPr="0043235D">
              <w:rPr>
                <w:rFonts w:ascii="Verdana" w:hAnsi="Verdana" w:cs="Arial"/>
                <w:bCs/>
              </w:rPr>
              <w:t>Ask if there are any other questions.</w:t>
            </w:r>
          </w:p>
          <w:p w:rsidRPr="0043235D" w:rsidR="00603ACC" w:rsidP="00965C56" w:rsidRDefault="00603ACC" w14:paraId="7059027A" w14:textId="77777777">
            <w:pPr>
              <w:pStyle w:val="ListParagraph"/>
              <w:numPr>
                <w:ilvl w:val="0"/>
                <w:numId w:val="20"/>
              </w:numPr>
              <w:spacing w:before="120" w:after="120"/>
              <w:contextualSpacing w:val="0"/>
              <w:rPr>
                <w:rFonts w:ascii="Verdana" w:hAnsi="Verdana"/>
                <w:bCs/>
                <w:color w:val="333333"/>
              </w:rPr>
            </w:pPr>
            <w:r w:rsidRPr="0043235D">
              <w:rPr>
                <w:rFonts w:ascii="Verdana" w:hAnsi="Verdana" w:cs="Arial"/>
                <w:bCs/>
              </w:rPr>
              <w:t xml:space="preserve">Address any other issues and </w:t>
            </w:r>
            <w:r w:rsidRPr="0043235D">
              <w:rPr>
                <w:rFonts w:ascii="Verdana" w:hAnsi="Verdana"/>
              </w:rPr>
              <w:t>document/close the call according to existing policies and procedures.</w:t>
            </w:r>
          </w:p>
          <w:p w:rsidRPr="00397FE9" w:rsidR="00603ACC" w:rsidP="00965C56" w:rsidRDefault="00603ACC" w14:paraId="21C0EB99" w14:textId="77777777">
            <w:pPr>
              <w:pStyle w:val="ListParagraph"/>
              <w:numPr>
                <w:ilvl w:val="0"/>
                <w:numId w:val="20"/>
              </w:numPr>
              <w:spacing w:before="120" w:after="120"/>
              <w:rPr>
                <w:rFonts w:ascii="Verdana" w:hAnsi="Verdana"/>
              </w:rPr>
            </w:pPr>
            <w:r w:rsidRPr="00397FE9">
              <w:rPr>
                <w:rFonts w:ascii="Verdana" w:hAnsi="Verdana"/>
              </w:rPr>
              <w:t>Refer to the following as needed:</w:t>
            </w:r>
          </w:p>
          <w:p w:rsidRPr="00397FE9" w:rsidR="00603ACC" w:rsidP="00965C56" w:rsidRDefault="00603ACC" w14:paraId="011B0801" w14:textId="77777777">
            <w:pPr>
              <w:pStyle w:val="ListParagraph"/>
              <w:numPr>
                <w:ilvl w:val="1"/>
                <w:numId w:val="20"/>
              </w:numPr>
              <w:spacing w:before="120" w:after="120"/>
              <w:rPr>
                <w:rFonts w:ascii="Verdana" w:hAnsi="Verdana" w:eastAsiaTheme="minorHAnsi"/>
              </w:rPr>
            </w:pPr>
            <w:hyperlink w:history="1" w:anchor="!/view?docid=0296717e-6df6-4184-b337-13abcd4b070b" r:id="rId89">
              <w:r w:rsidRPr="00397FE9">
                <w:rPr>
                  <w:rStyle w:val="Hyperlink"/>
                  <w:rFonts w:ascii="Verdana" w:hAnsi="Verdana" w:eastAsiaTheme="minorHAnsi"/>
                  <w:bCs/>
                </w:rPr>
                <w:t>C</w:t>
              </w:r>
              <w:r w:rsidRPr="00397FE9">
                <w:rPr>
                  <w:rStyle w:val="Hyperlink"/>
                  <w:rFonts w:ascii="Verdana" w:hAnsi="Verdana" w:eastAsiaTheme="minorHAnsi"/>
                </w:rPr>
                <w:t>ompass – Close an Interaction or Research Case (050011)</w:t>
              </w:r>
            </w:hyperlink>
          </w:p>
          <w:p w:rsidRPr="00397FE9" w:rsidR="00603ACC" w:rsidP="00965C56" w:rsidRDefault="00603ACC" w14:paraId="050EC36B" w14:textId="77777777">
            <w:pPr>
              <w:pStyle w:val="ListParagraph"/>
              <w:numPr>
                <w:ilvl w:val="1"/>
                <w:numId w:val="20"/>
              </w:numPr>
              <w:spacing w:before="120" w:after="120"/>
              <w:rPr>
                <w:rStyle w:val="Hyperlink"/>
                <w:rFonts w:ascii="Verdana" w:hAnsi="Verdana" w:cs="Arial"/>
              </w:rPr>
            </w:pPr>
            <w:r>
              <w:rPr>
                <w:rFonts w:ascii="Verdana" w:hAnsi="Verdana" w:eastAsiaTheme="minorHAnsi"/>
              </w:rPr>
              <w:fldChar w:fldCharType="begin"/>
            </w:r>
            <w:r>
              <w:rPr>
                <w:rFonts w:ascii="Verdana" w:hAnsi="Verdana" w:eastAsiaTheme="minorHAnsi"/>
              </w:rPr>
              <w:instrText>HYPERLINK "https://thesource.cvshealth.com/nuxeo/thesource/" \l "!/view?docid=433711aa-8fa6-447c-872b-bd69cd6cd7c0"</w:instrText>
            </w:r>
            <w:r>
              <w:rPr>
                <w:rFonts w:ascii="Verdana" w:hAnsi="Verdana" w:eastAsiaTheme="minorHAnsi"/>
              </w:rPr>
            </w:r>
            <w:r>
              <w:rPr>
                <w:rFonts w:ascii="Verdana" w:hAnsi="Verdana" w:eastAsiaTheme="minorHAnsi"/>
              </w:rPr>
              <w:fldChar w:fldCharType="separate"/>
            </w:r>
            <w:r w:rsidRPr="00397FE9">
              <w:rPr>
                <w:rStyle w:val="Hyperlink"/>
                <w:rFonts w:ascii="Verdana" w:hAnsi="Verdana" w:eastAsiaTheme="minorHAnsi"/>
              </w:rPr>
              <w:t xml:space="preserve">Compass </w:t>
            </w:r>
            <w:r w:rsidRPr="00397FE9">
              <w:rPr>
                <w:rStyle w:val="Hyperlink"/>
                <w:rFonts w:ascii="Verdana" w:hAnsi="Verdana" w:eastAsiaTheme="minorHAnsi"/>
                <w:bCs/>
              </w:rPr>
              <w:t>MED D - Call Documentation Job Aid</w:t>
            </w:r>
            <w:r w:rsidRPr="00397FE9">
              <w:rPr>
                <w:rStyle w:val="Hyperlink"/>
                <w:rFonts w:ascii="Verdana" w:hAnsi="Verdana"/>
              </w:rPr>
              <w:t xml:space="preserve"> (061758)</w:t>
            </w:r>
          </w:p>
          <w:p w:rsidRPr="0043235D" w:rsidR="00603ACC" w:rsidP="00965C56" w:rsidRDefault="00603ACC" w14:paraId="226B8411" w14:textId="77777777">
            <w:pPr>
              <w:pStyle w:val="ListParagraph"/>
              <w:numPr>
                <w:ilvl w:val="1"/>
                <w:numId w:val="20"/>
              </w:numPr>
              <w:spacing w:before="120" w:after="120"/>
              <w:contextualSpacing w:val="0"/>
              <w:rPr>
                <w:rFonts w:ascii="Verdana" w:hAnsi="Verdana"/>
                <w:bCs/>
                <w:color w:val="333333"/>
              </w:rPr>
            </w:pPr>
            <w:r>
              <w:rPr>
                <w:rFonts w:ascii="Verdana" w:hAnsi="Verdana" w:eastAsiaTheme="minorHAnsi"/>
              </w:rPr>
              <w:fldChar w:fldCharType="end"/>
            </w:r>
            <w:hyperlink w:anchor="documentation">
              <w:r w:rsidRPr="00397FE9">
                <w:rPr>
                  <w:rStyle w:val="Hyperlink"/>
                  <w:rFonts w:ascii="Verdana" w:hAnsi="Verdana" w:eastAsia="Calibri" w:cs="Tahoma"/>
                </w:rPr>
                <w:t>Premium Billing Call Documentation Requirements</w:t>
              </w:r>
            </w:hyperlink>
            <w:r>
              <w:rPr>
                <w:rFonts w:ascii="Verdana" w:hAnsi="Verdana"/>
              </w:rPr>
              <w:t xml:space="preserve"> section</w:t>
            </w:r>
          </w:p>
        </w:tc>
      </w:tr>
    </w:tbl>
    <w:p w:rsidRPr="0043235D" w:rsidR="00603ACC" w:rsidP="00603ACC" w:rsidRDefault="00603ACC" w14:paraId="16179F34" w14:textId="77777777">
      <w:pPr>
        <w:spacing w:before="120" w:after="120"/>
        <w:jc w:val="right"/>
        <w:rPr>
          <w:rFonts w:ascii="Verdana" w:hAnsi="Verdana"/>
        </w:rPr>
      </w:pPr>
    </w:p>
    <w:p w:rsidRPr="0043235D" w:rsidR="00603ACC" w:rsidP="00603ACC" w:rsidRDefault="00603ACC" w14:paraId="23434899" w14:textId="77777777">
      <w:pPr>
        <w:jc w:val="right"/>
        <w:rPr>
          <w:rFonts w:ascii="Verdana" w:hAnsi="Verdana"/>
          <w:color w:val="000000"/>
        </w:rPr>
      </w:pPr>
      <w:hyperlink w:history="1" w:anchor="_top">
        <w:r w:rsidRPr="0043235D">
          <w:rPr>
            <w:rStyle w:val="Hyperlink"/>
            <w:rFonts w:ascii="Verdana" w:hAnsi="Verdana" w:eastAsiaTheme="minorHAnsi"/>
          </w:rPr>
          <w:t>Top of the Document</w:t>
        </w:r>
      </w:hyperlink>
    </w:p>
    <w:tbl>
      <w:tblPr>
        <w:tblW w:w="5000" w:type="pct"/>
        <w:tblBorders>
          <w:top w:val="single" w:color="auto" w:sz="4" w:space="0"/>
          <w:left w:val="single" w:color="auto" w:sz="4" w:space="0"/>
          <w:bottom w:val="single" w:color="auto" w:sz="4" w:space="0"/>
          <w:right w:val="single" w:color="auto" w:sz="4" w:space="0"/>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Pr="0043235D" w:rsidR="00603ACC" w:rsidTr="00965C56" w14:paraId="59923020" w14:textId="77777777">
        <w:tc>
          <w:tcPr>
            <w:tcW w:w="5000" w:type="pct"/>
            <w:tcBorders>
              <w:top w:val="single" w:color="auto" w:sz="4" w:space="0"/>
              <w:left w:val="single" w:color="auto" w:sz="4" w:space="0"/>
              <w:bottom w:val="single" w:color="auto" w:sz="4" w:space="0"/>
              <w:right w:val="single" w:color="auto" w:sz="4" w:space="0"/>
            </w:tcBorders>
            <w:shd w:val="clear" w:color="auto" w:fill="C0C0C0"/>
            <w:hideMark/>
          </w:tcPr>
          <w:p w:rsidRPr="00967BA9" w:rsidR="00603ACC" w:rsidP="00965C56" w:rsidRDefault="00603ACC" w14:paraId="6744E857" w14:textId="77777777">
            <w:pPr>
              <w:pStyle w:val="Heading2"/>
              <w:spacing w:before="120" w:after="120"/>
              <w:rPr>
                <w:rFonts w:ascii="Verdana" w:hAnsi="Verdana"/>
                <w:i w:val="0"/>
                <w:iCs w:val="0"/>
              </w:rPr>
            </w:pPr>
            <w:bookmarkStart w:name="_Reactivating_Automatic_Credit" w:id="95"/>
            <w:bookmarkStart w:name="_Reactivating_Automatic_EFT" w:id="96"/>
            <w:bookmarkStart w:name="_Toc442967588" w:id="97"/>
            <w:bookmarkStart w:name="_Toc528816977" w:id="98"/>
            <w:bookmarkStart w:name="_Toc199918252" w:id="99"/>
            <w:bookmarkStart w:name="_Toc426626882" w:id="100"/>
            <w:bookmarkEnd w:id="95"/>
            <w:bookmarkEnd w:id="96"/>
            <w:r w:rsidRPr="00967BA9">
              <w:rPr>
                <w:rFonts w:ascii="Verdana" w:hAnsi="Verdana"/>
                <w:i w:val="0"/>
                <w:iCs w:val="0"/>
              </w:rPr>
              <w:t>Reactivating Automatic EFT Premium Payments</w:t>
            </w:r>
            <w:bookmarkEnd w:id="97"/>
            <w:bookmarkEnd w:id="98"/>
            <w:bookmarkEnd w:id="99"/>
            <w:r w:rsidRPr="00967BA9">
              <w:rPr>
                <w:rFonts w:ascii="Verdana" w:hAnsi="Verdana"/>
                <w:i w:val="0"/>
                <w:iCs w:val="0"/>
              </w:rPr>
              <w:t xml:space="preserve"> </w:t>
            </w:r>
            <w:bookmarkEnd w:id="100"/>
          </w:p>
        </w:tc>
      </w:tr>
    </w:tbl>
    <w:p w:rsidRPr="0043235D" w:rsidR="00603ACC" w:rsidP="00603ACC" w:rsidRDefault="00603ACC" w14:paraId="584D2DF7" w14:textId="77777777">
      <w:pPr>
        <w:spacing w:before="120" w:after="120"/>
        <w:rPr>
          <w:rFonts w:ascii="Verdana" w:hAnsi="Verdana"/>
          <w:color w:val="000000"/>
        </w:rPr>
      </w:pPr>
    </w:p>
    <w:p w:rsidRPr="0043235D" w:rsidR="00603ACC" w:rsidP="00603ACC" w:rsidRDefault="00603ACC" w14:paraId="23E93D9D" w14:textId="77777777">
      <w:pPr>
        <w:spacing w:before="120" w:after="120"/>
        <w:rPr>
          <w:rFonts w:ascii="Verdana" w:hAnsi="Verdana"/>
          <w:color w:val="000000"/>
        </w:rPr>
      </w:pPr>
      <w:r w:rsidRPr="0043235D">
        <w:rPr>
          <w:rFonts w:ascii="Verdana" w:hAnsi="Verdana"/>
          <w:color w:val="000000"/>
        </w:rPr>
        <w:t xml:space="preserve">Determine the following: </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877"/>
        <w:gridCol w:w="9073"/>
      </w:tblGrid>
      <w:tr w:rsidRPr="0043235D" w:rsidR="00603ACC" w:rsidTr="00965C56" w14:paraId="44B8CF83" w14:textId="77777777">
        <w:trPr>
          <w:trHeight w:val="288"/>
        </w:trPr>
        <w:tc>
          <w:tcPr>
            <w:tcW w:w="1497" w:type="pct"/>
            <w:tcBorders>
              <w:top w:val="single" w:color="auto" w:sz="4" w:space="0"/>
              <w:left w:val="single" w:color="auto" w:sz="4" w:space="0"/>
              <w:bottom w:val="single" w:color="auto" w:sz="4" w:space="0"/>
              <w:right w:val="single" w:color="auto" w:sz="4" w:space="0"/>
            </w:tcBorders>
            <w:shd w:val="pct10" w:color="auto" w:fill="auto"/>
            <w:hideMark/>
          </w:tcPr>
          <w:p w:rsidRPr="0043235D" w:rsidR="00603ACC" w:rsidP="00965C56" w:rsidRDefault="00603ACC" w14:paraId="45ED848E" w14:textId="77777777">
            <w:pPr>
              <w:spacing w:before="120" w:after="120"/>
              <w:jc w:val="center"/>
              <w:rPr>
                <w:rFonts w:ascii="Verdana" w:hAnsi="Verdana"/>
                <w:b/>
                <w:color w:val="000000"/>
              </w:rPr>
            </w:pPr>
            <w:r w:rsidRPr="0043235D">
              <w:rPr>
                <w:rFonts w:ascii="Verdana" w:hAnsi="Verdana"/>
                <w:b/>
                <w:color w:val="000000"/>
              </w:rPr>
              <w:t>For...</w:t>
            </w:r>
          </w:p>
        </w:tc>
        <w:tc>
          <w:tcPr>
            <w:tcW w:w="3503" w:type="pct"/>
            <w:tcBorders>
              <w:top w:val="single" w:color="auto" w:sz="4" w:space="0"/>
              <w:left w:val="single" w:color="auto" w:sz="4" w:space="0"/>
              <w:bottom w:val="single" w:color="auto" w:sz="4" w:space="0"/>
              <w:right w:val="single" w:color="auto" w:sz="4" w:space="0"/>
            </w:tcBorders>
            <w:shd w:val="pct10" w:color="auto" w:fill="auto"/>
            <w:hideMark/>
          </w:tcPr>
          <w:p w:rsidRPr="0043235D" w:rsidR="00603ACC" w:rsidP="00965C56" w:rsidRDefault="00603ACC" w14:paraId="4403113B" w14:textId="77777777">
            <w:pPr>
              <w:spacing w:before="120" w:after="120"/>
              <w:jc w:val="center"/>
              <w:rPr>
                <w:rFonts w:ascii="Verdana" w:hAnsi="Verdana"/>
                <w:b/>
                <w:color w:val="000000"/>
              </w:rPr>
            </w:pPr>
            <w:r w:rsidRPr="0043235D">
              <w:rPr>
                <w:rFonts w:ascii="Verdana" w:hAnsi="Verdana"/>
                <w:b/>
                <w:color w:val="000000"/>
              </w:rPr>
              <w:t>Then...</w:t>
            </w:r>
          </w:p>
        </w:tc>
      </w:tr>
      <w:tr w:rsidRPr="0043235D" w:rsidR="00603ACC" w:rsidTr="00965C56" w14:paraId="0D688B07" w14:textId="77777777">
        <w:trPr>
          <w:trHeight w:val="288"/>
        </w:trPr>
        <w:tc>
          <w:tcPr>
            <w:tcW w:w="1497" w:type="pct"/>
            <w:tcBorders>
              <w:top w:val="single" w:color="auto" w:sz="4" w:space="0"/>
              <w:left w:val="single" w:color="auto" w:sz="4" w:space="0"/>
              <w:bottom w:val="single" w:color="auto" w:sz="4" w:space="0"/>
              <w:right w:val="single" w:color="auto" w:sz="4" w:space="0"/>
            </w:tcBorders>
            <w:hideMark/>
          </w:tcPr>
          <w:p w:rsidRPr="0043235D" w:rsidR="00603ACC" w:rsidP="00965C56" w:rsidRDefault="00603ACC" w14:paraId="00FDAE95" w14:textId="77777777">
            <w:pPr>
              <w:spacing w:before="120" w:after="120"/>
              <w:rPr>
                <w:rFonts w:ascii="Verdana" w:hAnsi="Verdana"/>
                <w:b/>
                <w:color w:val="000000"/>
              </w:rPr>
            </w:pPr>
            <w:r w:rsidRPr="0043235D">
              <w:rPr>
                <w:rFonts w:ascii="Verdana" w:hAnsi="Verdana"/>
                <w:b/>
                <w:color w:val="000000"/>
              </w:rPr>
              <w:t>Premium Billing Specialized Team</w:t>
            </w:r>
          </w:p>
        </w:tc>
        <w:tc>
          <w:tcPr>
            <w:tcW w:w="3503"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1F1F4360" w14:textId="77777777">
            <w:pPr>
              <w:spacing w:before="120" w:after="120"/>
              <w:rPr>
                <w:rFonts w:ascii="Verdana" w:hAnsi="Verdana"/>
                <w:color w:val="000000"/>
              </w:rPr>
            </w:pPr>
            <w:r w:rsidRPr="0043235D">
              <w:rPr>
                <w:rFonts w:ascii="Verdana" w:hAnsi="Verdana"/>
                <w:color w:val="000000"/>
              </w:rPr>
              <w:t xml:space="preserve">Proceed to </w:t>
            </w:r>
            <w:hyperlink w:history="1" w:anchor="Reactivating_AEFT_Step1">
              <w:r w:rsidRPr="0043235D">
                <w:rPr>
                  <w:rStyle w:val="Hyperlink"/>
                  <w:rFonts w:ascii="Verdana" w:hAnsi="Verdana"/>
                  <w:b/>
                </w:rPr>
                <w:t>Step 1</w:t>
              </w:r>
              <w:r w:rsidRPr="0043235D">
                <w:rPr>
                  <w:rStyle w:val="Hyperlink"/>
                  <w:rFonts w:ascii="Verdana" w:hAnsi="Verdana"/>
                </w:rPr>
                <w:t>.</w:t>
              </w:r>
            </w:hyperlink>
          </w:p>
        </w:tc>
      </w:tr>
      <w:tr w:rsidRPr="0043235D" w:rsidR="00603ACC" w:rsidTr="00965C56" w14:paraId="418D8A41" w14:textId="77777777">
        <w:trPr>
          <w:trHeight w:val="288"/>
        </w:trPr>
        <w:tc>
          <w:tcPr>
            <w:tcW w:w="1497" w:type="pct"/>
            <w:tcBorders>
              <w:top w:val="single" w:color="auto" w:sz="4" w:space="0"/>
              <w:left w:val="single" w:color="auto" w:sz="4" w:space="0"/>
              <w:bottom w:val="single" w:color="auto" w:sz="4" w:space="0"/>
              <w:right w:val="single" w:color="auto" w:sz="4" w:space="0"/>
            </w:tcBorders>
            <w:hideMark/>
          </w:tcPr>
          <w:p w:rsidRPr="0043235D" w:rsidR="00603ACC" w:rsidP="00965C56" w:rsidRDefault="00603ACC" w14:paraId="7EAA3FA7" w14:textId="77777777">
            <w:pPr>
              <w:spacing w:before="120" w:after="120"/>
              <w:rPr>
                <w:rFonts w:ascii="Verdana" w:hAnsi="Verdana"/>
                <w:color w:val="000000"/>
              </w:rPr>
            </w:pPr>
            <w:r w:rsidRPr="0043235D">
              <w:rPr>
                <w:rFonts w:ascii="Verdana" w:hAnsi="Verdana"/>
                <w:b/>
                <w:color w:val="000000"/>
              </w:rPr>
              <w:t>Internal CVS Caremark CCRs &amp; General CCRs at 3rd party Vendors</w:t>
            </w:r>
            <w:r w:rsidRPr="0043235D">
              <w:rPr>
                <w:rFonts w:ascii="Verdana" w:hAnsi="Verdana"/>
                <w:color w:val="000000"/>
              </w:rPr>
              <w:t xml:space="preserve"> supporting </w:t>
            </w:r>
            <w:r w:rsidRPr="0043235D">
              <w:rPr>
                <w:rFonts w:ascii="Verdana" w:hAnsi="Verdana"/>
                <w:b/>
                <w:bCs/>
                <w:color w:val="000000"/>
              </w:rPr>
              <w:t xml:space="preserve">Aetna Med D </w:t>
            </w:r>
            <w:r w:rsidRPr="0043235D">
              <w:rPr>
                <w:rFonts w:ascii="Verdana" w:hAnsi="Verdana"/>
                <w:b/>
                <w:color w:val="000000"/>
              </w:rPr>
              <w:t>SilverScript</w:t>
            </w:r>
            <w:r w:rsidRPr="0043235D">
              <w:rPr>
                <w:rFonts w:ascii="Verdana" w:hAnsi="Verdana"/>
                <w:color w:val="000000"/>
              </w:rPr>
              <w:t xml:space="preserve"> beneficiaries, not trained for Premium Billing Specialized Processes</w:t>
            </w:r>
          </w:p>
        </w:tc>
        <w:tc>
          <w:tcPr>
            <w:tcW w:w="3503"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6458E363" w14:textId="77777777">
            <w:pPr>
              <w:spacing w:before="120" w:after="120"/>
              <w:rPr>
                <w:rFonts w:ascii="Verdana" w:hAnsi="Verdana"/>
              </w:rPr>
            </w:pPr>
            <w:r w:rsidRPr="0043235D">
              <w:rPr>
                <w:rFonts w:ascii="Verdana" w:hAnsi="Verdana"/>
                <w:b/>
                <w:color w:val="000000"/>
              </w:rPr>
              <w:t>Automatic EFT Payments</w:t>
            </w:r>
            <w:r w:rsidRPr="0043235D">
              <w:rPr>
                <w:rFonts w:ascii="Verdana" w:hAnsi="Verdana"/>
                <w:color w:val="000000"/>
              </w:rPr>
              <w:t xml:space="preserve"> - </w:t>
            </w:r>
            <w:r w:rsidRPr="0043235D">
              <w:rPr>
                <w:rFonts w:ascii="Verdana" w:hAnsi="Verdana"/>
              </w:rPr>
              <w:t xml:space="preserve">The MED D CCR </w:t>
            </w:r>
            <w:r w:rsidRPr="0043235D">
              <w:rPr>
                <w:rFonts w:ascii="Verdana" w:hAnsi="Verdana"/>
                <w:b/>
              </w:rPr>
              <w:t>must WARM Transfer</w:t>
            </w:r>
            <w:r w:rsidRPr="0043235D">
              <w:rPr>
                <w:rFonts w:ascii="Verdana" w:hAnsi="Verdana"/>
              </w:rPr>
              <w:t xml:space="preserve"> the beneficiary to the Premium Billing Specialized Team</w:t>
            </w:r>
            <w:r w:rsidRPr="0043235D">
              <w:rPr>
                <w:rFonts w:ascii="Verdana" w:hAnsi="Verdana"/>
                <w:b/>
              </w:rPr>
              <w:t xml:space="preserve"> </w:t>
            </w:r>
            <w:r w:rsidRPr="0043235D">
              <w:rPr>
                <w:rFonts w:ascii="Verdana" w:hAnsi="Verdana"/>
              </w:rPr>
              <w:t xml:space="preserve">for further assistance at </w:t>
            </w:r>
            <w:r w:rsidRPr="0043235D">
              <w:rPr>
                <w:rFonts w:ascii="Verdana" w:hAnsi="Verdana"/>
                <w:b/>
              </w:rPr>
              <w:t>1-866-824-4055</w:t>
            </w:r>
            <w:r w:rsidRPr="0043235D">
              <w:rPr>
                <w:rFonts w:ascii="Verdana" w:hAnsi="Verdana"/>
              </w:rPr>
              <w:t>.</w:t>
            </w:r>
          </w:p>
          <w:p w:rsidRPr="0043235D" w:rsidR="00603ACC" w:rsidP="00965C56" w:rsidRDefault="00603ACC" w14:paraId="41183CFC" w14:textId="77777777">
            <w:pPr>
              <w:spacing w:before="120" w:after="120"/>
              <w:rPr>
                <w:rFonts w:ascii="Verdana" w:hAnsi="Verdana"/>
              </w:rPr>
            </w:pPr>
          </w:p>
          <w:p w:rsidRPr="0043235D" w:rsidR="00603ACC" w:rsidP="00965C56" w:rsidRDefault="00603ACC" w14:paraId="59E8583A" w14:textId="77777777">
            <w:pPr>
              <w:spacing w:before="120" w:after="120"/>
              <w:rPr>
                <w:rFonts w:ascii="Verdana" w:hAnsi="Verdana"/>
                <w:color w:val="000000"/>
              </w:rPr>
            </w:pPr>
            <w:r w:rsidRPr="0043235D">
              <w:rPr>
                <w:rFonts w:ascii="Verdana" w:hAnsi="Verdana"/>
                <w:b/>
              </w:rPr>
              <w:t xml:space="preserve">Note: </w:t>
            </w:r>
            <w:r w:rsidRPr="0043235D">
              <w:rPr>
                <w:rFonts w:ascii="Verdana" w:hAnsi="Verdana"/>
              </w:rPr>
              <w:t xml:space="preserve">If encountering any issues with connecting to the Premium Billing Specialized Team’s </w:t>
            </w:r>
            <w:r w:rsidRPr="0043235D">
              <w:rPr>
                <w:rFonts w:ascii="Verdana" w:hAnsi="Verdana"/>
                <w:b/>
              </w:rPr>
              <w:t>1-866-824-4055</w:t>
            </w:r>
            <w:r w:rsidRPr="0043235D">
              <w:rPr>
                <w:rFonts w:ascii="Verdana" w:hAnsi="Verdana"/>
              </w:rPr>
              <w:t xml:space="preserve"> phone number for appropriate warm transfer calls, consult with your Supervisor for further assistance; you may be instructed to contact IT to report any technical difficulties.</w:t>
            </w:r>
          </w:p>
        </w:tc>
      </w:tr>
    </w:tbl>
    <w:p w:rsidRPr="0043235D" w:rsidR="00603ACC" w:rsidP="00603ACC" w:rsidRDefault="00603ACC" w14:paraId="6DFDA9A4" w14:textId="77777777">
      <w:pPr>
        <w:spacing w:before="120" w:after="120"/>
        <w:rPr>
          <w:rFonts w:ascii="Verdana" w:hAnsi="Verdana"/>
        </w:rPr>
      </w:pPr>
    </w:p>
    <w:p w:rsidRPr="0043235D" w:rsidR="00603ACC" w:rsidP="00603ACC" w:rsidRDefault="00603ACC" w14:paraId="3761E41A" w14:textId="77777777">
      <w:pPr>
        <w:spacing w:before="120" w:after="120"/>
        <w:rPr>
          <w:rFonts w:ascii="Verdana" w:hAnsi="Verdana"/>
        </w:rPr>
      </w:pPr>
      <w:r w:rsidRPr="0043235D">
        <w:rPr>
          <w:rFonts w:ascii="Verdana" w:hAnsi="Verdana"/>
        </w:rPr>
        <w:t xml:space="preserve">If the beneficiary requests to reactivate an automatic bank account (EFT) payment used every month for their premium payment, the </w:t>
      </w:r>
      <w:r w:rsidRPr="0043235D">
        <w:rPr>
          <w:rFonts w:ascii="Verdana" w:hAnsi="Verdana"/>
          <w:b/>
          <w:bCs/>
        </w:rPr>
        <w:t>PREMIUM BILLING SPECIALIZED CARE TEAM</w:t>
      </w:r>
      <w:r w:rsidRPr="0043235D">
        <w:rPr>
          <w:rFonts w:ascii="Verdana" w:hAnsi="Verdana"/>
        </w:rPr>
        <w:t xml:space="preserve"> will:</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828"/>
        <w:gridCol w:w="12122"/>
      </w:tblGrid>
      <w:tr w:rsidRPr="0043235D" w:rsidR="00603ACC" w:rsidTr="134CC6AF" w14:paraId="424B496F" w14:textId="77777777">
        <w:tc>
          <w:tcPr>
            <w:tcW w:w="1432" w:type="dxa"/>
            <w:tcBorders>
              <w:top w:val="single" w:color="auto" w:sz="4" w:space="0"/>
              <w:left w:val="single" w:color="auto" w:sz="4" w:space="0"/>
              <w:bottom w:val="single" w:color="auto" w:sz="4" w:space="0"/>
              <w:right w:val="single" w:color="auto" w:sz="4" w:space="0"/>
            </w:tcBorders>
            <w:shd w:val="clear" w:color="auto" w:fill="D9D9D9" w:themeFill="background1" w:themeFillShade="D9"/>
            <w:tcMar/>
            <w:hideMark/>
          </w:tcPr>
          <w:p w:rsidRPr="0043235D" w:rsidR="00603ACC" w:rsidP="00965C56" w:rsidRDefault="00603ACC" w14:paraId="41788619" w14:textId="77777777">
            <w:pPr>
              <w:spacing w:before="120" w:after="120"/>
              <w:jc w:val="center"/>
              <w:rPr>
                <w:rFonts w:ascii="Verdana" w:hAnsi="Verdana"/>
                <w:b/>
              </w:rPr>
            </w:pPr>
            <w:r w:rsidRPr="0043235D">
              <w:rPr>
                <w:rFonts w:ascii="Verdana" w:hAnsi="Verdana"/>
                <w:b/>
              </w:rPr>
              <w:t>Step</w:t>
            </w:r>
          </w:p>
        </w:tc>
        <w:tc>
          <w:tcPr>
            <w:tcW w:w="26197" w:type="dxa"/>
            <w:tcBorders>
              <w:top w:val="single" w:color="auto" w:sz="4" w:space="0"/>
              <w:left w:val="single" w:color="auto" w:sz="4" w:space="0"/>
              <w:bottom w:val="single" w:color="auto" w:sz="4" w:space="0"/>
              <w:right w:val="single" w:color="auto" w:sz="4" w:space="0"/>
            </w:tcBorders>
            <w:shd w:val="clear" w:color="auto" w:fill="D9D9D9" w:themeFill="background1" w:themeFillShade="D9"/>
            <w:tcMar/>
            <w:hideMark/>
          </w:tcPr>
          <w:p w:rsidRPr="0043235D" w:rsidR="00603ACC" w:rsidP="00965C56" w:rsidRDefault="00603ACC" w14:paraId="47BD3FF4" w14:textId="77777777">
            <w:pPr>
              <w:spacing w:before="120" w:after="120"/>
              <w:jc w:val="center"/>
              <w:rPr>
                <w:rFonts w:ascii="Verdana" w:hAnsi="Verdana"/>
                <w:b/>
              </w:rPr>
            </w:pPr>
            <w:r w:rsidRPr="0043235D">
              <w:rPr>
                <w:rFonts w:ascii="Verdana" w:hAnsi="Verdana"/>
                <w:b/>
              </w:rPr>
              <w:t>Action</w:t>
            </w:r>
          </w:p>
        </w:tc>
      </w:tr>
      <w:tr w:rsidRPr="0043235D" w:rsidR="00603ACC" w:rsidTr="134CC6AF" w14:paraId="1AED9F58" w14:textId="77777777">
        <w:tc>
          <w:tcPr>
            <w:tcW w:w="1432" w:type="dxa"/>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5D4D0056" w14:textId="77777777">
            <w:pPr>
              <w:autoSpaceDE w:val="0"/>
              <w:autoSpaceDN w:val="0"/>
              <w:adjustRightInd w:val="0"/>
              <w:spacing w:before="120" w:after="120"/>
              <w:jc w:val="center"/>
              <w:rPr>
                <w:rFonts w:ascii="Verdana" w:hAnsi="Verdana" w:cs="Arial"/>
                <w:b/>
              </w:rPr>
            </w:pPr>
            <w:bookmarkStart w:name="Reactivating_AEFT_Step1" w:id="101"/>
            <w:r w:rsidRPr="0043235D">
              <w:rPr>
                <w:rFonts w:ascii="Verdana" w:hAnsi="Verdana" w:cs="Arial"/>
                <w:b/>
              </w:rPr>
              <w:t>1</w:t>
            </w:r>
            <w:bookmarkEnd w:id="101"/>
          </w:p>
        </w:tc>
        <w:tc>
          <w:tcPr>
            <w:tcW w:w="26197" w:type="dxa"/>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6E12DB5A" w14:textId="77777777">
            <w:pPr>
              <w:spacing w:before="120" w:after="120"/>
              <w:rPr>
                <w:rFonts w:ascii="Verdana" w:hAnsi="Verdana"/>
              </w:rPr>
            </w:pPr>
            <w:r w:rsidRPr="0043235D">
              <w:rPr>
                <w:rFonts w:ascii="Verdana" w:hAnsi="Verdana"/>
              </w:rPr>
              <w:t xml:space="preserve">Determine if the caller is authorized to make changes to the beneficiary’s premium billing account. </w:t>
            </w:r>
          </w:p>
          <w:p w:rsidRPr="0043235D" w:rsidR="00603ACC" w:rsidP="00965C56" w:rsidRDefault="00603ACC" w14:paraId="6475EC0D" w14:textId="77777777">
            <w:pPr>
              <w:pStyle w:val="ListParagraph"/>
              <w:numPr>
                <w:ilvl w:val="0"/>
                <w:numId w:val="20"/>
              </w:numPr>
              <w:spacing w:before="120" w:after="120"/>
              <w:contextualSpacing w:val="0"/>
              <w:rPr>
                <w:rFonts w:ascii="Verdana" w:hAnsi="Verdana"/>
              </w:rPr>
            </w:pPr>
            <w:r w:rsidRPr="0043235D">
              <w:rPr>
                <w:rFonts w:ascii="Verdana" w:hAnsi="Verdana"/>
              </w:rPr>
              <w:t xml:space="preserve">Refer to </w:t>
            </w:r>
            <w:r w:rsidRPr="0043235D">
              <w:rPr>
                <w:rFonts w:ascii="Verdana" w:hAnsi="Verdana"/>
                <w:b/>
              </w:rPr>
              <w:t>Authorized Persons who can make changes to the Premium Billing Account</w:t>
            </w:r>
            <w:r w:rsidRPr="0043235D">
              <w:rPr>
                <w:rFonts w:ascii="Verdana" w:hAnsi="Verdana"/>
              </w:rPr>
              <w:t xml:space="preserve"> section of </w:t>
            </w:r>
            <w:hyperlink w:history="1" w:anchor="!/view?docid=b4765dd1-d9b7-4dbe-afd6-0e4f6b509082" r:id="rId90">
              <w:r w:rsidRPr="008470DD">
                <w:rPr>
                  <w:rStyle w:val="Hyperlink"/>
                  <w:rFonts w:ascii="Verdana" w:hAnsi="Verdana" w:eastAsiaTheme="minorHAnsi"/>
                </w:rPr>
                <w:t>Aetna Compass MED D - SilverScript - Premium Billing General Information, Processes, &amp; Document Index</w:t>
              </w:r>
              <w:r w:rsidRPr="008470DD">
                <w:rPr>
                  <w:rStyle w:val="Hyperlink"/>
                  <w:rFonts w:ascii="Verdana" w:hAnsi="Verdana"/>
                </w:rPr>
                <w:t xml:space="preserve"> (062831).</w:t>
              </w:r>
            </w:hyperlink>
          </w:p>
        </w:tc>
      </w:tr>
      <w:tr w:rsidRPr="0043235D" w:rsidR="00603ACC" w:rsidTr="134CC6AF" w14:paraId="4C625383" w14:textId="77777777">
        <w:tc>
          <w:tcPr>
            <w:tcW w:w="1432" w:type="dxa"/>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2906A6AC" w14:textId="77777777">
            <w:pPr>
              <w:autoSpaceDE w:val="0"/>
              <w:autoSpaceDN w:val="0"/>
              <w:adjustRightInd w:val="0"/>
              <w:spacing w:before="120" w:after="120"/>
              <w:jc w:val="center"/>
              <w:rPr>
                <w:rFonts w:ascii="Verdana" w:hAnsi="Verdana" w:cs="Arial"/>
                <w:b/>
              </w:rPr>
            </w:pPr>
            <w:r w:rsidRPr="0043235D">
              <w:rPr>
                <w:rFonts w:ascii="Verdana" w:hAnsi="Verdana" w:cs="Arial"/>
                <w:b/>
              </w:rPr>
              <w:t>2</w:t>
            </w:r>
          </w:p>
        </w:tc>
        <w:tc>
          <w:tcPr>
            <w:tcW w:w="26197" w:type="dxa"/>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7F34D4B2" w14:textId="77777777">
            <w:pPr>
              <w:autoSpaceDE w:val="0"/>
              <w:autoSpaceDN w:val="0"/>
              <w:adjustRightInd w:val="0"/>
              <w:spacing w:before="120" w:after="120"/>
              <w:rPr>
                <w:rFonts w:ascii="Verdana" w:hAnsi="Verdana"/>
              </w:rPr>
            </w:pPr>
            <w:r w:rsidRPr="0043235D">
              <w:rPr>
                <w:rFonts w:ascii="Verdana" w:hAnsi="Verdana"/>
              </w:rPr>
              <w:t xml:space="preserve">Set the </w:t>
            </w:r>
            <w:r w:rsidRPr="0043235D">
              <w:rPr>
                <w:rFonts w:ascii="Verdana" w:hAnsi="Verdana"/>
                <w:b/>
              </w:rPr>
              <w:t xml:space="preserve">Date Range: </w:t>
            </w:r>
            <w:r w:rsidRPr="0043235D">
              <w:rPr>
                <w:rFonts w:ascii="Verdana" w:hAnsi="Verdana"/>
              </w:rPr>
              <w:t xml:space="preserve">To ensure the </w:t>
            </w:r>
            <w:r w:rsidRPr="0043235D">
              <w:rPr>
                <w:rFonts w:ascii="Verdana" w:hAnsi="Verdana"/>
                <w:b/>
              </w:rPr>
              <w:t>Stock ID</w:t>
            </w:r>
            <w:r w:rsidRPr="0043235D">
              <w:rPr>
                <w:rFonts w:ascii="Verdana" w:hAnsi="Verdana"/>
              </w:rPr>
              <w:t xml:space="preserve"> field of the </w:t>
            </w:r>
            <w:r w:rsidRPr="0043235D">
              <w:rPr>
                <w:rFonts w:ascii="Verdana" w:hAnsi="Verdana"/>
                <w:b/>
              </w:rPr>
              <w:t>Billing Cycle &amp; Payment Method</w:t>
            </w:r>
            <w:r w:rsidRPr="0043235D">
              <w:rPr>
                <w:rFonts w:ascii="Verdana" w:hAnsi="Verdana"/>
              </w:rPr>
              <w:t xml:space="preserve"> section will display correctly, change the End Date field to the end of the next year (</w:t>
            </w:r>
            <w:r w:rsidRPr="0043235D">
              <w:rPr>
                <w:rFonts w:ascii="Verdana" w:hAnsi="Verdana"/>
                <w:b/>
                <w:bCs/>
              </w:rPr>
              <w:t xml:space="preserve">Example: </w:t>
            </w:r>
            <w:r w:rsidRPr="0043235D">
              <w:rPr>
                <w:rFonts w:ascii="Verdana" w:hAnsi="Verdana"/>
                <w:b/>
              </w:rPr>
              <w:t>12/31/2026</w:t>
            </w:r>
            <w:r w:rsidRPr="0043235D">
              <w:rPr>
                <w:rFonts w:ascii="Verdana" w:hAnsi="Verdana"/>
              </w:rPr>
              <w:t>).</w:t>
            </w:r>
          </w:p>
          <w:p w:rsidRPr="0043235D" w:rsidR="00603ACC" w:rsidP="00965C56" w:rsidRDefault="00603ACC" w14:paraId="28D0A40E" w14:textId="77777777">
            <w:pPr>
              <w:pStyle w:val="ListParagraph"/>
              <w:numPr>
                <w:ilvl w:val="0"/>
                <w:numId w:val="20"/>
              </w:numPr>
              <w:spacing w:before="120" w:after="120"/>
              <w:contextualSpacing w:val="0"/>
              <w:rPr>
                <w:rFonts w:ascii="Verdana" w:hAnsi="Verdana" w:cs="Arial"/>
                <w:bCs/>
              </w:rPr>
            </w:pPr>
            <w:r w:rsidRPr="0043235D">
              <w:rPr>
                <w:rFonts w:ascii="Verdana" w:hAnsi="Verdana" w:cs="Arial"/>
                <w:bCs/>
              </w:rPr>
              <w:t xml:space="preserve">After the </w:t>
            </w:r>
            <w:r w:rsidRPr="0043235D">
              <w:rPr>
                <w:rFonts w:ascii="Verdana" w:hAnsi="Verdana" w:cs="Arial"/>
                <w:b/>
                <w:bCs/>
              </w:rPr>
              <w:t>End Date</w:t>
            </w:r>
            <w:r w:rsidRPr="0043235D">
              <w:rPr>
                <w:rFonts w:ascii="Verdana" w:hAnsi="Verdana" w:cs="Arial"/>
                <w:bCs/>
              </w:rPr>
              <w:t xml:space="preserve"> in the </w:t>
            </w:r>
            <w:r w:rsidRPr="0043235D">
              <w:rPr>
                <w:rFonts w:ascii="Verdana" w:hAnsi="Verdana" w:cs="Arial"/>
                <w:b/>
                <w:bCs/>
              </w:rPr>
              <w:t xml:space="preserve">Date Range </w:t>
            </w:r>
            <w:r w:rsidRPr="0043235D">
              <w:rPr>
                <w:rFonts w:ascii="Verdana" w:hAnsi="Verdana" w:cs="Arial"/>
                <w:bCs/>
              </w:rPr>
              <w:t xml:space="preserve">section is set, click the </w:t>
            </w:r>
            <w:r w:rsidRPr="0043235D">
              <w:rPr>
                <w:rFonts w:ascii="Verdana" w:hAnsi="Verdana" w:cs="Arial"/>
                <w:b/>
                <w:bCs/>
              </w:rPr>
              <w:t>Automatic Payment</w:t>
            </w:r>
            <w:r w:rsidRPr="0043235D">
              <w:rPr>
                <w:rFonts w:ascii="Verdana" w:hAnsi="Verdana" w:cs="Arial"/>
                <w:bCs/>
              </w:rPr>
              <w:t xml:space="preserve"> button from the </w:t>
            </w:r>
            <w:r w:rsidRPr="0043235D">
              <w:rPr>
                <w:rFonts w:ascii="Verdana" w:hAnsi="Verdana" w:cs="Arial"/>
                <w:b/>
                <w:bCs/>
              </w:rPr>
              <w:t>Premium Billing</w:t>
            </w:r>
            <w:r w:rsidRPr="0043235D">
              <w:rPr>
                <w:rFonts w:ascii="Verdana" w:hAnsi="Verdana" w:cs="Arial"/>
                <w:bCs/>
              </w:rPr>
              <w:t xml:space="preserve"> tab in </w:t>
            </w:r>
            <w:r w:rsidRPr="0043235D">
              <w:rPr>
                <w:rFonts w:ascii="Verdana" w:hAnsi="Verdana" w:cs="Arial"/>
                <w:b/>
                <w:bCs/>
              </w:rPr>
              <w:t>Compass</w:t>
            </w:r>
            <w:r w:rsidRPr="0043235D">
              <w:rPr>
                <w:rFonts w:ascii="Verdana" w:hAnsi="Verdana" w:cs="Arial"/>
                <w:bCs/>
              </w:rPr>
              <w:t>.</w:t>
            </w:r>
          </w:p>
          <w:p w:rsidRPr="0043235D" w:rsidR="00603ACC" w:rsidP="00965C56" w:rsidRDefault="00603ACC" w14:paraId="67327C6F" w14:textId="77777777">
            <w:pPr>
              <w:autoSpaceDE w:val="0"/>
              <w:autoSpaceDN w:val="0"/>
              <w:adjustRightInd w:val="0"/>
              <w:spacing w:before="120" w:after="120"/>
              <w:jc w:val="center"/>
              <w:rPr>
                <w:rFonts w:ascii="Verdana" w:hAnsi="Verdana"/>
              </w:rPr>
            </w:pPr>
          </w:p>
          <w:p w:rsidRPr="0043235D" w:rsidR="00603ACC" w:rsidP="00965C56" w:rsidRDefault="00603ACC" w14:paraId="16DC95E1" w14:textId="77777777">
            <w:pPr>
              <w:autoSpaceDE w:val="0"/>
              <w:autoSpaceDN w:val="0"/>
              <w:adjustRightInd w:val="0"/>
              <w:spacing w:before="120" w:after="120"/>
              <w:rPr>
                <w:rFonts w:ascii="Verdana" w:hAnsi="Verdana" w:cs="Arial"/>
                <w:color w:val="000000"/>
              </w:rPr>
            </w:pPr>
            <w:r w:rsidRPr="0043235D">
              <w:rPr>
                <w:rFonts w:ascii="Verdana" w:hAnsi="Verdana"/>
                <w:b/>
              </w:rPr>
              <w:t xml:space="preserve">Result: </w:t>
            </w:r>
            <w:r w:rsidRPr="0043235D">
              <w:rPr>
                <w:rFonts w:ascii="Verdana" w:hAnsi="Verdana"/>
              </w:rPr>
              <w:t xml:space="preserve">The PREMIUM BILLING SPECIALIZED CARE TEAM is automatically redirected to the </w:t>
            </w:r>
            <w:r w:rsidRPr="0043235D">
              <w:rPr>
                <w:rFonts w:ascii="Verdana" w:hAnsi="Verdana" w:cs="Arial"/>
                <w:b/>
                <w:color w:val="000000"/>
              </w:rPr>
              <w:t>Credit Card Single-Sign-On (SSO)</w:t>
            </w:r>
            <w:r w:rsidRPr="0043235D">
              <w:rPr>
                <w:rFonts w:ascii="Verdana" w:hAnsi="Verdana" w:cs="Arial"/>
                <w:color w:val="000000"/>
              </w:rPr>
              <w:t xml:space="preserve"> system.</w:t>
            </w:r>
          </w:p>
          <w:p w:rsidRPr="0043235D" w:rsidR="00603ACC" w:rsidP="00965C56" w:rsidRDefault="00603ACC" w14:paraId="276E8D44" w14:textId="77777777">
            <w:pPr>
              <w:autoSpaceDE w:val="0"/>
              <w:autoSpaceDN w:val="0"/>
              <w:adjustRightInd w:val="0"/>
              <w:spacing w:before="120" w:after="120"/>
              <w:jc w:val="center"/>
              <w:rPr>
                <w:rFonts w:ascii="Verdana" w:hAnsi="Verdana"/>
              </w:rPr>
            </w:pPr>
          </w:p>
          <w:p w:rsidRPr="0043235D" w:rsidR="00603ACC" w:rsidP="00965C56" w:rsidRDefault="00603ACC" w14:paraId="572E29D7" w14:textId="77777777">
            <w:pPr>
              <w:autoSpaceDE w:val="0"/>
              <w:autoSpaceDN w:val="0"/>
              <w:adjustRightInd w:val="0"/>
              <w:spacing w:before="120" w:after="120"/>
              <w:jc w:val="center"/>
              <w:rPr>
                <w:rFonts w:ascii="Verdana" w:hAnsi="Verdana" w:cs="Arial"/>
                <w:bCs/>
              </w:rPr>
            </w:pPr>
            <w:r w:rsidRPr="00504666">
              <w:rPr>
                <w:rFonts w:ascii="Verdana" w:hAnsi="Verdana"/>
                <w:noProof/>
              </w:rPr>
              <w:drawing>
                <wp:inline distT="0" distB="0" distL="0" distR="0" wp14:anchorId="7091BC2C" wp14:editId="2E304ABC">
                  <wp:extent cx="6371429" cy="7361905"/>
                  <wp:effectExtent l="0" t="0" r="0" b="0"/>
                  <wp:docPr id="14815699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69945" name="Picture 1" descr="A screenshot of a computer&#10;&#10;AI-generated content may be incorrect."/>
                          <pic:cNvPicPr/>
                        </pic:nvPicPr>
                        <pic:blipFill>
                          <a:blip r:embed="rId91"/>
                          <a:stretch>
                            <a:fillRect/>
                          </a:stretch>
                        </pic:blipFill>
                        <pic:spPr>
                          <a:xfrm>
                            <a:off x="0" y="0"/>
                            <a:ext cx="6371429" cy="7361905"/>
                          </a:xfrm>
                          <a:prstGeom prst="rect">
                            <a:avLst/>
                          </a:prstGeom>
                        </pic:spPr>
                      </pic:pic>
                    </a:graphicData>
                  </a:graphic>
                </wp:inline>
              </w:drawing>
            </w:r>
          </w:p>
          <w:p w:rsidRPr="0043235D" w:rsidR="00603ACC" w:rsidP="00965C56" w:rsidRDefault="00603ACC" w14:paraId="21080987" w14:textId="77777777">
            <w:pPr>
              <w:spacing w:before="120" w:after="120"/>
              <w:jc w:val="center"/>
              <w:rPr>
                <w:rFonts w:ascii="Verdana" w:hAnsi="Verdana" w:cs="Arial"/>
                <w:color w:val="000000"/>
              </w:rPr>
            </w:pPr>
          </w:p>
        </w:tc>
      </w:tr>
      <w:tr w:rsidRPr="0043235D" w:rsidR="00603ACC" w:rsidTr="134CC6AF" w14:paraId="62B58B0C" w14:textId="77777777">
        <w:tc>
          <w:tcPr>
            <w:tcW w:w="1432" w:type="dxa"/>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732AAFC3" w14:textId="77777777">
            <w:pPr>
              <w:spacing w:before="120" w:after="120"/>
              <w:jc w:val="center"/>
              <w:rPr>
                <w:rFonts w:ascii="Verdana" w:hAnsi="Verdana"/>
                <w:b/>
              </w:rPr>
            </w:pPr>
            <w:r w:rsidRPr="0043235D">
              <w:rPr>
                <w:rFonts w:ascii="Verdana" w:hAnsi="Verdana" w:cs="Arial"/>
                <w:b/>
              </w:rPr>
              <w:t>3</w:t>
            </w:r>
          </w:p>
        </w:tc>
        <w:tc>
          <w:tcPr>
            <w:tcW w:w="26197" w:type="dxa"/>
            <w:tcBorders>
              <w:top w:val="single" w:color="auto" w:sz="4" w:space="0"/>
              <w:left w:val="single" w:color="auto" w:sz="4" w:space="0"/>
              <w:bottom w:val="single" w:color="auto" w:sz="4" w:space="0"/>
              <w:right w:val="single" w:color="auto" w:sz="4" w:space="0"/>
            </w:tcBorders>
            <w:tcMar/>
          </w:tcPr>
          <w:p w:rsidRPr="00603ACC" w:rsidR="00603ACC" w:rsidP="00603ACC" w:rsidRDefault="00603ACC" w14:paraId="47A5D09D" w14:textId="77777777">
            <w:pPr>
              <w:rPr>
                <w:rFonts w:ascii="Verdana" w:hAnsi="Verdana"/>
              </w:rPr>
            </w:pPr>
            <w:r w:rsidRPr="00603ACC">
              <w:rPr>
                <w:rFonts w:ascii="Verdana" w:hAnsi="Verdana"/>
              </w:rPr>
              <w:t xml:space="preserve">Caller must verify the banking information, then select Active from the Set Status To drop down menu and select the Automatic Payment radio button. </w:t>
            </w:r>
          </w:p>
          <w:p w:rsidRPr="00603ACC" w:rsidR="00603ACC" w:rsidP="00603ACC" w:rsidRDefault="00603ACC" w14:paraId="3F40EBC8" w14:textId="0FFC2F68">
            <w:pPr>
              <w:pStyle w:val="ListParagraph"/>
              <w:numPr>
                <w:ilvl w:val="0"/>
                <w:numId w:val="20"/>
              </w:numPr>
              <w:rPr>
                <w:rFonts w:ascii="Verdana" w:hAnsi="Verdana"/>
              </w:rPr>
            </w:pPr>
            <w:r w:rsidRPr="00603ACC">
              <w:rPr>
                <w:rFonts w:ascii="Verdana" w:hAnsi="Verdana"/>
              </w:rPr>
              <w:t xml:space="preserve">If requesting a different bank account, refer to the </w:t>
            </w:r>
            <w:hyperlink w:history="1" w:anchor="_Updating_Automatic_Credit">
              <w:r w:rsidRPr="00603ACC">
                <w:rPr>
                  <w:rStyle w:val="Hyperlink"/>
                  <w:rFonts w:ascii="Verdana" w:hAnsi="Verdana" w:eastAsiaTheme="minorHAnsi"/>
                </w:rPr>
                <w:t>Updating Automatic EFT Premium Payment Information</w:t>
              </w:r>
            </w:hyperlink>
            <w:r w:rsidRPr="00603ACC">
              <w:rPr>
                <w:rFonts w:ascii="Verdana" w:hAnsi="Verdana" w:eastAsiaTheme="minorHAnsi"/>
              </w:rPr>
              <w:t xml:space="preserve"> </w:t>
            </w:r>
            <w:r w:rsidRPr="00603ACC">
              <w:rPr>
                <w:rFonts w:ascii="Verdana" w:hAnsi="Verdana"/>
              </w:rPr>
              <w:t>section.</w:t>
            </w:r>
          </w:p>
          <w:p w:rsidRPr="0043235D" w:rsidR="00603ACC" w:rsidP="00965C56" w:rsidRDefault="00603ACC" w14:paraId="38A21BD7" w14:textId="77777777">
            <w:pPr>
              <w:spacing w:before="120" w:after="120"/>
              <w:rPr>
                <w:rFonts w:ascii="Verdana" w:hAnsi="Verdana" w:cs="Arial"/>
                <w:bCs/>
              </w:rPr>
            </w:pPr>
            <w:r w:rsidRPr="0043235D">
              <w:rPr>
                <w:rFonts w:ascii="Verdana" w:hAnsi="Verdana" w:cs="Arial"/>
                <w:b/>
                <w:bCs/>
              </w:rPr>
              <w:t xml:space="preserve">Note: </w:t>
            </w:r>
            <w:r w:rsidRPr="0043235D">
              <w:rPr>
                <w:rFonts w:ascii="Verdana" w:hAnsi="Verdana" w:cs="Arial"/>
                <w:bCs/>
              </w:rPr>
              <w:t xml:space="preserve">Status should </w:t>
            </w:r>
            <w:r w:rsidRPr="0043235D">
              <w:rPr>
                <w:rFonts w:ascii="Verdana" w:hAnsi="Verdana" w:cs="Arial"/>
                <w:b/>
                <w:bCs/>
              </w:rPr>
              <w:t>only</w:t>
            </w:r>
            <w:r w:rsidRPr="0043235D">
              <w:rPr>
                <w:rFonts w:ascii="Verdana" w:hAnsi="Verdana" w:cs="Arial"/>
                <w:bCs/>
              </w:rPr>
              <w:t xml:space="preserve"> be set to </w:t>
            </w:r>
            <w:r w:rsidRPr="0043235D">
              <w:rPr>
                <w:rFonts w:ascii="Verdana" w:hAnsi="Verdana" w:cs="Arial"/>
                <w:b/>
                <w:bCs/>
              </w:rPr>
              <w:t>Active</w:t>
            </w:r>
            <w:r w:rsidRPr="0043235D">
              <w:rPr>
                <w:rFonts w:ascii="Verdana" w:hAnsi="Verdana" w:cs="Arial"/>
                <w:bCs/>
              </w:rPr>
              <w:t xml:space="preserve"> or </w:t>
            </w:r>
            <w:r w:rsidRPr="0043235D">
              <w:rPr>
                <w:rFonts w:ascii="Verdana" w:hAnsi="Verdana" w:cs="Arial"/>
                <w:b/>
                <w:bCs/>
              </w:rPr>
              <w:t>Inactive</w:t>
            </w:r>
            <w:r w:rsidRPr="0043235D">
              <w:rPr>
                <w:rFonts w:ascii="Verdana" w:hAnsi="Verdana" w:cs="Arial"/>
                <w:bCs/>
              </w:rPr>
              <w:t xml:space="preserve">. Do </w:t>
            </w:r>
            <w:r w:rsidRPr="0043235D">
              <w:rPr>
                <w:rFonts w:ascii="Verdana" w:hAnsi="Verdana" w:cs="Arial"/>
                <w:b/>
                <w:bCs/>
              </w:rPr>
              <w:t>not</w:t>
            </w:r>
            <w:r w:rsidRPr="0043235D">
              <w:rPr>
                <w:rFonts w:ascii="Verdana" w:hAnsi="Verdana" w:cs="Arial"/>
                <w:bCs/>
              </w:rPr>
              <w:t xml:space="preserve"> set status to </w:t>
            </w:r>
            <w:r w:rsidRPr="0043235D">
              <w:rPr>
                <w:rFonts w:ascii="Verdana" w:hAnsi="Verdana" w:cs="Arial"/>
                <w:b/>
                <w:bCs/>
              </w:rPr>
              <w:t>Complete</w:t>
            </w:r>
            <w:r w:rsidRPr="0043235D">
              <w:rPr>
                <w:rFonts w:ascii="Verdana" w:hAnsi="Verdana" w:cs="Arial"/>
                <w:bCs/>
              </w:rPr>
              <w:t>.</w:t>
            </w:r>
          </w:p>
          <w:p w:rsidRPr="0043235D" w:rsidR="00603ACC" w:rsidP="00965C56" w:rsidRDefault="00603ACC" w14:paraId="3E12EC2F" w14:textId="77777777">
            <w:pPr>
              <w:spacing w:before="120" w:after="120"/>
              <w:rPr>
                <w:rFonts w:ascii="Verdana" w:hAnsi="Verdana" w:cs="Arial"/>
                <w:bCs/>
              </w:rPr>
            </w:pPr>
          </w:p>
          <w:p w:rsidRPr="0043235D" w:rsidR="00603ACC" w:rsidP="00965C56" w:rsidRDefault="00603ACC" w14:paraId="76FBA22F" w14:textId="77777777">
            <w:pPr>
              <w:spacing w:before="120" w:after="120"/>
              <w:rPr>
                <w:rFonts w:ascii="Verdana" w:hAnsi="Verdana"/>
              </w:rPr>
            </w:pPr>
            <w:r w:rsidRPr="0043235D">
              <w:rPr>
                <w:rFonts w:ascii="Verdana" w:hAnsi="Verdana" w:cs="Arial"/>
                <w:noProof/>
                <w:color w:val="000000"/>
              </w:rPr>
              <w:drawing>
                <wp:inline distT="0" distB="0" distL="0" distR="0" wp14:anchorId="1409E481" wp14:editId="5A8FF6F0">
                  <wp:extent cx="238125" cy="2095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rPr>
              <w:t>EFTs activated between the 1</w:t>
            </w:r>
            <w:r w:rsidRPr="0043235D">
              <w:rPr>
                <w:rFonts w:ascii="Verdana" w:hAnsi="Verdana"/>
                <w:vertAlign w:val="superscript"/>
              </w:rPr>
              <w:t>st</w:t>
            </w:r>
            <w:r w:rsidRPr="0043235D">
              <w:rPr>
                <w:rFonts w:ascii="Verdana" w:hAnsi="Verdana"/>
              </w:rPr>
              <w:t xml:space="preserve"> and 5</w:t>
            </w:r>
            <w:r w:rsidRPr="0043235D">
              <w:rPr>
                <w:rFonts w:ascii="Verdana" w:hAnsi="Verdana"/>
                <w:vertAlign w:val="superscript"/>
              </w:rPr>
              <w:t>th</w:t>
            </w:r>
            <w:r w:rsidRPr="0043235D">
              <w:rPr>
                <w:rFonts w:ascii="Verdana" w:hAnsi="Verdana"/>
              </w:rPr>
              <w:t xml:space="preserve"> of the month may be charged in the current month if there is a balance on the account at the beginning of the month.</w:t>
            </w:r>
          </w:p>
          <w:p w:rsidRPr="0043235D" w:rsidR="00603ACC" w:rsidP="00965C56" w:rsidRDefault="00603ACC" w14:paraId="2E89E07C" w14:textId="77777777">
            <w:pPr>
              <w:spacing w:before="120" w:after="120"/>
              <w:jc w:val="center"/>
              <w:rPr>
                <w:rFonts w:ascii="Verdana" w:hAnsi="Verdana"/>
              </w:rPr>
            </w:pPr>
          </w:p>
          <w:p w:rsidRPr="0043235D" w:rsidR="00603ACC" w:rsidP="00965C56" w:rsidRDefault="00603ACC" w14:paraId="7A75AED0" w14:textId="77777777">
            <w:pPr>
              <w:spacing w:before="120" w:after="120"/>
              <w:ind w:left="683"/>
              <w:jc w:val="center"/>
              <w:rPr>
                <w:rFonts w:ascii="Verdana" w:hAnsi="Verdana" w:cs="Arial"/>
                <w:bCs/>
              </w:rPr>
            </w:pPr>
            <w:r w:rsidRPr="0043235D">
              <w:rPr>
                <w:rFonts w:ascii="Verdana" w:hAnsi="Verdana"/>
                <w:noProof/>
              </w:rPr>
              <w:drawing>
                <wp:inline distT="0" distB="0" distL="0" distR="0" wp14:anchorId="6001395D" wp14:editId="2A029F5F">
                  <wp:extent cx="7038095" cy="4285714"/>
                  <wp:effectExtent l="19050" t="19050" r="10795" b="19685"/>
                  <wp:docPr id="2125456035" name="Picture 212545603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56035" name="Picture 2125456035" descr="A screen shot of a computer&#10;&#10;AI-generated content may be incorrect."/>
                          <pic:cNvPicPr/>
                        </pic:nvPicPr>
                        <pic:blipFill>
                          <a:blip r:embed="rId92"/>
                          <a:stretch>
                            <a:fillRect/>
                          </a:stretch>
                        </pic:blipFill>
                        <pic:spPr>
                          <a:xfrm>
                            <a:off x="0" y="0"/>
                            <a:ext cx="7038095" cy="4285714"/>
                          </a:xfrm>
                          <a:prstGeom prst="rect">
                            <a:avLst/>
                          </a:prstGeom>
                          <a:ln>
                            <a:solidFill>
                              <a:schemeClr val="tx1"/>
                            </a:solidFill>
                          </a:ln>
                        </pic:spPr>
                      </pic:pic>
                    </a:graphicData>
                  </a:graphic>
                </wp:inline>
              </w:drawing>
            </w:r>
          </w:p>
          <w:p w:rsidRPr="0043235D" w:rsidR="00603ACC" w:rsidP="00965C56" w:rsidRDefault="00603ACC" w14:paraId="0FC0637E" w14:textId="77777777">
            <w:pPr>
              <w:autoSpaceDE w:val="0"/>
              <w:autoSpaceDN w:val="0"/>
              <w:adjustRightInd w:val="0"/>
              <w:spacing w:before="120" w:after="120"/>
              <w:jc w:val="center"/>
              <w:rPr>
                <w:rFonts w:ascii="Verdana" w:hAnsi="Verdana"/>
              </w:rPr>
            </w:pPr>
          </w:p>
        </w:tc>
      </w:tr>
      <w:tr w:rsidRPr="0043235D" w:rsidR="00603ACC" w:rsidTr="134CC6AF" w14:paraId="6EFFEFA1" w14:textId="77777777">
        <w:tc>
          <w:tcPr>
            <w:tcW w:w="1432" w:type="dxa"/>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69A446FD" w14:textId="77777777">
            <w:pPr>
              <w:autoSpaceDE w:val="0"/>
              <w:autoSpaceDN w:val="0"/>
              <w:adjustRightInd w:val="0"/>
              <w:spacing w:before="120" w:after="120"/>
              <w:jc w:val="center"/>
              <w:rPr>
                <w:rFonts w:ascii="Verdana" w:hAnsi="Verdana"/>
                <w:b/>
              </w:rPr>
            </w:pPr>
            <w:r w:rsidRPr="0043235D">
              <w:rPr>
                <w:rFonts w:ascii="Verdana" w:hAnsi="Verdana"/>
                <w:b/>
              </w:rPr>
              <w:t>4</w:t>
            </w:r>
          </w:p>
        </w:tc>
        <w:tc>
          <w:tcPr>
            <w:tcW w:w="26197" w:type="dxa"/>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5E444CDF" w14:textId="77777777">
            <w:pPr>
              <w:spacing w:before="120" w:after="120"/>
              <w:rPr>
                <w:rFonts w:ascii="Verdana" w:hAnsi="Verdana" w:cs="Arial"/>
                <w:bCs/>
              </w:rPr>
            </w:pPr>
            <w:r w:rsidRPr="0043235D">
              <w:rPr>
                <w:rFonts w:ascii="Verdana" w:hAnsi="Verdana" w:cs="Arial"/>
                <w:bCs/>
              </w:rPr>
              <w:t xml:space="preserve">Click the </w:t>
            </w:r>
            <w:r w:rsidRPr="0043235D">
              <w:rPr>
                <w:rFonts w:ascii="Verdana" w:hAnsi="Verdana" w:cs="Arial"/>
                <w:b/>
                <w:bCs/>
              </w:rPr>
              <w:t>Save</w:t>
            </w:r>
            <w:r w:rsidRPr="0043235D">
              <w:rPr>
                <w:rFonts w:ascii="Verdana" w:hAnsi="Verdana" w:cs="Arial"/>
                <w:bCs/>
              </w:rPr>
              <w:t xml:space="preserve"> button.</w:t>
            </w:r>
          </w:p>
          <w:p w:rsidRPr="0043235D" w:rsidR="00603ACC" w:rsidP="00965C56" w:rsidRDefault="00603ACC" w14:paraId="7D45F59A" w14:textId="77777777">
            <w:pPr>
              <w:spacing w:before="120" w:after="120"/>
              <w:rPr>
                <w:rFonts w:ascii="Verdana" w:hAnsi="Verdana" w:cs="Arial"/>
                <w:bCs/>
              </w:rPr>
            </w:pPr>
          </w:p>
          <w:p w:rsidRPr="0043235D" w:rsidR="00603ACC" w:rsidP="00965C56" w:rsidRDefault="00603ACC" w14:paraId="7FEC190A" w14:textId="77777777">
            <w:pPr>
              <w:spacing w:before="120" w:after="120"/>
              <w:rPr>
                <w:rFonts w:ascii="Verdana" w:hAnsi="Verdana" w:cs="Arial"/>
                <w:bCs/>
              </w:rPr>
            </w:pPr>
            <w:r w:rsidRPr="0043235D">
              <w:rPr>
                <w:rFonts w:ascii="Verdana" w:hAnsi="Verdana" w:cs="Arial"/>
                <w:b/>
                <w:bCs/>
              </w:rPr>
              <w:t xml:space="preserve">Result: </w:t>
            </w:r>
            <w:r w:rsidRPr="0043235D">
              <w:rPr>
                <w:rFonts w:ascii="Verdana" w:hAnsi="Verdana" w:cs="Arial"/>
                <w:bCs/>
              </w:rPr>
              <w:t>A pop-up receipt screen will appear.</w:t>
            </w:r>
          </w:p>
          <w:p w:rsidRPr="0043235D" w:rsidR="00603ACC" w:rsidP="00965C56" w:rsidRDefault="00603ACC" w14:paraId="1F899DD4" w14:textId="77777777">
            <w:pPr>
              <w:spacing w:before="120" w:after="120"/>
              <w:jc w:val="center"/>
              <w:rPr>
                <w:rFonts w:ascii="Verdana" w:hAnsi="Verdana" w:cs="Arial"/>
                <w:bCs/>
              </w:rPr>
            </w:pPr>
          </w:p>
          <w:p w:rsidRPr="0043235D" w:rsidR="00603ACC" w:rsidP="00965C56" w:rsidRDefault="00603ACC" w14:paraId="7D7897F7" w14:textId="77777777">
            <w:pPr>
              <w:spacing w:before="120" w:after="120"/>
              <w:jc w:val="center"/>
              <w:rPr>
                <w:rFonts w:ascii="Verdana" w:hAnsi="Verdana" w:cs="Arial"/>
                <w:noProof/>
              </w:rPr>
            </w:pPr>
            <w:r w:rsidRPr="0043235D">
              <w:rPr>
                <w:rFonts w:ascii="Verdana" w:hAnsi="Verdana" w:cs="Arial"/>
                <w:noProof/>
              </w:rPr>
              <w:drawing>
                <wp:inline distT="0" distB="0" distL="0" distR="0" wp14:anchorId="41A8B948" wp14:editId="00D8DAB9">
                  <wp:extent cx="3409950" cy="1390650"/>
                  <wp:effectExtent l="0" t="0" r="0" b="0"/>
                  <wp:docPr id="124" name="Picture 1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A screenshot of a computer&#10;&#10;AI-generated content may be incorrec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09950" cy="1390650"/>
                          </a:xfrm>
                          <a:prstGeom prst="rect">
                            <a:avLst/>
                          </a:prstGeom>
                          <a:noFill/>
                          <a:ln>
                            <a:noFill/>
                          </a:ln>
                        </pic:spPr>
                      </pic:pic>
                    </a:graphicData>
                  </a:graphic>
                </wp:inline>
              </w:drawing>
            </w:r>
          </w:p>
          <w:p w:rsidRPr="0043235D" w:rsidR="00603ACC" w:rsidP="00965C56" w:rsidRDefault="00603ACC" w14:paraId="166AE9A7" w14:textId="77777777">
            <w:pPr>
              <w:spacing w:before="120" w:after="120"/>
              <w:jc w:val="center"/>
              <w:rPr>
                <w:rFonts w:ascii="Verdana" w:hAnsi="Verdana" w:cs="Arial"/>
                <w:bCs/>
              </w:rPr>
            </w:pPr>
          </w:p>
          <w:p w:rsidRPr="0043235D" w:rsidR="00603ACC" w:rsidP="00965C56" w:rsidRDefault="00603ACC" w14:paraId="1E925628" w14:textId="77777777">
            <w:pPr>
              <w:spacing w:before="120" w:after="120"/>
              <w:rPr>
                <w:rFonts w:ascii="Verdana" w:hAnsi="Verdana" w:cs="Arial"/>
                <w:bCs/>
              </w:rPr>
            </w:pPr>
          </w:p>
        </w:tc>
      </w:tr>
      <w:tr w:rsidRPr="0043235D" w:rsidR="00603ACC" w:rsidTr="134CC6AF" w14:paraId="0A701A0A" w14:textId="77777777">
        <w:tc>
          <w:tcPr>
            <w:tcW w:w="1432" w:type="dxa"/>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6B98EF0B" w14:textId="77777777">
            <w:pPr>
              <w:autoSpaceDE w:val="0"/>
              <w:autoSpaceDN w:val="0"/>
              <w:adjustRightInd w:val="0"/>
              <w:spacing w:before="120" w:after="120"/>
              <w:jc w:val="center"/>
              <w:rPr>
                <w:rFonts w:ascii="Verdana" w:hAnsi="Verdana"/>
                <w:b/>
              </w:rPr>
            </w:pPr>
            <w:r w:rsidRPr="0043235D">
              <w:rPr>
                <w:rFonts w:ascii="Verdana" w:hAnsi="Verdana"/>
                <w:b/>
              </w:rPr>
              <w:t>5</w:t>
            </w:r>
          </w:p>
        </w:tc>
        <w:tc>
          <w:tcPr>
            <w:tcW w:w="26197" w:type="dxa"/>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65176710" w14:textId="77777777">
            <w:pPr>
              <w:spacing w:before="120" w:after="120"/>
              <w:rPr>
                <w:rFonts w:ascii="Verdana" w:hAnsi="Verdana" w:cs="Arial"/>
                <w:b/>
                <w:bCs/>
              </w:rPr>
            </w:pPr>
            <w:r w:rsidRPr="0043235D">
              <w:rPr>
                <w:rFonts w:ascii="Verdana" w:hAnsi="Verdana" w:cs="Arial"/>
                <w:bCs/>
              </w:rPr>
              <w:t xml:space="preserve">Confirm status at the top of the receipt displays </w:t>
            </w:r>
            <w:r w:rsidRPr="0043235D">
              <w:rPr>
                <w:rFonts w:ascii="Verdana" w:hAnsi="Verdana" w:cs="Arial"/>
                <w:b/>
                <w:bCs/>
              </w:rPr>
              <w:t>Active</w:t>
            </w:r>
            <w:r w:rsidRPr="0043235D">
              <w:rPr>
                <w:rFonts w:ascii="Verdana" w:hAnsi="Verdana" w:cs="Arial"/>
              </w:rPr>
              <w:t>.</w:t>
            </w:r>
          </w:p>
          <w:p w:rsidRPr="0043235D" w:rsidR="00603ACC" w:rsidP="00965C56" w:rsidRDefault="00603ACC" w14:paraId="4DD9CA92" w14:textId="77777777">
            <w:pPr>
              <w:spacing w:before="120" w:after="120"/>
              <w:jc w:val="center"/>
              <w:rPr>
                <w:rFonts w:ascii="Verdana" w:hAnsi="Verdana" w:cs="Arial"/>
                <w:b/>
                <w:bCs/>
              </w:rPr>
            </w:pPr>
          </w:p>
          <w:p w:rsidRPr="0043235D" w:rsidR="00603ACC" w:rsidP="00965C56" w:rsidRDefault="00603ACC" w14:paraId="373D233F" w14:textId="77777777" w14:noSpellErr="1">
            <w:pPr>
              <w:spacing w:before="120" w:after="120"/>
              <w:jc w:val="center"/>
              <w:rPr>
                <w:rFonts w:ascii="Verdana" w:hAnsi="Verdana"/>
              </w:rPr>
            </w:pPr>
            <w:del w:author="Baker, Angelina" w:date="2025-06-12T17:43:45.244Z" w:id="1819427281">
              <w:r w:rsidR="00603ACC">
                <w:drawing>
                  <wp:inline wp14:editId="5E94A619" wp14:anchorId="1A4B9D56">
                    <wp:extent cx="4590476" cy="4428571"/>
                    <wp:effectExtent l="0" t="0" r="635" b="0"/>
                    <wp:docPr id="1441849869" name="Picture 1" descr="A screenshot of a prescription form&#10;&#10;AI-generated content may be incorrect." title=""/>
                    <wp:cNvGraphicFramePr>
                      <a:graphicFrameLocks noChangeAspect="1"/>
                    </wp:cNvGraphicFramePr>
                    <a:graphic>
                      <a:graphicData uri="http://schemas.openxmlformats.org/drawingml/2006/picture">
                        <pic:pic>
                          <pic:nvPicPr>
                            <pic:cNvPr id="0" name="Picture 1"/>
                            <pic:cNvPicPr/>
                          </pic:nvPicPr>
                          <pic:blipFill>
                            <a:blip r:embed="R0cc31044e402479b">
                              <a:extLst>
                                <a:ext xmlns:a="http://schemas.openxmlformats.org/drawingml/2006/main" uri="{28A0092B-C50C-407E-A947-70E740481C1C}">
                                  <a14:useLocalDpi val="0"/>
                                </a:ext>
                              </a:extLst>
                            </a:blip>
                            <a:stretch>
                              <a:fillRect/>
                            </a:stretch>
                          </pic:blipFill>
                          <pic:spPr>
                            <a:xfrm rot="0" flipH="0" flipV="0">
                              <a:off x="0" y="0"/>
                              <a:ext cx="4590476" cy="4428571"/>
                            </a:xfrm>
                            <a:prstGeom prst="rect">
                              <a:avLst/>
                            </a:prstGeom>
                          </pic:spPr>
                        </pic:pic>
                      </a:graphicData>
                    </a:graphic>
                  </wp:inline>
                </w:drawing>
              </w:r>
            </w:del>
          </w:p>
          <w:p w:rsidRPr="0043235D" w:rsidR="00603ACC" w:rsidP="00965C56" w:rsidRDefault="00603ACC" w14:paraId="3F7E0A6B" w14:textId="77777777">
            <w:pPr>
              <w:spacing w:before="120" w:after="120"/>
              <w:jc w:val="center"/>
              <w:rPr>
                <w:rFonts w:ascii="Verdana" w:hAnsi="Verdana"/>
              </w:rPr>
            </w:pPr>
          </w:p>
          <w:p w:rsidRPr="0043235D" w:rsidR="00603ACC" w:rsidP="00965C56" w:rsidRDefault="00603ACC" w14:paraId="61627F3D" w14:textId="77777777">
            <w:pPr>
              <w:spacing w:before="120" w:after="120"/>
              <w:jc w:val="center"/>
              <w:rPr>
                <w:rFonts w:ascii="Verdana" w:hAnsi="Verdana"/>
              </w:rPr>
            </w:pPr>
            <w:r>
              <w:rPr>
                <w:noProof/>
                <w14:ligatures w14:val="standardContextual"/>
              </w:rPr>
              <w:drawing>
                <wp:inline distT="0" distB="0" distL="0" distR="0" wp14:anchorId="5DF8F0BF" wp14:editId="303B5A75">
                  <wp:extent cx="4466667" cy="4323809"/>
                  <wp:effectExtent l="0" t="0" r="0" b="635"/>
                  <wp:docPr id="787921102" name="Picture 1" descr="A screenshot of a prescrip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21102" name="Picture 1" descr="A screenshot of a prescription form&#10;&#10;AI-generated content may be incorrect."/>
                          <pic:cNvPicPr/>
                        </pic:nvPicPr>
                        <pic:blipFill>
                          <a:blip r:embed="rId94"/>
                          <a:stretch>
                            <a:fillRect/>
                          </a:stretch>
                        </pic:blipFill>
                        <pic:spPr>
                          <a:xfrm>
                            <a:off x="0" y="0"/>
                            <a:ext cx="4466667" cy="4323809"/>
                          </a:xfrm>
                          <a:prstGeom prst="rect">
                            <a:avLst/>
                          </a:prstGeom>
                        </pic:spPr>
                      </pic:pic>
                    </a:graphicData>
                  </a:graphic>
                </wp:inline>
              </w:drawing>
            </w:r>
          </w:p>
          <w:p w:rsidRPr="0043235D" w:rsidR="00603ACC" w:rsidP="00965C56" w:rsidRDefault="00603ACC" w14:paraId="1AB8353B" w14:textId="77777777">
            <w:pPr>
              <w:spacing w:before="120" w:after="120"/>
              <w:jc w:val="center"/>
              <w:rPr>
                <w:rFonts w:ascii="Verdana" w:hAnsi="Verdana" w:cs="Arial"/>
              </w:rPr>
            </w:pPr>
          </w:p>
          <w:p w:rsidRPr="0043235D" w:rsidR="00603ACC" w:rsidP="00965C56" w:rsidRDefault="00603ACC" w14:paraId="27DEEBC1" w14:textId="77777777">
            <w:pPr>
              <w:spacing w:before="120" w:after="120"/>
              <w:rPr>
                <w:rFonts w:ascii="Verdana" w:hAnsi="Verdana"/>
                <w:b/>
              </w:rPr>
            </w:pPr>
            <w:r w:rsidRPr="0043235D">
              <w:rPr>
                <w:rFonts w:ascii="Verdana" w:hAnsi="Verdana"/>
                <w:b/>
              </w:rPr>
              <w:t xml:space="preserve">*Processing TIP* </w:t>
            </w:r>
          </w:p>
          <w:p w:rsidRPr="0043235D" w:rsidR="00603ACC" w:rsidP="00965C56" w:rsidRDefault="00603ACC" w14:paraId="2E07245B" w14:textId="77777777">
            <w:pPr>
              <w:spacing w:before="120" w:after="120"/>
              <w:rPr>
                <w:rFonts w:ascii="Verdana" w:hAnsi="Verdana"/>
                <w:b/>
              </w:rPr>
            </w:pPr>
            <w:r w:rsidRPr="0043235D">
              <w:rPr>
                <w:rFonts w:ascii="Verdana" w:hAnsi="Verdana"/>
                <w:b/>
              </w:rPr>
              <w:t>CCR will be able to confirm this process was completed successfully two ways:</w:t>
            </w:r>
          </w:p>
          <w:p w:rsidRPr="0043235D" w:rsidR="00603ACC" w:rsidP="00965C56" w:rsidRDefault="00603ACC" w14:paraId="630A7758" w14:textId="77777777">
            <w:pPr>
              <w:spacing w:before="120" w:after="120"/>
              <w:rPr>
                <w:rFonts w:ascii="Verdana" w:hAnsi="Verdana"/>
                <w:noProof/>
                <w:kern w:val="32"/>
              </w:rPr>
            </w:pPr>
            <w:r w:rsidRPr="0043235D">
              <w:rPr>
                <w:rFonts w:ascii="Verdana" w:hAnsi="Verdana"/>
                <w:b/>
                <w:bCs/>
              </w:rPr>
              <w:t>1.</w:t>
            </w:r>
            <w:r w:rsidRPr="0043235D">
              <w:rPr>
                <w:rFonts w:ascii="Verdana" w:hAnsi="Verdana"/>
              </w:rPr>
              <w:t xml:space="preserve"> The Top of the receipt will state </w:t>
            </w:r>
            <w:r w:rsidRPr="0043235D">
              <w:rPr>
                <w:rFonts w:ascii="Verdana" w:hAnsi="Verdana"/>
                <w:b/>
                <w:noProof/>
                <w:kern w:val="32"/>
              </w:rPr>
              <w:t>--- Active ---</w:t>
            </w:r>
            <w:r w:rsidRPr="0043235D">
              <w:rPr>
                <w:rFonts w:ascii="Verdana" w:hAnsi="Verdana"/>
                <w:noProof/>
                <w:kern w:val="32"/>
              </w:rPr>
              <w:t xml:space="preserve"> and </w:t>
            </w:r>
            <w:r w:rsidRPr="0043235D">
              <w:rPr>
                <w:rFonts w:ascii="Verdana" w:hAnsi="Verdana"/>
                <w:b/>
                <w:bCs/>
                <w:noProof/>
                <w:kern w:val="32"/>
              </w:rPr>
              <w:t xml:space="preserve">Type </w:t>
            </w:r>
            <w:r w:rsidRPr="0043235D">
              <w:rPr>
                <w:rFonts w:ascii="Verdana" w:hAnsi="Verdana"/>
                <w:noProof/>
                <w:kern w:val="32"/>
              </w:rPr>
              <w:t xml:space="preserve">shows </w:t>
            </w:r>
            <w:r w:rsidRPr="0043235D">
              <w:rPr>
                <w:rFonts w:ascii="Verdana" w:hAnsi="Verdana"/>
                <w:b/>
                <w:bCs/>
                <w:noProof/>
                <w:kern w:val="32"/>
              </w:rPr>
              <w:t xml:space="preserve">ECheck – Automatic Payment Agreement </w:t>
            </w:r>
            <w:r w:rsidRPr="0043235D">
              <w:rPr>
                <w:rFonts w:ascii="Verdana" w:hAnsi="Verdana"/>
                <w:noProof/>
                <w:kern w:val="32"/>
              </w:rPr>
              <w:t>as in image above.</w:t>
            </w:r>
          </w:p>
          <w:p w:rsidRPr="0043235D" w:rsidR="00603ACC" w:rsidP="00965C56" w:rsidRDefault="00603ACC" w14:paraId="23916554" w14:textId="77777777">
            <w:pPr>
              <w:spacing w:before="120" w:after="120"/>
              <w:rPr>
                <w:rFonts w:ascii="Verdana" w:hAnsi="Verdana"/>
                <w:noProof/>
                <w:kern w:val="32"/>
              </w:rPr>
            </w:pPr>
            <w:r w:rsidRPr="0043235D">
              <w:rPr>
                <w:rFonts w:ascii="Verdana" w:hAnsi="Verdana"/>
                <w:b/>
                <w:bCs/>
                <w:noProof/>
                <w:kern w:val="32"/>
              </w:rPr>
              <w:t>2.</w:t>
            </w:r>
            <w:r w:rsidRPr="0043235D">
              <w:rPr>
                <w:rFonts w:ascii="Verdana" w:hAnsi="Verdana"/>
                <w:noProof/>
                <w:kern w:val="32"/>
              </w:rPr>
              <w:t xml:space="preserve"> The end of the receipt will be very long and begin with the disclaimer information.</w:t>
            </w:r>
          </w:p>
          <w:p w:rsidRPr="0043235D" w:rsidR="00603ACC" w:rsidP="00965C56" w:rsidRDefault="00603ACC" w14:paraId="1BE912BF" w14:textId="77777777">
            <w:pPr>
              <w:spacing w:before="120" w:after="120"/>
              <w:jc w:val="center"/>
              <w:rPr>
                <w:rFonts w:ascii="Verdana" w:hAnsi="Verdana"/>
                <w:b/>
                <w:bCs/>
                <w:noProof/>
                <w:kern w:val="32"/>
              </w:rPr>
            </w:pPr>
          </w:p>
          <w:p w:rsidRPr="0043235D" w:rsidR="00603ACC" w:rsidP="00965C56" w:rsidRDefault="00603ACC" w14:paraId="5780EAF3" w14:textId="77777777">
            <w:pPr>
              <w:spacing w:before="120" w:after="120"/>
              <w:jc w:val="center"/>
              <w:rPr>
                <w:rFonts w:ascii="Verdana" w:hAnsi="Verdana"/>
                <w:b/>
                <w:bCs/>
                <w:noProof/>
                <w:kern w:val="32"/>
              </w:rPr>
            </w:pPr>
            <w:r w:rsidRPr="0043235D">
              <w:rPr>
                <w:rFonts w:ascii="Verdana" w:hAnsi="Verdana"/>
                <w:b/>
                <w:bCs/>
                <w:noProof/>
                <w:kern w:val="32"/>
              </w:rPr>
              <w:t>Example of Successful Activation – End of Receipt (partial view)</w:t>
            </w:r>
          </w:p>
          <w:p w:rsidRPr="0043235D" w:rsidR="00603ACC" w:rsidP="00965C56" w:rsidRDefault="00603ACC" w14:paraId="07C243A6" w14:textId="77777777">
            <w:pPr>
              <w:spacing w:before="120" w:after="120"/>
              <w:jc w:val="center"/>
              <w:rPr>
                <w:rFonts w:ascii="Verdana" w:hAnsi="Verdana"/>
                <w:noProof/>
              </w:rPr>
            </w:pPr>
            <w:r w:rsidRPr="00504666">
              <w:rPr>
                <w:rFonts w:ascii="Verdana" w:hAnsi="Verdana"/>
                <w:noProof/>
              </w:rPr>
              <w:drawing>
                <wp:inline distT="0" distB="0" distL="0" distR="0" wp14:anchorId="42340E14" wp14:editId="700A091A">
                  <wp:extent cx="3952381" cy="5314286"/>
                  <wp:effectExtent l="0" t="0" r="0" b="1270"/>
                  <wp:docPr id="1445424030"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24030" name="Picture 1" descr="A screenshot of a document&#10;&#10;AI-generated content may be incorrect."/>
                          <pic:cNvPicPr/>
                        </pic:nvPicPr>
                        <pic:blipFill>
                          <a:blip r:embed="rId95"/>
                          <a:stretch>
                            <a:fillRect/>
                          </a:stretch>
                        </pic:blipFill>
                        <pic:spPr>
                          <a:xfrm>
                            <a:off x="0" y="0"/>
                            <a:ext cx="3952381" cy="5314286"/>
                          </a:xfrm>
                          <a:prstGeom prst="rect">
                            <a:avLst/>
                          </a:prstGeom>
                        </pic:spPr>
                      </pic:pic>
                    </a:graphicData>
                  </a:graphic>
                </wp:inline>
              </w:drawing>
            </w:r>
          </w:p>
          <w:p w:rsidRPr="0043235D" w:rsidR="00603ACC" w:rsidP="00965C56" w:rsidRDefault="00603ACC" w14:paraId="42A9E2D7" w14:textId="77777777">
            <w:pPr>
              <w:spacing w:before="120" w:after="120"/>
              <w:jc w:val="center"/>
              <w:rPr>
                <w:rFonts w:ascii="Verdana" w:hAnsi="Verdana" w:cs="Arial"/>
                <w:bCs/>
              </w:rPr>
            </w:pPr>
          </w:p>
        </w:tc>
      </w:tr>
      <w:tr w:rsidRPr="0043235D" w:rsidR="00603ACC" w:rsidTr="134CC6AF" w14:paraId="19A13860" w14:textId="77777777">
        <w:tc>
          <w:tcPr>
            <w:tcW w:w="1432" w:type="dxa"/>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09A3B380" w14:textId="77777777">
            <w:pPr>
              <w:autoSpaceDE w:val="0"/>
              <w:autoSpaceDN w:val="0"/>
              <w:adjustRightInd w:val="0"/>
              <w:spacing w:before="120" w:after="120"/>
              <w:jc w:val="center"/>
              <w:rPr>
                <w:rFonts w:ascii="Verdana" w:hAnsi="Verdana"/>
                <w:b/>
              </w:rPr>
            </w:pPr>
            <w:r w:rsidRPr="0043235D">
              <w:rPr>
                <w:rFonts w:ascii="Verdana" w:hAnsi="Verdana"/>
                <w:b/>
              </w:rPr>
              <w:t>6</w:t>
            </w:r>
          </w:p>
        </w:tc>
        <w:tc>
          <w:tcPr>
            <w:tcW w:w="26197" w:type="dxa"/>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6829DC03" w14:textId="77777777">
            <w:pPr>
              <w:spacing w:before="120" w:after="120"/>
              <w:rPr>
                <w:rFonts w:ascii="Verdana" w:hAnsi="Verdana" w:cs="Arial"/>
                <w:bCs/>
              </w:rPr>
            </w:pPr>
            <w:r w:rsidRPr="0043235D">
              <w:rPr>
                <w:rFonts w:ascii="Verdana" w:hAnsi="Verdana" w:cs="Arial"/>
                <w:bCs/>
              </w:rPr>
              <w:t xml:space="preserve">Click the </w:t>
            </w:r>
            <w:r w:rsidRPr="0043235D">
              <w:rPr>
                <w:rFonts w:ascii="Verdana" w:hAnsi="Verdana" w:cs="Arial"/>
                <w:b/>
                <w:bCs/>
              </w:rPr>
              <w:t>Close</w:t>
            </w:r>
            <w:r w:rsidRPr="0043235D">
              <w:rPr>
                <w:rFonts w:ascii="Verdana" w:hAnsi="Verdana" w:cs="Arial"/>
                <w:bCs/>
              </w:rPr>
              <w:t xml:space="preserve"> button at the top right of the </w:t>
            </w:r>
            <w:r w:rsidRPr="0043235D">
              <w:rPr>
                <w:rFonts w:ascii="Verdana" w:hAnsi="Verdana" w:cs="Arial"/>
                <w:b/>
              </w:rPr>
              <w:t>Pop-Up</w:t>
            </w:r>
            <w:r w:rsidRPr="0043235D">
              <w:rPr>
                <w:rFonts w:ascii="Verdana" w:hAnsi="Verdana" w:cs="Arial"/>
                <w:bCs/>
              </w:rPr>
              <w:t xml:space="preserve"> window.</w:t>
            </w:r>
          </w:p>
          <w:p w:rsidRPr="0043235D" w:rsidR="00603ACC" w:rsidP="00965C56" w:rsidRDefault="00603ACC" w14:paraId="28EA46DE" w14:textId="77777777">
            <w:pPr>
              <w:spacing w:before="120" w:after="120"/>
              <w:jc w:val="center"/>
              <w:rPr>
                <w:rFonts w:ascii="Verdana" w:hAnsi="Verdana" w:cs="Arial"/>
                <w:bCs/>
              </w:rPr>
            </w:pPr>
          </w:p>
          <w:p w:rsidRPr="0043235D" w:rsidR="00603ACC" w:rsidP="00965C56" w:rsidRDefault="00603ACC" w14:paraId="3EAD7C14" w14:textId="77777777">
            <w:pPr>
              <w:spacing w:before="120" w:after="120"/>
              <w:jc w:val="center"/>
              <w:rPr>
                <w:rFonts w:ascii="Verdana" w:hAnsi="Verdana"/>
                <w:noProof/>
                <w:kern w:val="32"/>
              </w:rPr>
            </w:pPr>
            <w:r w:rsidRPr="0043235D">
              <w:rPr>
                <w:rFonts w:ascii="Verdana" w:hAnsi="Verdana"/>
                <w:noProof/>
              </w:rPr>
              <w:drawing>
                <wp:inline distT="0" distB="0" distL="0" distR="0" wp14:anchorId="26B07FCD" wp14:editId="5C2393F8">
                  <wp:extent cx="6981825" cy="1533525"/>
                  <wp:effectExtent l="19050" t="19050" r="28575" b="28575"/>
                  <wp:docPr id="127" name="Picture 127"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 screen shot of a computer screen&#10;&#10;AI-generated content may be incorrect."/>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81825" cy="1533525"/>
                          </a:xfrm>
                          <a:prstGeom prst="rect">
                            <a:avLst/>
                          </a:prstGeom>
                          <a:noFill/>
                          <a:ln w="3175">
                            <a:solidFill>
                              <a:schemeClr val="tx1"/>
                            </a:solidFill>
                          </a:ln>
                          <a:effectLst/>
                        </pic:spPr>
                      </pic:pic>
                    </a:graphicData>
                  </a:graphic>
                </wp:inline>
              </w:drawing>
            </w:r>
          </w:p>
          <w:p w:rsidRPr="0043235D" w:rsidR="00603ACC" w:rsidP="00965C56" w:rsidRDefault="00603ACC" w14:paraId="207DE568" w14:textId="77777777">
            <w:pPr>
              <w:spacing w:before="120" w:after="120"/>
              <w:jc w:val="center"/>
              <w:rPr>
                <w:rFonts w:ascii="Verdana" w:hAnsi="Verdana"/>
                <w:b/>
              </w:rPr>
            </w:pPr>
          </w:p>
          <w:p w:rsidRPr="0043235D" w:rsidR="00603ACC" w:rsidP="00965C56" w:rsidRDefault="00603ACC" w14:paraId="18D68DF7" w14:textId="77777777">
            <w:pPr>
              <w:spacing w:before="120" w:after="120"/>
              <w:rPr>
                <w:rFonts w:ascii="Verdana" w:hAnsi="Verdana" w:cs="Arial"/>
                <w:bCs/>
              </w:rPr>
            </w:pPr>
            <w:r w:rsidRPr="0043235D">
              <w:rPr>
                <w:rFonts w:ascii="Verdana" w:hAnsi="Verdana" w:cs="Arial"/>
                <w:b/>
                <w:bCs/>
              </w:rPr>
              <w:t xml:space="preserve">Result: </w:t>
            </w:r>
            <w:r w:rsidRPr="0043235D">
              <w:rPr>
                <w:rFonts w:ascii="Verdana" w:hAnsi="Verdana" w:cs="Arial"/>
                <w:bCs/>
              </w:rPr>
              <w:t xml:space="preserve">Clicking the </w:t>
            </w:r>
            <w:r w:rsidRPr="0043235D">
              <w:rPr>
                <w:rFonts w:ascii="Verdana" w:hAnsi="Verdana" w:cs="Arial"/>
                <w:b/>
                <w:bCs/>
              </w:rPr>
              <w:t>Close</w:t>
            </w:r>
            <w:r w:rsidRPr="0043235D">
              <w:rPr>
                <w:rFonts w:ascii="Verdana" w:hAnsi="Verdana" w:cs="Arial"/>
                <w:bCs/>
              </w:rPr>
              <w:t xml:space="preserve"> button will close the </w:t>
            </w:r>
            <w:r w:rsidRPr="0043235D">
              <w:rPr>
                <w:rFonts w:ascii="Verdana" w:hAnsi="Verdana" w:cs="Arial"/>
                <w:b/>
              </w:rPr>
              <w:t>Pop-Up</w:t>
            </w:r>
            <w:r w:rsidRPr="0043235D">
              <w:rPr>
                <w:rFonts w:ascii="Verdana" w:hAnsi="Verdana" w:cs="Arial"/>
                <w:bCs/>
              </w:rPr>
              <w:t xml:space="preserve"> window and </w:t>
            </w:r>
            <w:r w:rsidRPr="0043235D">
              <w:rPr>
                <w:rFonts w:ascii="Verdana" w:hAnsi="Verdana" w:cs="Arial"/>
                <w:b/>
              </w:rPr>
              <w:t>Payment</w:t>
            </w:r>
            <w:r w:rsidRPr="0043235D">
              <w:rPr>
                <w:rFonts w:ascii="Verdana" w:hAnsi="Verdana" w:cs="Arial"/>
                <w:bCs/>
              </w:rPr>
              <w:t xml:space="preserve"> screen, returning the PREMIUM BILLING SPECIALIZED CARE TEAM to the </w:t>
            </w:r>
            <w:r w:rsidRPr="0043235D">
              <w:rPr>
                <w:rFonts w:ascii="Verdana" w:hAnsi="Verdana" w:cs="Arial"/>
                <w:b/>
              </w:rPr>
              <w:t>Premium Billing</w:t>
            </w:r>
            <w:r w:rsidRPr="0043235D">
              <w:rPr>
                <w:rFonts w:ascii="Verdana" w:hAnsi="Verdana" w:cs="Arial"/>
                <w:bCs/>
              </w:rPr>
              <w:t xml:space="preserve"> tab in </w:t>
            </w:r>
            <w:r w:rsidRPr="0043235D">
              <w:rPr>
                <w:rFonts w:ascii="Verdana" w:hAnsi="Verdana" w:cs="Arial"/>
                <w:b/>
              </w:rPr>
              <w:t>Compass</w:t>
            </w:r>
            <w:r w:rsidRPr="0043235D">
              <w:rPr>
                <w:rFonts w:ascii="Verdana" w:hAnsi="Verdana" w:cs="Arial"/>
                <w:bCs/>
              </w:rPr>
              <w:t>.</w:t>
            </w:r>
          </w:p>
          <w:p w:rsidRPr="0043235D" w:rsidR="00603ACC" w:rsidP="00965C56" w:rsidRDefault="00603ACC" w14:paraId="7A1105A2" w14:textId="77777777">
            <w:pPr>
              <w:spacing w:before="120" w:after="120"/>
              <w:rPr>
                <w:rFonts w:ascii="Verdana" w:hAnsi="Verdana" w:cs="Arial"/>
                <w:bCs/>
              </w:rPr>
            </w:pPr>
          </w:p>
          <w:p w:rsidRPr="0043235D" w:rsidR="00603ACC" w:rsidP="00965C56" w:rsidRDefault="00603ACC" w14:paraId="7A120DEF" w14:textId="77777777">
            <w:pPr>
              <w:spacing w:before="120" w:after="120"/>
              <w:rPr>
                <w:rFonts w:ascii="Verdana" w:hAnsi="Verdana" w:cs="Arial"/>
                <w:bCs/>
              </w:rPr>
            </w:pPr>
            <w:r w:rsidRPr="0043235D">
              <w:rPr>
                <w:rFonts w:ascii="Verdana" w:hAnsi="Verdana" w:cs="Arial"/>
                <w:noProof/>
                <w:color w:val="000000"/>
              </w:rPr>
              <w:drawing>
                <wp:inline distT="0" distB="0" distL="0" distR="0" wp14:anchorId="5BF06948" wp14:editId="3103E758">
                  <wp:extent cx="238125" cy="2095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You must click </w:t>
            </w:r>
            <w:r w:rsidRPr="0043235D">
              <w:rPr>
                <w:rFonts w:ascii="Verdana" w:hAnsi="Verdana" w:cs="Arial"/>
                <w:b/>
                <w:bCs/>
                <w:color w:val="000000"/>
              </w:rPr>
              <w:t>Close.</w:t>
            </w:r>
            <w:r w:rsidRPr="0043235D">
              <w:rPr>
                <w:rFonts w:ascii="Verdana" w:hAnsi="Verdana" w:cs="Arial"/>
                <w:color w:val="000000"/>
              </w:rPr>
              <w:t xml:space="preserve"> </w:t>
            </w:r>
            <w:r w:rsidRPr="0043235D">
              <w:rPr>
                <w:rFonts w:ascii="Verdana" w:hAnsi="Verdana" w:cs="Arial"/>
                <w:bCs/>
              </w:rPr>
              <w:t>Failure to close the pop-up windows will keep the SSO token open and could cause your next beneficiary’s EFT/RCD request or payment to apply to the previous beneficiary’s account.</w:t>
            </w:r>
          </w:p>
          <w:p w:rsidRPr="0043235D" w:rsidR="00603ACC" w:rsidP="00965C56" w:rsidRDefault="00603ACC" w14:paraId="21AD9438" w14:textId="77777777">
            <w:pPr>
              <w:spacing w:before="120" w:after="120"/>
              <w:rPr>
                <w:rFonts w:ascii="Verdana" w:hAnsi="Verdana" w:cs="Arial"/>
                <w:bCs/>
              </w:rPr>
            </w:pPr>
          </w:p>
          <w:p w:rsidRPr="0043235D" w:rsidR="00603ACC" w:rsidP="00965C56" w:rsidRDefault="00603ACC" w14:paraId="1B1BEEB4" w14:textId="77777777">
            <w:pPr>
              <w:autoSpaceDE w:val="0"/>
              <w:autoSpaceDN w:val="0"/>
              <w:spacing w:before="120" w:after="120"/>
              <w:rPr>
                <w:rFonts w:ascii="Verdana" w:hAnsi="Verdana" w:cs="Arial"/>
                <w:bCs/>
                <w:color w:val="000000"/>
              </w:rPr>
            </w:pPr>
            <w:r w:rsidRPr="0043235D">
              <w:rPr>
                <w:rFonts w:ascii="Verdana" w:hAnsi="Verdana" w:cs="Arial"/>
                <w:noProof/>
                <w:color w:val="000000"/>
              </w:rPr>
              <w:drawing>
                <wp:inline distT="0" distB="0" distL="0" distR="0" wp14:anchorId="7DCEDBEE" wp14:editId="03D825D0">
                  <wp:extent cx="238125" cy="2095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color w:val="000000"/>
              </w:rPr>
              <w:t>Notify the Beneficiary that</w:t>
            </w:r>
            <w:r w:rsidRPr="0043235D">
              <w:rPr>
                <w:rFonts w:ascii="Verdana" w:hAnsi="Verdana" w:cs="Arial"/>
                <w:color w:val="000000"/>
              </w:rPr>
              <w:t xml:space="preserve"> </w:t>
            </w:r>
            <w:r w:rsidRPr="0043235D">
              <w:rPr>
                <w:rFonts w:ascii="Verdana" w:hAnsi="Verdana"/>
                <w:b/>
                <w:color w:val="000000"/>
              </w:rPr>
              <w:t>InstaMed, a JP Morgan Chase company,</w:t>
            </w:r>
            <w:r w:rsidRPr="0043235D">
              <w:rPr>
                <w:rFonts w:ascii="Verdana" w:hAnsi="Verdana"/>
                <w:color w:val="000000"/>
              </w:rPr>
              <w:t xml:space="preserve"> processes Medicare Part D premium payments </w:t>
            </w:r>
            <w:r w:rsidRPr="0043235D">
              <w:rPr>
                <w:rFonts w:ascii="Verdana" w:hAnsi="Verdana"/>
                <w:b/>
                <w:color w:val="000000"/>
              </w:rPr>
              <w:t>on behalf of SilverScript</w:t>
            </w:r>
            <w:r w:rsidRPr="0043235D">
              <w:rPr>
                <w:rFonts w:ascii="Verdana" w:hAnsi="Verdana"/>
                <w:bCs/>
                <w:color w:val="000000"/>
              </w:rPr>
              <w:t>.</w:t>
            </w:r>
            <w:r w:rsidRPr="0043235D">
              <w:rPr>
                <w:rFonts w:ascii="Verdana" w:hAnsi="Verdana"/>
                <w:b/>
                <w:color w:val="000000"/>
              </w:rPr>
              <w:t xml:space="preserve"> </w:t>
            </w:r>
            <w:r w:rsidRPr="0043235D">
              <w:rPr>
                <w:rFonts w:ascii="Verdana" w:hAnsi="Verdana"/>
                <w:color w:val="000000"/>
              </w:rPr>
              <w:t xml:space="preserve">The monthly premium payment will appear on their bank statement as </w:t>
            </w:r>
            <w:r w:rsidRPr="0043235D">
              <w:rPr>
                <w:rFonts w:ascii="Verdana" w:hAnsi="Verdana"/>
                <w:b/>
                <w:color w:val="000000"/>
              </w:rPr>
              <w:t>InstaMed – SilverScript</w:t>
            </w:r>
            <w:r w:rsidRPr="0043235D">
              <w:rPr>
                <w:rFonts w:ascii="Verdana" w:hAnsi="Verdana"/>
                <w:bCs/>
                <w:color w:val="000000"/>
              </w:rPr>
              <w:t>.</w:t>
            </w:r>
          </w:p>
        </w:tc>
      </w:tr>
      <w:tr w:rsidRPr="0043235D" w:rsidR="00603ACC" w:rsidTr="134CC6AF" w14:paraId="41670BE9" w14:textId="77777777">
        <w:tc>
          <w:tcPr>
            <w:tcW w:w="1432" w:type="dxa"/>
            <w:tcBorders>
              <w:top w:val="single" w:color="auto" w:sz="4" w:space="0"/>
              <w:left w:val="single" w:color="auto" w:sz="4" w:space="0"/>
              <w:bottom w:val="single" w:color="auto" w:sz="4" w:space="0"/>
              <w:right w:val="single" w:color="auto" w:sz="4" w:space="0"/>
            </w:tcBorders>
            <w:tcMar/>
            <w:hideMark/>
          </w:tcPr>
          <w:p w:rsidRPr="0043235D" w:rsidR="00603ACC" w:rsidP="00965C56" w:rsidRDefault="00603ACC" w14:paraId="58FC6B34" w14:textId="77777777">
            <w:pPr>
              <w:spacing w:before="120" w:after="120"/>
              <w:jc w:val="center"/>
              <w:rPr>
                <w:rFonts w:ascii="Verdana" w:hAnsi="Verdana"/>
                <w:b/>
              </w:rPr>
            </w:pPr>
            <w:r w:rsidRPr="0043235D">
              <w:rPr>
                <w:rFonts w:ascii="Verdana" w:hAnsi="Verdana"/>
                <w:b/>
              </w:rPr>
              <w:t>7</w:t>
            </w:r>
          </w:p>
        </w:tc>
        <w:tc>
          <w:tcPr>
            <w:tcW w:w="26197" w:type="dxa"/>
            <w:tcBorders>
              <w:top w:val="single" w:color="auto" w:sz="4" w:space="0"/>
              <w:left w:val="single" w:color="auto" w:sz="4" w:space="0"/>
              <w:bottom w:val="single" w:color="auto" w:sz="4" w:space="0"/>
              <w:right w:val="single" w:color="auto" w:sz="4" w:space="0"/>
            </w:tcBorders>
            <w:tcMar/>
          </w:tcPr>
          <w:p w:rsidRPr="0043235D" w:rsidR="00603ACC" w:rsidP="00965C56" w:rsidRDefault="00603ACC" w14:paraId="66A989CC" w14:textId="77777777">
            <w:pPr>
              <w:spacing w:before="120" w:after="120"/>
              <w:rPr>
                <w:rFonts w:ascii="Verdana" w:hAnsi="Verdana" w:cs="Arial"/>
                <w:bCs/>
              </w:rPr>
            </w:pPr>
            <w:r w:rsidRPr="0043235D">
              <w:rPr>
                <w:rFonts w:ascii="Verdana" w:hAnsi="Verdana" w:cs="Arial"/>
                <w:bCs/>
              </w:rPr>
              <w:t>Ask if there are any other questions.</w:t>
            </w:r>
          </w:p>
          <w:p w:rsidRPr="0043235D" w:rsidR="00603ACC" w:rsidP="00965C56" w:rsidRDefault="00603ACC" w14:paraId="11184422" w14:textId="77777777">
            <w:pPr>
              <w:pStyle w:val="ListParagraph"/>
              <w:numPr>
                <w:ilvl w:val="0"/>
                <w:numId w:val="20"/>
              </w:numPr>
              <w:spacing w:before="120" w:after="120"/>
              <w:contextualSpacing w:val="0"/>
              <w:rPr>
                <w:rFonts w:ascii="Verdana" w:hAnsi="Verdana"/>
                <w:bCs/>
                <w:color w:val="333333"/>
              </w:rPr>
            </w:pPr>
            <w:r w:rsidRPr="0043235D">
              <w:rPr>
                <w:rFonts w:ascii="Verdana" w:hAnsi="Verdana" w:cs="Arial"/>
                <w:bCs/>
              </w:rPr>
              <w:t xml:space="preserve">Address any other issues and </w:t>
            </w:r>
            <w:r w:rsidRPr="0043235D">
              <w:rPr>
                <w:rFonts w:ascii="Verdana" w:hAnsi="Verdana"/>
              </w:rPr>
              <w:t>document/close the call according to existing policies and procedures.</w:t>
            </w:r>
          </w:p>
          <w:p w:rsidRPr="00397FE9" w:rsidR="00603ACC" w:rsidP="00965C56" w:rsidRDefault="00603ACC" w14:paraId="6AFA8AD7" w14:textId="77777777">
            <w:pPr>
              <w:pStyle w:val="ListParagraph"/>
              <w:numPr>
                <w:ilvl w:val="0"/>
                <w:numId w:val="20"/>
              </w:numPr>
              <w:spacing w:before="120" w:after="120"/>
              <w:rPr>
                <w:rFonts w:ascii="Verdana" w:hAnsi="Verdana"/>
              </w:rPr>
            </w:pPr>
            <w:r w:rsidRPr="00397FE9">
              <w:rPr>
                <w:rFonts w:ascii="Verdana" w:hAnsi="Verdana"/>
              </w:rPr>
              <w:t>Refer to the following as needed:</w:t>
            </w:r>
          </w:p>
          <w:p w:rsidRPr="00397FE9" w:rsidR="00603ACC" w:rsidP="00965C56" w:rsidRDefault="00603ACC" w14:paraId="28AD46AE" w14:textId="77777777">
            <w:pPr>
              <w:pStyle w:val="ListParagraph"/>
              <w:numPr>
                <w:ilvl w:val="1"/>
                <w:numId w:val="20"/>
              </w:numPr>
              <w:spacing w:before="120" w:after="120"/>
              <w:rPr>
                <w:rFonts w:ascii="Verdana" w:hAnsi="Verdana" w:eastAsiaTheme="minorHAnsi"/>
              </w:rPr>
            </w:pPr>
            <w:hyperlink w:history="1" w:anchor="!/view?docid=0296717e-6df6-4184-b337-13abcd4b070b" r:id="rId96">
              <w:r w:rsidRPr="00397FE9">
                <w:rPr>
                  <w:rStyle w:val="Hyperlink"/>
                  <w:rFonts w:ascii="Verdana" w:hAnsi="Verdana" w:eastAsiaTheme="minorHAnsi"/>
                  <w:bCs/>
                </w:rPr>
                <w:t>C</w:t>
              </w:r>
              <w:r w:rsidRPr="00397FE9">
                <w:rPr>
                  <w:rStyle w:val="Hyperlink"/>
                  <w:rFonts w:ascii="Verdana" w:hAnsi="Verdana" w:eastAsiaTheme="minorHAnsi"/>
                </w:rPr>
                <w:t>ompass – Close an Interaction or Research Case (050011)</w:t>
              </w:r>
            </w:hyperlink>
          </w:p>
          <w:p w:rsidRPr="008470DD" w:rsidR="00603ACC" w:rsidP="00965C56" w:rsidRDefault="00603ACC" w14:paraId="1A7D3C55" w14:textId="77777777">
            <w:pPr>
              <w:pStyle w:val="ListParagraph"/>
              <w:numPr>
                <w:ilvl w:val="1"/>
                <w:numId w:val="20"/>
              </w:numPr>
              <w:spacing w:before="120" w:after="120"/>
              <w:rPr>
                <w:rStyle w:val="Hyperlink"/>
                <w:rFonts w:ascii="Verdana" w:hAnsi="Verdana" w:cs="Arial"/>
              </w:rPr>
            </w:pPr>
            <w:r w:rsidRPr="008470DD">
              <w:rPr>
                <w:rFonts w:ascii="Verdana" w:hAnsi="Verdana" w:eastAsiaTheme="minorHAnsi"/>
              </w:rPr>
              <w:fldChar w:fldCharType="begin"/>
            </w:r>
            <w:r w:rsidRPr="008470DD">
              <w:rPr>
                <w:rFonts w:ascii="Verdana" w:hAnsi="Verdana" w:eastAsiaTheme="minorHAnsi"/>
              </w:rPr>
              <w:instrText>HYPERLINK "https://thesource.cvshealth.com/nuxeo/thesource/" \l "!/view?docid=433711aa-8fa6-447c-872b-bd69cd6cd7c0"</w:instrText>
            </w:r>
            <w:r w:rsidRPr="008470DD">
              <w:rPr>
                <w:rFonts w:ascii="Verdana" w:hAnsi="Verdana" w:eastAsiaTheme="minorHAnsi"/>
              </w:rPr>
            </w:r>
            <w:r w:rsidRPr="008470DD">
              <w:rPr>
                <w:rFonts w:ascii="Verdana" w:hAnsi="Verdana" w:eastAsiaTheme="minorHAnsi"/>
              </w:rPr>
              <w:fldChar w:fldCharType="separate"/>
            </w:r>
            <w:r w:rsidRPr="008470DD">
              <w:rPr>
                <w:rStyle w:val="Hyperlink"/>
                <w:rFonts w:ascii="Verdana" w:hAnsi="Verdana" w:eastAsiaTheme="minorHAnsi"/>
              </w:rPr>
              <w:t xml:space="preserve">Compass </w:t>
            </w:r>
            <w:r w:rsidRPr="008470DD">
              <w:rPr>
                <w:rStyle w:val="Hyperlink"/>
                <w:rFonts w:ascii="Verdana" w:hAnsi="Verdana" w:eastAsiaTheme="minorHAnsi"/>
                <w:bCs/>
              </w:rPr>
              <w:t>MED D - Call Documentation Job Aid</w:t>
            </w:r>
            <w:r w:rsidRPr="008470DD">
              <w:rPr>
                <w:rStyle w:val="Hyperlink"/>
                <w:rFonts w:ascii="Verdana" w:hAnsi="Verdana"/>
              </w:rPr>
              <w:t xml:space="preserve"> (061758)</w:t>
            </w:r>
          </w:p>
          <w:p w:rsidRPr="00397FE9" w:rsidR="00603ACC" w:rsidP="00965C56" w:rsidRDefault="00603ACC" w14:paraId="5180486B" w14:textId="77777777">
            <w:pPr>
              <w:pStyle w:val="ListParagraph"/>
              <w:numPr>
                <w:ilvl w:val="1"/>
                <w:numId w:val="20"/>
              </w:numPr>
              <w:rPr>
                <w:b/>
                <w:color w:val="333333"/>
              </w:rPr>
            </w:pPr>
            <w:r w:rsidRPr="008470DD">
              <w:rPr>
                <w:rFonts w:ascii="Verdana" w:hAnsi="Verdana" w:eastAsiaTheme="minorHAnsi"/>
              </w:rPr>
              <w:fldChar w:fldCharType="end"/>
            </w:r>
            <w:hyperlink w:anchor="documentation">
              <w:r w:rsidRPr="008470DD">
                <w:rPr>
                  <w:rStyle w:val="Hyperlink"/>
                  <w:rFonts w:ascii="Verdana" w:hAnsi="Verdana" w:eastAsia="Calibri" w:cs="Tahoma"/>
                </w:rPr>
                <w:t>Premium Billing Call Documentation Requirements</w:t>
              </w:r>
            </w:hyperlink>
            <w:r w:rsidRPr="008470DD">
              <w:rPr>
                <w:rFonts w:ascii="Verdana" w:hAnsi="Verdana"/>
              </w:rPr>
              <w:t xml:space="preserve"> section</w:t>
            </w:r>
          </w:p>
        </w:tc>
      </w:tr>
    </w:tbl>
    <w:p w:rsidRPr="0043235D" w:rsidR="00603ACC" w:rsidP="00603ACC" w:rsidRDefault="00603ACC" w14:paraId="2940B7B9" w14:textId="77777777">
      <w:pPr>
        <w:spacing w:before="120" w:after="120"/>
        <w:jc w:val="right"/>
        <w:rPr>
          <w:rFonts w:ascii="Verdana" w:hAnsi="Verdana" w:cs="Arial"/>
        </w:rPr>
      </w:pPr>
    </w:p>
    <w:p w:rsidRPr="0043235D" w:rsidR="00603ACC" w:rsidP="00603ACC" w:rsidRDefault="00603ACC" w14:paraId="32D4F206" w14:textId="77777777">
      <w:pPr>
        <w:jc w:val="right"/>
        <w:rPr>
          <w:rFonts w:ascii="Verdana" w:hAnsi="Verdana"/>
          <w:color w:val="000000"/>
        </w:rPr>
      </w:pPr>
      <w:hyperlink w:history="1" w:anchor="_top">
        <w:r w:rsidRPr="0043235D">
          <w:rPr>
            <w:rStyle w:val="Hyperlink"/>
            <w:rFonts w:ascii="Verdana" w:hAnsi="Verdana" w:eastAsiaTheme="minorHAnsi"/>
          </w:rPr>
          <w:t>Top of the Document</w:t>
        </w:r>
      </w:hyperlink>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72" w:type="dxa"/>
          <w:right w:w="115" w:type="dxa"/>
        </w:tblCellMar>
        <w:tblLook w:val="01E0" w:firstRow="1" w:lastRow="1" w:firstColumn="1" w:lastColumn="1" w:noHBand="0" w:noVBand="0"/>
      </w:tblPr>
      <w:tblGrid>
        <w:gridCol w:w="12950"/>
      </w:tblGrid>
      <w:tr w:rsidRPr="0043235D" w:rsidR="00603ACC" w:rsidTr="00965C56" w14:paraId="2690BD31" w14:textId="77777777">
        <w:tc>
          <w:tcPr>
            <w:tcW w:w="5000" w:type="pct"/>
            <w:shd w:val="clear" w:color="auto" w:fill="C0C0C0"/>
          </w:tcPr>
          <w:p w:rsidRPr="00967BA9" w:rsidR="00603ACC" w:rsidP="00965C56" w:rsidRDefault="00603ACC" w14:paraId="2E55A467" w14:textId="77777777">
            <w:pPr>
              <w:pStyle w:val="Heading2"/>
              <w:spacing w:before="120" w:after="120"/>
              <w:rPr>
                <w:rFonts w:ascii="Verdana" w:hAnsi="Verdana"/>
                <w:i w:val="0"/>
                <w:iCs w:val="0"/>
              </w:rPr>
            </w:pPr>
            <w:bookmarkStart w:name="_EFT_Form_Requests" w:id="102"/>
            <w:bookmarkStart w:name="_Toc199918253" w:id="103"/>
            <w:bookmarkEnd w:id="102"/>
            <w:r w:rsidRPr="00967BA9">
              <w:rPr>
                <w:rFonts w:ascii="Verdana" w:hAnsi="Verdana"/>
                <w:i w:val="0"/>
                <w:iCs w:val="0"/>
              </w:rPr>
              <w:t>EFT Form Requests</w:t>
            </w:r>
            <w:bookmarkEnd w:id="103"/>
          </w:p>
        </w:tc>
      </w:tr>
    </w:tbl>
    <w:p w:rsidRPr="0043235D" w:rsidR="00603ACC" w:rsidP="00603ACC" w:rsidRDefault="00603ACC" w14:paraId="19B6B601" w14:textId="77777777">
      <w:pPr>
        <w:spacing w:before="120" w:after="120"/>
        <w:rPr>
          <w:rFonts w:ascii="Verdana" w:hAnsi="Verdana"/>
        </w:rPr>
      </w:pPr>
    </w:p>
    <w:p w:rsidRPr="0043235D" w:rsidR="00603ACC" w:rsidP="00603ACC" w:rsidRDefault="00603ACC" w14:paraId="1170F67E" w14:textId="77777777">
      <w:pPr>
        <w:spacing w:before="120" w:after="120"/>
        <w:rPr>
          <w:rFonts w:ascii="Verdana" w:hAnsi="Verdana"/>
        </w:rPr>
      </w:pPr>
      <w:r w:rsidRPr="0043235D">
        <w:rPr>
          <w:rFonts w:ascii="Verdana" w:hAnsi="Verdana"/>
        </w:rPr>
        <w:t xml:space="preserve">If the beneficiary is requesting to have their monthly premium auto debited from their checking or savings account </w:t>
      </w:r>
      <w:r w:rsidRPr="0043235D">
        <w:rPr>
          <w:rFonts w:ascii="Verdana" w:hAnsi="Verdana"/>
          <w:b/>
        </w:rPr>
        <w:t>every</w:t>
      </w:r>
      <w:r w:rsidRPr="0043235D">
        <w:rPr>
          <w:rFonts w:ascii="Verdana" w:hAnsi="Verdana"/>
          <w:b/>
          <w:i/>
        </w:rPr>
        <w:t xml:space="preserve"> </w:t>
      </w:r>
      <w:r w:rsidRPr="0043235D">
        <w:rPr>
          <w:rFonts w:ascii="Verdana" w:hAnsi="Verdana"/>
        </w:rPr>
        <w:t xml:space="preserve">month, but does </w:t>
      </w:r>
      <w:r w:rsidRPr="0043235D">
        <w:rPr>
          <w:rFonts w:ascii="Verdana" w:hAnsi="Verdana"/>
          <w:b/>
        </w:rPr>
        <w:t>not</w:t>
      </w:r>
      <w:r w:rsidRPr="0043235D">
        <w:rPr>
          <w:rFonts w:ascii="Verdana" w:hAnsi="Verdana"/>
        </w:rPr>
        <w:t xml:space="preserve"> wish to share financial information over the </w:t>
      </w:r>
      <w:r w:rsidRPr="0043235D">
        <w:rPr>
          <w:rFonts w:ascii="Verdana" w:hAnsi="Verdana"/>
          <w:b/>
        </w:rPr>
        <w:t xml:space="preserve">phone </w:t>
      </w:r>
      <w:r w:rsidRPr="0043235D">
        <w:rPr>
          <w:rFonts w:ascii="Verdana" w:hAnsi="Verdana"/>
        </w:rPr>
        <w:t>or enroll</w:t>
      </w:r>
      <w:r w:rsidRPr="0043235D">
        <w:rPr>
          <w:rFonts w:ascii="Verdana" w:hAnsi="Verdana"/>
          <w:b/>
        </w:rPr>
        <w:t xml:space="preserve"> online</w:t>
      </w:r>
      <w:r w:rsidRPr="0043235D">
        <w:rPr>
          <w:rFonts w:ascii="Verdana" w:hAnsi="Verdana"/>
        </w:rPr>
        <w:t>, the CCR will perform the following steps:</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662"/>
        <w:gridCol w:w="2729"/>
        <w:gridCol w:w="2513"/>
        <w:gridCol w:w="7046"/>
      </w:tblGrid>
      <w:tr w:rsidRPr="0043235D" w:rsidR="00603ACC" w:rsidTr="00965C56" w14:paraId="0DD96727" w14:textId="77777777">
        <w:tc>
          <w:tcPr>
            <w:tcW w:w="1302" w:type="dxa"/>
            <w:tcBorders>
              <w:top w:val="single" w:color="auto" w:sz="4" w:space="0"/>
              <w:left w:val="single" w:color="auto" w:sz="4" w:space="0"/>
              <w:bottom w:val="single" w:color="auto" w:sz="4" w:space="0"/>
              <w:right w:val="single" w:color="auto" w:sz="4" w:space="0"/>
            </w:tcBorders>
            <w:shd w:val="clear" w:color="auto" w:fill="D9D9D9" w:themeFill="background1" w:themeFillShade="D9"/>
            <w:hideMark/>
          </w:tcPr>
          <w:p w:rsidRPr="0043235D" w:rsidR="00603ACC" w:rsidP="00965C56" w:rsidRDefault="00603ACC" w14:paraId="35AD071B" w14:textId="77777777">
            <w:pPr>
              <w:spacing w:before="120" w:after="120"/>
              <w:jc w:val="center"/>
              <w:rPr>
                <w:rFonts w:ascii="Verdana" w:hAnsi="Verdana"/>
                <w:b/>
              </w:rPr>
            </w:pPr>
            <w:r w:rsidRPr="0043235D">
              <w:rPr>
                <w:rFonts w:ascii="Verdana" w:hAnsi="Verdana"/>
                <w:b/>
              </w:rPr>
              <w:t>Step</w:t>
            </w:r>
          </w:p>
        </w:tc>
        <w:tc>
          <w:tcPr>
            <w:tcW w:w="26327" w:type="dxa"/>
            <w:gridSpan w:val="3"/>
            <w:tcBorders>
              <w:top w:val="single" w:color="auto" w:sz="4" w:space="0"/>
              <w:left w:val="single" w:color="auto" w:sz="4" w:space="0"/>
              <w:bottom w:val="single" w:color="auto" w:sz="4" w:space="0"/>
              <w:right w:val="single" w:color="auto" w:sz="4" w:space="0"/>
            </w:tcBorders>
            <w:shd w:val="clear" w:color="auto" w:fill="D9D9D9" w:themeFill="background1" w:themeFillShade="D9"/>
            <w:hideMark/>
          </w:tcPr>
          <w:p w:rsidRPr="0043235D" w:rsidR="00603ACC" w:rsidP="00965C56" w:rsidRDefault="00603ACC" w14:paraId="49F66DA6" w14:textId="77777777">
            <w:pPr>
              <w:spacing w:before="120" w:after="120"/>
              <w:jc w:val="center"/>
              <w:rPr>
                <w:rFonts w:ascii="Verdana" w:hAnsi="Verdana"/>
                <w:b/>
              </w:rPr>
            </w:pPr>
            <w:r w:rsidRPr="0043235D">
              <w:rPr>
                <w:rFonts w:ascii="Verdana" w:hAnsi="Verdana"/>
                <w:b/>
              </w:rPr>
              <w:t>Action</w:t>
            </w:r>
          </w:p>
        </w:tc>
      </w:tr>
      <w:tr w:rsidRPr="0043235D" w:rsidR="00603ACC" w:rsidTr="00965C56" w14:paraId="3815B281" w14:textId="77777777">
        <w:tc>
          <w:tcPr>
            <w:tcW w:w="1302" w:type="dxa"/>
            <w:tcBorders>
              <w:top w:val="single" w:color="auto" w:sz="4" w:space="0"/>
              <w:left w:val="single" w:color="auto" w:sz="4" w:space="0"/>
              <w:bottom w:val="single" w:color="auto" w:sz="4" w:space="0"/>
              <w:right w:val="single" w:color="auto" w:sz="4" w:space="0"/>
            </w:tcBorders>
            <w:hideMark/>
          </w:tcPr>
          <w:p w:rsidRPr="0043235D" w:rsidR="00603ACC" w:rsidP="00965C56" w:rsidRDefault="00603ACC" w14:paraId="68570195" w14:textId="77777777">
            <w:pPr>
              <w:spacing w:before="120" w:after="120"/>
              <w:jc w:val="center"/>
              <w:rPr>
                <w:rFonts w:ascii="Verdana" w:hAnsi="Verdana"/>
                <w:b/>
              </w:rPr>
            </w:pPr>
            <w:r w:rsidRPr="0043235D">
              <w:rPr>
                <w:rFonts w:ascii="Verdana" w:hAnsi="Verdana"/>
                <w:b/>
              </w:rPr>
              <w:t>1</w:t>
            </w:r>
          </w:p>
        </w:tc>
        <w:tc>
          <w:tcPr>
            <w:tcW w:w="26327" w:type="dxa"/>
            <w:gridSpan w:val="3"/>
            <w:tcBorders>
              <w:top w:val="single" w:color="auto" w:sz="4" w:space="0"/>
              <w:left w:val="single" w:color="auto" w:sz="4" w:space="0"/>
              <w:bottom w:val="single" w:color="auto" w:sz="4" w:space="0"/>
              <w:right w:val="single" w:color="auto" w:sz="4" w:space="0"/>
            </w:tcBorders>
          </w:tcPr>
          <w:p w:rsidRPr="0043235D" w:rsidR="00603ACC" w:rsidP="00965C56" w:rsidRDefault="00603ACC" w14:paraId="6CE496BB" w14:textId="77777777">
            <w:pPr>
              <w:spacing w:before="120" w:after="120"/>
              <w:rPr>
                <w:rFonts w:ascii="Verdana" w:hAnsi="Verdana"/>
              </w:rPr>
            </w:pPr>
            <w:r w:rsidRPr="0043235D">
              <w:rPr>
                <w:rFonts w:ascii="Verdana" w:hAnsi="Verdana"/>
              </w:rPr>
              <w:t xml:space="preserve">Determine if the caller is authorized to make changes to the beneficiary’s premium billing account. </w:t>
            </w:r>
          </w:p>
          <w:p w:rsidRPr="0043235D" w:rsidR="00603ACC" w:rsidP="00965C56" w:rsidRDefault="00603ACC" w14:paraId="18776977" w14:textId="77777777">
            <w:pPr>
              <w:pStyle w:val="ListParagraph"/>
              <w:numPr>
                <w:ilvl w:val="0"/>
                <w:numId w:val="20"/>
              </w:numPr>
              <w:spacing w:before="120" w:after="120"/>
              <w:contextualSpacing w:val="0"/>
              <w:rPr>
                <w:rFonts w:ascii="Verdana" w:hAnsi="Verdana"/>
              </w:rPr>
            </w:pPr>
            <w:r w:rsidRPr="0043235D">
              <w:rPr>
                <w:rFonts w:ascii="Verdana" w:hAnsi="Verdana"/>
              </w:rPr>
              <w:t xml:space="preserve">Refer to </w:t>
            </w:r>
            <w:r w:rsidRPr="0043235D">
              <w:rPr>
                <w:rFonts w:ascii="Verdana" w:hAnsi="Verdana"/>
                <w:b/>
              </w:rPr>
              <w:t>Authorized Persons who can make changes to the Premium Billing Account</w:t>
            </w:r>
            <w:r w:rsidRPr="0043235D">
              <w:rPr>
                <w:rFonts w:ascii="Verdana" w:hAnsi="Verdana"/>
              </w:rPr>
              <w:t xml:space="preserve"> section of </w:t>
            </w:r>
            <w:hyperlink w:history="1" w:anchor="!/view?docid=b4765dd1-d9b7-4dbe-afd6-0e4f6b509082" r:id="rId97">
              <w:r w:rsidRPr="008470DD">
                <w:rPr>
                  <w:rStyle w:val="Hyperlink"/>
                  <w:rFonts w:ascii="Verdana" w:hAnsi="Verdana" w:eastAsiaTheme="minorHAnsi"/>
                </w:rPr>
                <w:t>Aetna Compass MED D - SilverScript - Premium Billing General Information, Processes, &amp; Document Index</w:t>
              </w:r>
              <w:r w:rsidRPr="008470DD">
                <w:rPr>
                  <w:rStyle w:val="Hyperlink"/>
                  <w:rFonts w:ascii="Verdana" w:hAnsi="Verdana"/>
                </w:rPr>
                <w:t xml:space="preserve"> (062831).</w:t>
              </w:r>
            </w:hyperlink>
          </w:p>
        </w:tc>
      </w:tr>
      <w:tr w:rsidRPr="0043235D" w:rsidR="00603ACC" w:rsidTr="00965C56" w14:paraId="37555E40" w14:textId="77777777">
        <w:tc>
          <w:tcPr>
            <w:tcW w:w="1302" w:type="dxa"/>
            <w:vMerge w:val="restart"/>
            <w:tcBorders>
              <w:top w:val="single" w:color="auto" w:sz="4" w:space="0"/>
              <w:left w:val="single" w:color="auto" w:sz="4" w:space="0"/>
              <w:bottom w:val="single" w:color="auto" w:sz="4" w:space="0"/>
              <w:right w:val="single" w:color="auto" w:sz="4" w:space="0"/>
            </w:tcBorders>
            <w:hideMark/>
          </w:tcPr>
          <w:p w:rsidRPr="0043235D" w:rsidR="00603ACC" w:rsidP="00965C56" w:rsidRDefault="00603ACC" w14:paraId="336DC226" w14:textId="77777777">
            <w:pPr>
              <w:spacing w:before="120" w:after="120"/>
              <w:jc w:val="center"/>
              <w:rPr>
                <w:rFonts w:ascii="Verdana" w:hAnsi="Verdana"/>
                <w:b/>
              </w:rPr>
            </w:pPr>
            <w:r w:rsidRPr="0043235D">
              <w:rPr>
                <w:rFonts w:ascii="Verdana" w:hAnsi="Verdana"/>
                <w:b/>
              </w:rPr>
              <w:t>2</w:t>
            </w:r>
          </w:p>
        </w:tc>
        <w:tc>
          <w:tcPr>
            <w:tcW w:w="26327" w:type="dxa"/>
            <w:gridSpan w:val="3"/>
            <w:tcBorders>
              <w:top w:val="single" w:color="auto" w:sz="4" w:space="0"/>
              <w:left w:val="single" w:color="auto" w:sz="4" w:space="0"/>
              <w:bottom w:val="single" w:color="auto" w:sz="4" w:space="0"/>
              <w:right w:val="single" w:color="auto" w:sz="4" w:space="0"/>
            </w:tcBorders>
          </w:tcPr>
          <w:p w:rsidRPr="0043235D" w:rsidR="00603ACC" w:rsidP="00965C56" w:rsidRDefault="00603ACC" w14:paraId="14BE09FE" w14:textId="77777777">
            <w:pPr>
              <w:spacing w:before="120" w:after="120"/>
              <w:rPr>
                <w:rFonts w:ascii="Verdana" w:hAnsi="Verdana"/>
              </w:rPr>
            </w:pPr>
            <w:r w:rsidRPr="0043235D">
              <w:rPr>
                <w:rFonts w:ascii="Verdana" w:hAnsi="Verdana"/>
              </w:rPr>
              <w:t>Identify the beneficiary’s current premium payment method:</w:t>
            </w:r>
          </w:p>
          <w:p w:rsidRPr="0043235D" w:rsidR="00603ACC" w:rsidP="00965C56" w:rsidRDefault="00603ACC" w14:paraId="5992151C" w14:textId="77777777">
            <w:pPr>
              <w:pStyle w:val="ListParagraph"/>
              <w:numPr>
                <w:ilvl w:val="0"/>
                <w:numId w:val="20"/>
              </w:numPr>
              <w:spacing w:before="120" w:after="120"/>
              <w:contextualSpacing w:val="0"/>
              <w:rPr>
                <w:rFonts w:ascii="Verdana" w:hAnsi="Verdana"/>
              </w:rPr>
            </w:pPr>
            <w:r w:rsidRPr="0043235D">
              <w:rPr>
                <w:rFonts w:ascii="Verdana" w:hAnsi="Verdana"/>
              </w:rPr>
              <w:t xml:space="preserve">From </w:t>
            </w:r>
            <w:r w:rsidRPr="0043235D">
              <w:rPr>
                <w:rFonts w:ascii="Verdana" w:hAnsi="Verdana"/>
                <w:b/>
                <w:bCs/>
                <w:color w:val="000000"/>
              </w:rPr>
              <w:t>Member Snapshot Landing Page</w:t>
            </w:r>
            <w:r w:rsidRPr="0043235D">
              <w:rPr>
                <w:rFonts w:ascii="Verdana" w:hAnsi="Verdana"/>
                <w:b/>
              </w:rPr>
              <w:t xml:space="preserve"> </w:t>
            </w:r>
            <w:r w:rsidRPr="0043235D">
              <w:rPr>
                <w:rFonts w:ascii="Verdana" w:hAnsi="Verdana"/>
                <w:bCs/>
              </w:rPr>
              <w:t>in Compass</w:t>
            </w:r>
            <w:r w:rsidRPr="0043235D">
              <w:rPr>
                <w:rFonts w:ascii="Verdana" w:hAnsi="Verdana"/>
              </w:rPr>
              <w:t xml:space="preserve">, click on the </w:t>
            </w:r>
            <w:r w:rsidRPr="0043235D">
              <w:rPr>
                <w:rFonts w:ascii="Verdana" w:hAnsi="Verdana"/>
                <w:b/>
              </w:rPr>
              <w:t xml:space="preserve">Medicare D </w:t>
            </w:r>
            <w:r w:rsidRPr="0043235D">
              <w:rPr>
                <w:rFonts w:ascii="Verdana" w:hAnsi="Verdana"/>
              </w:rPr>
              <w:t>tab.</w:t>
            </w:r>
          </w:p>
          <w:p w:rsidRPr="0043235D" w:rsidR="00603ACC" w:rsidP="00965C56" w:rsidRDefault="00603ACC" w14:paraId="5440CA15" w14:textId="77777777">
            <w:pPr>
              <w:pStyle w:val="ListParagraph"/>
              <w:numPr>
                <w:ilvl w:val="0"/>
                <w:numId w:val="20"/>
              </w:numPr>
              <w:autoSpaceDE w:val="0"/>
              <w:autoSpaceDN w:val="0"/>
              <w:adjustRightInd w:val="0"/>
              <w:spacing w:before="120" w:after="120"/>
              <w:contextualSpacing w:val="0"/>
              <w:rPr>
                <w:rFonts w:ascii="Verdana" w:hAnsi="Verdana"/>
              </w:rPr>
            </w:pPr>
            <w:r w:rsidRPr="0043235D">
              <w:rPr>
                <w:rFonts w:ascii="Verdana" w:hAnsi="Verdana"/>
              </w:rPr>
              <w:t xml:space="preserve">Click the </w:t>
            </w:r>
            <w:r w:rsidRPr="0043235D">
              <w:rPr>
                <w:rFonts w:ascii="Verdana" w:hAnsi="Verdana"/>
                <w:b/>
              </w:rPr>
              <w:t>Premium Billing</w:t>
            </w:r>
            <w:r w:rsidRPr="0043235D">
              <w:rPr>
                <w:rFonts w:ascii="Verdana" w:hAnsi="Verdana"/>
              </w:rPr>
              <w:t xml:space="preserve"> tab.</w:t>
            </w:r>
          </w:p>
          <w:p w:rsidRPr="0043235D" w:rsidR="00603ACC" w:rsidP="00965C56" w:rsidRDefault="00603ACC" w14:paraId="54956B95" w14:textId="77777777">
            <w:pPr>
              <w:pStyle w:val="ListParagraph"/>
              <w:numPr>
                <w:ilvl w:val="0"/>
                <w:numId w:val="20"/>
              </w:numPr>
              <w:spacing w:before="120" w:after="120"/>
              <w:contextualSpacing w:val="0"/>
              <w:rPr>
                <w:rFonts w:ascii="Verdana" w:hAnsi="Verdana"/>
                <w:sz w:val="22"/>
                <w:szCs w:val="22"/>
              </w:rPr>
            </w:pPr>
            <w:r w:rsidRPr="0043235D">
              <w:rPr>
                <w:rFonts w:ascii="Verdana" w:hAnsi="Verdana"/>
              </w:rPr>
              <w:t xml:space="preserve">Set the </w:t>
            </w:r>
            <w:r w:rsidRPr="0043235D">
              <w:rPr>
                <w:rFonts w:ascii="Verdana" w:hAnsi="Verdana"/>
                <w:b/>
              </w:rPr>
              <w:t xml:space="preserve">Date Range: </w:t>
            </w:r>
            <w:r w:rsidRPr="0043235D">
              <w:rPr>
                <w:rFonts w:ascii="Verdana" w:hAnsi="Verdana"/>
              </w:rPr>
              <w:t xml:space="preserve">To ensure the </w:t>
            </w:r>
            <w:r w:rsidRPr="0043235D">
              <w:rPr>
                <w:rFonts w:ascii="Verdana" w:hAnsi="Verdana"/>
                <w:b/>
              </w:rPr>
              <w:t xml:space="preserve">Billing Cycle &amp; Payment Method </w:t>
            </w:r>
            <w:r w:rsidRPr="0043235D">
              <w:rPr>
                <w:rFonts w:ascii="Verdana" w:hAnsi="Verdana"/>
                <w:bCs/>
              </w:rPr>
              <w:t>section</w:t>
            </w:r>
            <w:r w:rsidRPr="0043235D">
              <w:rPr>
                <w:rFonts w:ascii="Verdana" w:hAnsi="Verdana"/>
                <w:b/>
              </w:rPr>
              <w:t xml:space="preserve"> </w:t>
            </w:r>
            <w:r w:rsidRPr="0043235D">
              <w:rPr>
                <w:rFonts w:ascii="Verdana" w:hAnsi="Verdana"/>
              </w:rPr>
              <w:t>displays correctly, change the End Date field to the end of the next year (</w:t>
            </w:r>
            <w:r w:rsidRPr="0043235D">
              <w:rPr>
                <w:rFonts w:ascii="Verdana" w:hAnsi="Verdana"/>
                <w:b/>
                <w:bCs/>
              </w:rPr>
              <w:t xml:space="preserve">Example: </w:t>
            </w:r>
            <w:r w:rsidRPr="0043235D">
              <w:rPr>
                <w:rFonts w:ascii="Verdana" w:hAnsi="Verdana"/>
                <w:b/>
              </w:rPr>
              <w:t>12/31/2026</w:t>
            </w:r>
            <w:r w:rsidRPr="0043235D">
              <w:rPr>
                <w:rFonts w:ascii="Verdana" w:hAnsi="Verdana"/>
              </w:rPr>
              <w:t>).</w:t>
            </w:r>
          </w:p>
          <w:p w:rsidRPr="0043235D" w:rsidR="00603ACC" w:rsidP="00965C56" w:rsidRDefault="00603ACC" w14:paraId="034D18D0" w14:textId="77777777">
            <w:pPr>
              <w:pStyle w:val="ListParagraph"/>
              <w:numPr>
                <w:ilvl w:val="0"/>
                <w:numId w:val="20"/>
              </w:numPr>
              <w:spacing w:before="120" w:after="120"/>
              <w:contextualSpacing w:val="0"/>
              <w:rPr>
                <w:rFonts w:ascii="Verdana" w:hAnsi="Verdana"/>
              </w:rPr>
            </w:pPr>
            <w:r w:rsidRPr="0043235D">
              <w:rPr>
                <w:rFonts w:ascii="Verdana" w:hAnsi="Verdana"/>
              </w:rPr>
              <w:t xml:space="preserve">Click the </w:t>
            </w:r>
            <w:r w:rsidRPr="0043235D">
              <w:rPr>
                <w:rFonts w:ascii="Verdana" w:hAnsi="Verdana"/>
                <w:b/>
              </w:rPr>
              <w:t>Show</w:t>
            </w:r>
            <w:r w:rsidRPr="0043235D">
              <w:rPr>
                <w:rFonts w:ascii="Verdana" w:hAnsi="Verdana"/>
              </w:rPr>
              <w:t xml:space="preserve"> hyperlink next to the </w:t>
            </w:r>
            <w:r w:rsidRPr="0043235D">
              <w:rPr>
                <w:rFonts w:ascii="Verdana" w:hAnsi="Verdana"/>
                <w:b/>
              </w:rPr>
              <w:t>Billing Cycle &amp; Payment Method</w:t>
            </w:r>
            <w:r w:rsidRPr="0043235D">
              <w:rPr>
                <w:rFonts w:ascii="Verdana" w:hAnsi="Verdana"/>
              </w:rPr>
              <w:t>.</w:t>
            </w:r>
          </w:p>
          <w:p w:rsidRPr="0043235D" w:rsidR="00603ACC" w:rsidP="00965C56" w:rsidRDefault="00603ACC" w14:paraId="3FBD8355" w14:textId="77777777">
            <w:pPr>
              <w:pStyle w:val="ListParagraph"/>
              <w:numPr>
                <w:ilvl w:val="0"/>
                <w:numId w:val="20"/>
              </w:numPr>
              <w:spacing w:before="120" w:after="120"/>
              <w:contextualSpacing w:val="0"/>
              <w:rPr>
                <w:rFonts w:ascii="Verdana" w:hAnsi="Verdana"/>
              </w:rPr>
            </w:pPr>
            <w:r w:rsidRPr="0043235D">
              <w:rPr>
                <w:rFonts w:ascii="Verdana" w:hAnsi="Verdana"/>
              </w:rPr>
              <w:t xml:space="preserve">Verify the </w:t>
            </w:r>
            <w:r w:rsidRPr="0043235D">
              <w:rPr>
                <w:rFonts w:ascii="Verdana" w:hAnsi="Verdana"/>
                <w:b/>
              </w:rPr>
              <w:t>Stock ID</w:t>
            </w:r>
            <w:r w:rsidRPr="0043235D">
              <w:rPr>
                <w:rFonts w:ascii="Verdana" w:hAnsi="Verdana"/>
              </w:rPr>
              <w:t>.</w:t>
            </w:r>
          </w:p>
          <w:p w:rsidRPr="0043235D" w:rsidR="00603ACC" w:rsidP="00965C56" w:rsidRDefault="00603ACC" w14:paraId="64642E51" w14:textId="77777777">
            <w:pPr>
              <w:spacing w:before="120" w:after="120"/>
              <w:jc w:val="center"/>
              <w:rPr>
                <w:rFonts w:ascii="Verdana" w:hAnsi="Verdana"/>
              </w:rPr>
            </w:pPr>
          </w:p>
          <w:p w:rsidRPr="0043235D" w:rsidR="00603ACC" w:rsidP="00965C56" w:rsidRDefault="00603ACC" w14:paraId="7251D37B" w14:textId="77777777">
            <w:pPr>
              <w:spacing w:before="120" w:after="120"/>
              <w:ind w:left="720"/>
              <w:jc w:val="center"/>
              <w:rPr>
                <w:rFonts w:ascii="Verdana" w:hAnsi="Verdana"/>
                <w:noProof/>
              </w:rPr>
            </w:pPr>
            <w:r w:rsidRPr="00504666">
              <w:rPr>
                <w:rFonts w:ascii="Verdana" w:hAnsi="Verdana"/>
                <w:noProof/>
              </w:rPr>
              <w:drawing>
                <wp:inline distT="0" distB="0" distL="0" distR="0" wp14:anchorId="162F42DB" wp14:editId="4C0C190A">
                  <wp:extent cx="6266667" cy="7238095"/>
                  <wp:effectExtent l="0" t="0" r="1270" b="1270"/>
                  <wp:docPr id="3357959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95991" name="Picture 1" descr="A screenshot of a computer&#10;&#10;AI-generated content may be incorrect."/>
                          <pic:cNvPicPr/>
                        </pic:nvPicPr>
                        <pic:blipFill>
                          <a:blip r:embed="rId98"/>
                          <a:stretch>
                            <a:fillRect/>
                          </a:stretch>
                        </pic:blipFill>
                        <pic:spPr>
                          <a:xfrm>
                            <a:off x="0" y="0"/>
                            <a:ext cx="6266667" cy="7238095"/>
                          </a:xfrm>
                          <a:prstGeom prst="rect">
                            <a:avLst/>
                          </a:prstGeom>
                        </pic:spPr>
                      </pic:pic>
                    </a:graphicData>
                  </a:graphic>
                </wp:inline>
              </w:drawing>
            </w:r>
          </w:p>
          <w:p w:rsidRPr="0043235D" w:rsidR="00603ACC" w:rsidP="00965C56" w:rsidRDefault="00603ACC" w14:paraId="482B11C4" w14:textId="77777777">
            <w:pPr>
              <w:spacing w:before="120" w:after="120"/>
              <w:jc w:val="center"/>
              <w:rPr>
                <w:rFonts w:ascii="Verdana" w:hAnsi="Verdana"/>
              </w:rPr>
            </w:pPr>
          </w:p>
        </w:tc>
      </w:tr>
      <w:tr w:rsidRPr="0043235D" w:rsidR="00603ACC" w:rsidTr="00965C56" w14:paraId="46A38C4D" w14:textId="77777777">
        <w:tc>
          <w:tcPr>
            <w:tcW w:w="1302" w:type="dxa"/>
            <w:vMerge/>
            <w:vAlign w:val="center"/>
            <w:hideMark/>
          </w:tcPr>
          <w:p w:rsidRPr="0043235D" w:rsidR="00603ACC" w:rsidP="00965C56" w:rsidRDefault="00603ACC" w14:paraId="610D931E" w14:textId="77777777">
            <w:pPr>
              <w:spacing w:before="120" w:after="120"/>
              <w:rPr>
                <w:rFonts w:ascii="Verdana" w:hAnsi="Verdana"/>
                <w:b/>
              </w:rPr>
            </w:pPr>
          </w:p>
        </w:tc>
        <w:tc>
          <w:tcPr>
            <w:tcW w:w="3640" w:type="dxa"/>
            <w:tcBorders>
              <w:top w:val="single" w:color="auto" w:sz="4" w:space="0"/>
              <w:left w:val="single" w:color="auto" w:sz="4" w:space="0"/>
              <w:bottom w:val="single" w:color="auto" w:sz="4" w:space="0"/>
              <w:right w:val="single" w:color="auto" w:sz="4" w:space="0"/>
            </w:tcBorders>
            <w:shd w:val="clear" w:color="auto" w:fill="D9D9D9" w:themeFill="background1" w:themeFillShade="D9"/>
            <w:vAlign w:val="center"/>
            <w:hideMark/>
          </w:tcPr>
          <w:p w:rsidRPr="0043235D" w:rsidR="00603ACC" w:rsidP="00965C56" w:rsidRDefault="00603ACC" w14:paraId="60D1C5E1" w14:textId="77777777">
            <w:pPr>
              <w:spacing w:before="120" w:after="120"/>
              <w:jc w:val="center"/>
              <w:rPr>
                <w:rFonts w:ascii="Verdana" w:hAnsi="Verdana"/>
                <w:b/>
              </w:rPr>
            </w:pPr>
            <w:r w:rsidRPr="0043235D">
              <w:rPr>
                <w:rFonts w:ascii="Verdana" w:hAnsi="Verdana"/>
                <w:b/>
              </w:rPr>
              <w:t>If the beneficiary’s current Premium Billing Payment method is…</w:t>
            </w:r>
          </w:p>
        </w:tc>
        <w:tc>
          <w:tcPr>
            <w:tcW w:w="22687" w:type="dxa"/>
            <w:gridSpan w:val="2"/>
            <w:tcBorders>
              <w:top w:val="single" w:color="auto" w:sz="4" w:space="0"/>
              <w:left w:val="single" w:color="auto" w:sz="4" w:space="0"/>
              <w:bottom w:val="single" w:color="auto" w:sz="4" w:space="0"/>
              <w:right w:val="single" w:color="auto" w:sz="4" w:space="0"/>
            </w:tcBorders>
            <w:shd w:val="clear" w:color="auto" w:fill="D9D9D9" w:themeFill="background1" w:themeFillShade="D9"/>
            <w:vAlign w:val="center"/>
            <w:hideMark/>
          </w:tcPr>
          <w:p w:rsidRPr="0043235D" w:rsidR="00603ACC" w:rsidP="00965C56" w:rsidRDefault="00603ACC" w14:paraId="6AA13CBA" w14:textId="77777777">
            <w:pPr>
              <w:spacing w:before="120" w:after="120"/>
              <w:jc w:val="center"/>
              <w:rPr>
                <w:rFonts w:ascii="Verdana" w:hAnsi="Verdana"/>
                <w:b/>
              </w:rPr>
            </w:pPr>
            <w:r w:rsidRPr="0043235D">
              <w:rPr>
                <w:rFonts w:ascii="Verdana" w:hAnsi="Verdana"/>
                <w:b/>
              </w:rPr>
              <w:t>Then…</w:t>
            </w:r>
          </w:p>
        </w:tc>
      </w:tr>
      <w:tr w:rsidRPr="0043235D" w:rsidR="00603ACC" w:rsidTr="00965C56" w14:paraId="31EEDE5F" w14:textId="77777777">
        <w:tc>
          <w:tcPr>
            <w:tcW w:w="1302" w:type="dxa"/>
            <w:vMerge/>
            <w:vAlign w:val="center"/>
            <w:hideMark/>
          </w:tcPr>
          <w:p w:rsidRPr="0043235D" w:rsidR="00603ACC" w:rsidP="00965C56" w:rsidRDefault="00603ACC" w14:paraId="0B4A52EC" w14:textId="77777777">
            <w:pPr>
              <w:spacing w:before="120" w:after="120"/>
              <w:rPr>
                <w:rFonts w:ascii="Verdana" w:hAnsi="Verdana"/>
                <w:b/>
              </w:rPr>
            </w:pPr>
          </w:p>
        </w:tc>
        <w:tc>
          <w:tcPr>
            <w:tcW w:w="3640" w:type="dxa"/>
            <w:vMerge w:val="restart"/>
            <w:tcBorders>
              <w:top w:val="single" w:color="auto" w:sz="4" w:space="0"/>
              <w:left w:val="single" w:color="auto" w:sz="4" w:space="0"/>
              <w:bottom w:val="single" w:color="auto" w:sz="4" w:space="0"/>
              <w:right w:val="single" w:color="auto" w:sz="4" w:space="0"/>
            </w:tcBorders>
          </w:tcPr>
          <w:p w:rsidRPr="0043235D" w:rsidR="00603ACC" w:rsidP="00965C56" w:rsidRDefault="00603ACC" w14:paraId="3D5BDF42" w14:textId="77777777">
            <w:pPr>
              <w:spacing w:before="120" w:after="120"/>
              <w:rPr>
                <w:rFonts w:ascii="Verdana" w:hAnsi="Verdana"/>
              </w:rPr>
            </w:pPr>
            <w:r w:rsidRPr="0043235D">
              <w:rPr>
                <w:rFonts w:ascii="Verdana" w:hAnsi="Verdana"/>
              </w:rPr>
              <w:t xml:space="preserve">EFT or ACH </w:t>
            </w:r>
          </w:p>
        </w:tc>
        <w:tc>
          <w:tcPr>
            <w:tcW w:w="22687" w:type="dxa"/>
            <w:gridSpan w:val="2"/>
            <w:tcBorders>
              <w:top w:val="single" w:color="auto" w:sz="4" w:space="0"/>
              <w:left w:val="single" w:color="auto" w:sz="4" w:space="0"/>
              <w:bottom w:val="single" w:color="auto" w:sz="4" w:space="0"/>
              <w:right w:val="single" w:color="auto" w:sz="4" w:space="0"/>
            </w:tcBorders>
          </w:tcPr>
          <w:p w:rsidRPr="0043235D" w:rsidR="00603ACC" w:rsidP="00965C56" w:rsidRDefault="00603ACC" w14:paraId="0890B14F" w14:textId="77777777">
            <w:pPr>
              <w:spacing w:before="120" w:after="120"/>
              <w:rPr>
                <w:rFonts w:ascii="Verdana" w:hAnsi="Verdana"/>
              </w:rPr>
            </w:pPr>
            <w:r w:rsidRPr="0043235D">
              <w:rPr>
                <w:rFonts w:ascii="Verdana" w:hAnsi="Verdana"/>
                <w:noProof/>
              </w:rPr>
              <w:drawing>
                <wp:inline distT="0" distB="0" distL="0" distR="0" wp14:anchorId="481EF9F8" wp14:editId="6768781B">
                  <wp:extent cx="238125" cy="2095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19">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43235D">
              <w:rPr>
                <w:rFonts w:ascii="Verdana" w:hAnsi="Verdana"/>
                <w:noProof/>
                <w:color w:val="1F497D"/>
              </w:rPr>
              <w:t xml:space="preserve"> </w:t>
            </w:r>
            <w:r w:rsidRPr="0043235D">
              <w:rPr>
                <w:rFonts w:ascii="Verdana" w:hAnsi="Verdana"/>
              </w:rPr>
              <w:t>You already pay your premiums through automatic deductions from your bank account.</w:t>
            </w:r>
          </w:p>
        </w:tc>
      </w:tr>
      <w:tr w:rsidRPr="0043235D" w:rsidR="00603ACC" w:rsidTr="00965C56" w14:paraId="516D4CAF" w14:textId="77777777">
        <w:tc>
          <w:tcPr>
            <w:tcW w:w="1302" w:type="dxa"/>
            <w:vMerge/>
            <w:vAlign w:val="center"/>
            <w:hideMark/>
          </w:tcPr>
          <w:p w:rsidRPr="0043235D" w:rsidR="00603ACC" w:rsidP="00965C56" w:rsidRDefault="00603ACC" w14:paraId="33D59E9B" w14:textId="77777777">
            <w:pPr>
              <w:spacing w:before="120" w:after="120"/>
              <w:rPr>
                <w:rFonts w:ascii="Verdana" w:hAnsi="Verdana"/>
                <w:b/>
              </w:rPr>
            </w:pPr>
          </w:p>
        </w:tc>
        <w:tc>
          <w:tcPr>
            <w:tcW w:w="3640" w:type="dxa"/>
            <w:vMerge/>
            <w:vAlign w:val="center"/>
            <w:hideMark/>
          </w:tcPr>
          <w:p w:rsidRPr="0043235D" w:rsidR="00603ACC" w:rsidP="00965C56" w:rsidRDefault="00603ACC" w14:paraId="25326DB6" w14:textId="77777777">
            <w:pPr>
              <w:spacing w:before="120" w:after="120"/>
              <w:rPr>
                <w:rFonts w:ascii="Verdana" w:hAnsi="Verdana"/>
              </w:rPr>
            </w:pPr>
          </w:p>
        </w:tc>
        <w:tc>
          <w:tcPr>
            <w:tcW w:w="3780" w:type="dxa"/>
            <w:tcBorders>
              <w:top w:val="single" w:color="auto" w:sz="4" w:space="0"/>
              <w:left w:val="single" w:color="auto" w:sz="4" w:space="0"/>
              <w:bottom w:val="single" w:color="auto" w:sz="4" w:space="0"/>
              <w:right w:val="single" w:color="auto" w:sz="4" w:space="0"/>
            </w:tcBorders>
            <w:shd w:val="clear" w:color="auto" w:fill="D9D9D9" w:themeFill="background1" w:themeFillShade="D9"/>
            <w:hideMark/>
          </w:tcPr>
          <w:p w:rsidRPr="0043235D" w:rsidR="00603ACC" w:rsidP="00965C56" w:rsidRDefault="00603ACC" w14:paraId="1AA7AAF2" w14:textId="77777777">
            <w:pPr>
              <w:spacing w:before="120" w:after="120"/>
              <w:jc w:val="center"/>
              <w:rPr>
                <w:rFonts w:ascii="Verdana" w:hAnsi="Verdana"/>
                <w:b/>
              </w:rPr>
            </w:pPr>
            <w:r w:rsidRPr="0043235D">
              <w:rPr>
                <w:rFonts w:ascii="Verdana" w:hAnsi="Verdana"/>
                <w:b/>
              </w:rPr>
              <w:t>If caller requests…</w:t>
            </w:r>
          </w:p>
        </w:tc>
        <w:tc>
          <w:tcPr>
            <w:tcW w:w="18907" w:type="dxa"/>
            <w:tcBorders>
              <w:top w:val="single" w:color="auto" w:sz="4" w:space="0"/>
              <w:left w:val="single" w:color="auto" w:sz="4" w:space="0"/>
              <w:bottom w:val="single" w:color="auto" w:sz="4" w:space="0"/>
              <w:right w:val="single" w:color="auto" w:sz="4" w:space="0"/>
            </w:tcBorders>
            <w:shd w:val="clear" w:color="auto" w:fill="D9D9D9" w:themeFill="background1" w:themeFillShade="D9"/>
            <w:hideMark/>
          </w:tcPr>
          <w:p w:rsidRPr="0043235D" w:rsidR="00603ACC" w:rsidP="00965C56" w:rsidRDefault="00603ACC" w14:paraId="2D55D8DC" w14:textId="77777777">
            <w:pPr>
              <w:spacing w:before="120" w:after="120"/>
              <w:jc w:val="center"/>
              <w:rPr>
                <w:rFonts w:ascii="Verdana" w:hAnsi="Verdana"/>
                <w:b/>
              </w:rPr>
            </w:pPr>
            <w:r w:rsidRPr="0043235D">
              <w:rPr>
                <w:rFonts w:ascii="Verdana" w:hAnsi="Verdana"/>
                <w:b/>
              </w:rPr>
              <w:t>Then…</w:t>
            </w:r>
          </w:p>
        </w:tc>
      </w:tr>
      <w:tr w:rsidRPr="0043235D" w:rsidR="00603ACC" w:rsidTr="00965C56" w14:paraId="6E9B4663" w14:textId="77777777">
        <w:tc>
          <w:tcPr>
            <w:tcW w:w="1302" w:type="dxa"/>
            <w:vMerge/>
            <w:vAlign w:val="center"/>
            <w:hideMark/>
          </w:tcPr>
          <w:p w:rsidRPr="0043235D" w:rsidR="00603ACC" w:rsidP="00965C56" w:rsidRDefault="00603ACC" w14:paraId="6923AA77" w14:textId="77777777">
            <w:pPr>
              <w:spacing w:before="120" w:after="120"/>
              <w:rPr>
                <w:rFonts w:ascii="Verdana" w:hAnsi="Verdana"/>
                <w:b/>
              </w:rPr>
            </w:pPr>
          </w:p>
        </w:tc>
        <w:tc>
          <w:tcPr>
            <w:tcW w:w="3640" w:type="dxa"/>
            <w:vMerge/>
            <w:vAlign w:val="center"/>
            <w:hideMark/>
          </w:tcPr>
          <w:p w:rsidRPr="0043235D" w:rsidR="00603ACC" w:rsidP="00965C56" w:rsidRDefault="00603ACC" w14:paraId="184F8FB8" w14:textId="77777777">
            <w:pPr>
              <w:spacing w:before="120" w:after="120"/>
              <w:rPr>
                <w:rFonts w:ascii="Verdana" w:hAnsi="Verdana"/>
              </w:rPr>
            </w:pPr>
          </w:p>
        </w:tc>
        <w:tc>
          <w:tcPr>
            <w:tcW w:w="3780" w:type="dxa"/>
            <w:tcBorders>
              <w:top w:val="single" w:color="auto" w:sz="4" w:space="0"/>
              <w:left w:val="single" w:color="auto" w:sz="4" w:space="0"/>
              <w:bottom w:val="single" w:color="auto" w:sz="4" w:space="0"/>
              <w:right w:val="single" w:color="auto" w:sz="4" w:space="0"/>
            </w:tcBorders>
          </w:tcPr>
          <w:p w:rsidRPr="0043235D" w:rsidR="00603ACC" w:rsidP="00965C56" w:rsidRDefault="00603ACC" w14:paraId="3F493C51" w14:textId="77777777">
            <w:pPr>
              <w:spacing w:before="120" w:after="120"/>
              <w:rPr>
                <w:rFonts w:ascii="Verdana" w:hAnsi="Verdana"/>
              </w:rPr>
            </w:pPr>
            <w:r w:rsidRPr="0043235D">
              <w:rPr>
                <w:rFonts w:ascii="Verdana" w:hAnsi="Verdana"/>
              </w:rPr>
              <w:t xml:space="preserve">To update their bank account information </w:t>
            </w:r>
            <w:r w:rsidRPr="0043235D">
              <w:rPr>
                <w:rFonts w:ascii="Verdana" w:hAnsi="Verdana"/>
                <w:b/>
              </w:rPr>
              <w:t>and</w:t>
            </w:r>
            <w:r w:rsidRPr="0043235D">
              <w:rPr>
                <w:rFonts w:ascii="Verdana" w:hAnsi="Verdana"/>
              </w:rPr>
              <w:t xml:space="preserve"> is a </w:t>
            </w:r>
            <w:r w:rsidRPr="0043235D">
              <w:rPr>
                <w:rFonts w:ascii="Verdana" w:hAnsi="Verdana"/>
                <w:b/>
              </w:rPr>
              <w:t>SilverScript Individual</w:t>
            </w:r>
            <w:r w:rsidRPr="0043235D">
              <w:rPr>
                <w:rFonts w:ascii="Verdana" w:hAnsi="Verdana"/>
              </w:rPr>
              <w:t xml:space="preserve"> beneficiary</w:t>
            </w:r>
          </w:p>
        </w:tc>
        <w:tc>
          <w:tcPr>
            <w:tcW w:w="18907" w:type="dxa"/>
            <w:tcBorders>
              <w:top w:val="single" w:color="auto" w:sz="4" w:space="0"/>
              <w:left w:val="single" w:color="auto" w:sz="4" w:space="0"/>
              <w:bottom w:val="single" w:color="auto" w:sz="4" w:space="0"/>
              <w:right w:val="single" w:color="auto" w:sz="4" w:space="0"/>
            </w:tcBorders>
          </w:tcPr>
          <w:p w:rsidRPr="0043235D" w:rsidR="00603ACC" w:rsidP="00965C56" w:rsidRDefault="00603ACC" w14:paraId="779BCB49" w14:textId="77777777">
            <w:pPr>
              <w:spacing w:before="120" w:after="120"/>
              <w:rPr>
                <w:rFonts w:ascii="Verdana" w:hAnsi="Verdana"/>
              </w:rPr>
            </w:pPr>
            <w:r w:rsidRPr="0043235D">
              <w:rPr>
                <w:rFonts w:ascii="Verdana" w:hAnsi="Verdana"/>
                <w:bCs/>
              </w:rPr>
              <w:t xml:space="preserve">Advise SilverScript </w:t>
            </w:r>
            <w:r w:rsidRPr="0043235D">
              <w:rPr>
                <w:rFonts w:ascii="Verdana" w:hAnsi="Verdana"/>
              </w:rPr>
              <w:t xml:space="preserve">beneficiaries of the self-service options in the SilverScript Member Portal via </w:t>
            </w:r>
            <w:r w:rsidRPr="0043235D">
              <w:rPr>
                <w:rFonts w:ascii="Verdana" w:hAnsi="Verdana"/>
                <w:b/>
                <w:bCs/>
              </w:rPr>
              <w:t>AetnaMedicare.com/</w:t>
            </w:r>
            <w:proofErr w:type="spellStart"/>
            <w:r w:rsidRPr="0043235D">
              <w:rPr>
                <w:rFonts w:ascii="Verdana" w:hAnsi="Verdana"/>
                <w:b/>
                <w:bCs/>
              </w:rPr>
              <w:t>PayYourPremium</w:t>
            </w:r>
            <w:proofErr w:type="spellEnd"/>
            <w:r w:rsidRPr="0043235D">
              <w:rPr>
                <w:rFonts w:ascii="Verdana" w:hAnsi="Verdana"/>
                <w:b/>
                <w:bCs/>
              </w:rPr>
              <w:t xml:space="preserve"> </w:t>
            </w:r>
            <w:r w:rsidRPr="0043235D">
              <w:rPr>
                <w:rFonts w:ascii="Verdana" w:hAnsi="Verdana"/>
              </w:rPr>
              <w:t>or their</w:t>
            </w:r>
            <w:r w:rsidRPr="0043235D">
              <w:rPr>
                <w:rFonts w:ascii="Verdana" w:hAnsi="Verdana"/>
                <w:b/>
                <w:bCs/>
              </w:rPr>
              <w:t xml:space="preserve"> Caremark.com </w:t>
            </w:r>
            <w:r w:rsidRPr="0043235D">
              <w:rPr>
                <w:rFonts w:ascii="Verdana" w:hAnsi="Verdana"/>
              </w:rPr>
              <w:t>dashboard.</w:t>
            </w:r>
          </w:p>
          <w:p w:rsidRPr="0043235D" w:rsidR="00603ACC" w:rsidP="00965C56" w:rsidRDefault="00603ACC" w14:paraId="2ED2A3E2" w14:textId="77777777">
            <w:pPr>
              <w:pStyle w:val="ListParagraph"/>
              <w:numPr>
                <w:ilvl w:val="0"/>
                <w:numId w:val="20"/>
              </w:numPr>
              <w:spacing w:before="120" w:after="120"/>
              <w:contextualSpacing w:val="0"/>
              <w:rPr>
                <w:rFonts w:ascii="Verdana" w:hAnsi="Verdana"/>
              </w:rPr>
            </w:pPr>
            <w:r w:rsidRPr="0043235D">
              <w:rPr>
                <w:rFonts w:ascii="Verdana" w:hAnsi="Verdana"/>
              </w:rPr>
              <w:t xml:space="preserve">If the beneficiary does not accept these options, submit the </w:t>
            </w:r>
            <w:proofErr w:type="gramStart"/>
            <w:r w:rsidRPr="0043235D">
              <w:rPr>
                <w:rFonts w:ascii="Verdana" w:hAnsi="Verdana"/>
              </w:rPr>
              <w:t>below Support Task</w:t>
            </w:r>
            <w:proofErr w:type="gramEnd"/>
            <w:r w:rsidRPr="0043235D">
              <w:rPr>
                <w:rFonts w:ascii="Verdana" w:hAnsi="Verdana"/>
              </w:rPr>
              <w:t xml:space="preserve"> to send an EFT form:</w:t>
            </w:r>
          </w:p>
          <w:p w:rsidRPr="0043235D" w:rsidR="00603ACC" w:rsidP="00965C56" w:rsidRDefault="00603ACC" w14:paraId="61E5F263" w14:textId="77777777">
            <w:pPr>
              <w:pStyle w:val="ListParagraph"/>
              <w:numPr>
                <w:ilvl w:val="1"/>
                <w:numId w:val="20"/>
              </w:numPr>
              <w:spacing w:before="120" w:after="120"/>
              <w:contextualSpacing w:val="0"/>
              <w:rPr>
                <w:rFonts w:ascii="Verdana" w:hAnsi="Verdana"/>
                <w:color w:val="000000"/>
              </w:rPr>
            </w:pPr>
            <w:r w:rsidRPr="0043235D">
              <w:rPr>
                <w:rFonts w:ascii="Verdana" w:hAnsi="Verdana"/>
                <w:b/>
                <w:bCs/>
              </w:rPr>
              <w:t xml:space="preserve">Task Type: </w:t>
            </w:r>
            <w:r w:rsidRPr="0043235D">
              <w:rPr>
                <w:rFonts w:ascii="Verdana" w:hAnsi="Verdana"/>
              </w:rPr>
              <w:t>Premium Billing Inquiry Medicare D</w:t>
            </w:r>
          </w:p>
          <w:p w:rsidRPr="0043235D" w:rsidR="00603ACC" w:rsidP="00965C56" w:rsidRDefault="00603ACC" w14:paraId="4D909F46" w14:textId="77777777">
            <w:pPr>
              <w:pStyle w:val="ListParagraph"/>
              <w:numPr>
                <w:ilvl w:val="1"/>
                <w:numId w:val="20"/>
              </w:numPr>
              <w:spacing w:before="120" w:after="120"/>
              <w:contextualSpacing w:val="0"/>
              <w:rPr>
                <w:rFonts w:ascii="Verdana" w:hAnsi="Verdana"/>
                <w:color w:val="000000"/>
              </w:rPr>
            </w:pPr>
            <w:r w:rsidRPr="0043235D">
              <w:rPr>
                <w:rFonts w:ascii="Verdana" w:hAnsi="Verdana"/>
                <w:b/>
                <w:bCs/>
              </w:rPr>
              <w:t xml:space="preserve">Reason For Dispute: </w:t>
            </w:r>
            <w:r w:rsidRPr="0043235D">
              <w:rPr>
                <w:rFonts w:ascii="Verdana" w:hAnsi="Verdana"/>
              </w:rPr>
              <w:t xml:space="preserve">EFT SETUP </w:t>
            </w:r>
          </w:p>
          <w:p w:rsidRPr="0043235D" w:rsidR="00603ACC" w:rsidP="00965C56" w:rsidRDefault="00603ACC" w14:paraId="403B1C11" w14:textId="77777777">
            <w:pPr>
              <w:pStyle w:val="ListParagraph"/>
              <w:numPr>
                <w:ilvl w:val="1"/>
                <w:numId w:val="20"/>
              </w:numPr>
              <w:spacing w:before="120" w:after="120"/>
              <w:contextualSpacing w:val="0"/>
              <w:rPr>
                <w:rFonts w:ascii="Verdana" w:hAnsi="Verdana"/>
                <w:color w:val="000000"/>
              </w:rPr>
            </w:pPr>
            <w:r w:rsidRPr="0043235D">
              <w:rPr>
                <w:rFonts w:ascii="Verdana" w:hAnsi="Verdana"/>
                <w:b/>
              </w:rPr>
              <w:t>Task Notes:</w:t>
            </w:r>
            <w:r w:rsidRPr="0043235D">
              <w:rPr>
                <w:rFonts w:ascii="Verdana" w:hAnsi="Verdana"/>
                <w:bCs/>
              </w:rPr>
              <w:t xml:space="preserve"> Document the following:</w:t>
            </w:r>
          </w:p>
          <w:p w:rsidRPr="0043235D" w:rsidR="00603ACC" w:rsidP="00965C56" w:rsidRDefault="00603ACC" w14:paraId="36B097A3" w14:textId="77777777">
            <w:pPr>
              <w:pStyle w:val="ListParagraph"/>
              <w:numPr>
                <w:ilvl w:val="2"/>
                <w:numId w:val="20"/>
              </w:numPr>
              <w:spacing w:before="120" w:after="120"/>
              <w:contextualSpacing w:val="0"/>
              <w:rPr>
                <w:rFonts w:ascii="Verdana" w:hAnsi="Verdana"/>
                <w:color w:val="000000"/>
              </w:rPr>
            </w:pPr>
            <w:r w:rsidRPr="0043235D">
              <w:rPr>
                <w:rFonts w:ascii="Verdana" w:hAnsi="Verdana"/>
                <w:b/>
              </w:rPr>
              <w:t xml:space="preserve">EFT005, </w:t>
            </w:r>
            <w:r w:rsidRPr="0043235D">
              <w:rPr>
                <w:rFonts w:ascii="Verdana" w:hAnsi="Verdana"/>
              </w:rPr>
              <w:t>Beneficiary would like a form mailed to them.</w:t>
            </w:r>
          </w:p>
          <w:p w:rsidRPr="0043235D" w:rsidR="00603ACC" w:rsidP="00965C56" w:rsidRDefault="00603ACC" w14:paraId="2FB60B6D" w14:textId="77777777">
            <w:pPr>
              <w:pStyle w:val="ListParagraph"/>
              <w:numPr>
                <w:ilvl w:val="2"/>
                <w:numId w:val="20"/>
              </w:numPr>
              <w:spacing w:before="120" w:after="120"/>
              <w:contextualSpacing w:val="0"/>
              <w:rPr>
                <w:rFonts w:ascii="Verdana" w:hAnsi="Verdana"/>
                <w:color w:val="000000"/>
              </w:rPr>
            </w:pPr>
            <w:r w:rsidRPr="0043235D">
              <w:rPr>
                <w:rFonts w:ascii="Verdana" w:hAnsi="Verdana"/>
              </w:rPr>
              <w:t>Beneficiary’s mailing address confirmed.</w:t>
            </w:r>
          </w:p>
          <w:p w:rsidRPr="0043235D" w:rsidR="00603ACC" w:rsidP="00965C56" w:rsidRDefault="00603ACC" w14:paraId="75E12BD0" w14:textId="77777777">
            <w:pPr>
              <w:spacing w:before="120" w:after="120"/>
              <w:rPr>
                <w:rFonts w:ascii="Verdana" w:hAnsi="Verdana"/>
                <w:color w:val="000000"/>
              </w:rPr>
            </w:pPr>
          </w:p>
          <w:p w:rsidRPr="0043235D" w:rsidR="00603ACC" w:rsidP="00965C56" w:rsidRDefault="00603ACC" w14:paraId="5A5AB4E2" w14:textId="77777777">
            <w:pPr>
              <w:spacing w:before="120" w:after="120"/>
              <w:rPr>
                <w:rFonts w:ascii="Verdana" w:hAnsi="Verdana"/>
                <w:b/>
                <w:bCs/>
                <w:color w:val="000000"/>
              </w:rPr>
            </w:pPr>
            <w:r w:rsidRPr="0043235D">
              <w:rPr>
                <w:rFonts w:ascii="Verdana" w:hAnsi="Verdana"/>
                <w:b/>
                <w:bCs/>
                <w:color w:val="000000"/>
              </w:rPr>
              <w:t xml:space="preserve">Notes: </w:t>
            </w:r>
          </w:p>
          <w:p w:rsidRPr="0043235D" w:rsidR="00603ACC" w:rsidP="00965C56" w:rsidRDefault="00603ACC" w14:paraId="64DA38B6" w14:textId="77777777">
            <w:pPr>
              <w:pStyle w:val="ListParagraph"/>
              <w:numPr>
                <w:ilvl w:val="0"/>
                <w:numId w:val="20"/>
              </w:numPr>
              <w:spacing w:before="120" w:after="120"/>
              <w:contextualSpacing w:val="0"/>
              <w:rPr>
                <w:rFonts w:ascii="Verdana" w:hAnsi="Verdana"/>
                <w:color w:val="000000"/>
              </w:rPr>
            </w:pPr>
            <w:r w:rsidRPr="0043235D">
              <w:rPr>
                <w:rFonts w:ascii="Verdana" w:hAnsi="Verdana"/>
                <w:color w:val="000000"/>
              </w:rPr>
              <w:t>Fields containing an asterisk (</w:t>
            </w:r>
            <w:r w:rsidRPr="0043235D">
              <w:rPr>
                <w:rFonts w:ascii="Verdana" w:hAnsi="Verdana"/>
                <w:b/>
                <w:bCs/>
                <w:color w:val="000000"/>
              </w:rPr>
              <w:t>*</w:t>
            </w:r>
            <w:r w:rsidRPr="0043235D">
              <w:rPr>
                <w:rFonts w:ascii="Verdana" w:hAnsi="Verdana"/>
                <w:color w:val="000000"/>
              </w:rPr>
              <w:t>) are required.</w:t>
            </w:r>
          </w:p>
          <w:p w:rsidRPr="0043235D" w:rsidR="00603ACC" w:rsidP="00965C56" w:rsidRDefault="00603ACC" w14:paraId="22BE8C90" w14:textId="77777777">
            <w:pPr>
              <w:pStyle w:val="ListParagraph"/>
              <w:numPr>
                <w:ilvl w:val="0"/>
                <w:numId w:val="20"/>
              </w:numPr>
              <w:spacing w:before="120" w:after="120"/>
              <w:contextualSpacing w:val="0"/>
              <w:rPr>
                <w:rFonts w:ascii="Verdana" w:hAnsi="Verdana"/>
              </w:rPr>
            </w:pPr>
            <w:r w:rsidRPr="0043235D">
              <w:rPr>
                <w:rFonts w:ascii="Verdana" w:hAnsi="Verdana"/>
              </w:rPr>
              <w:t>Turn Around Time (TAT) for resolution of this Support Task Type is 30 Calendar days for receipt of a new form. (Confirm mailing address is current.)</w:t>
            </w:r>
          </w:p>
          <w:p w:rsidRPr="0043235D" w:rsidR="00603ACC" w:rsidP="00965C56" w:rsidRDefault="00603ACC" w14:paraId="0323401D" w14:textId="77777777">
            <w:pPr>
              <w:spacing w:before="120" w:after="120"/>
              <w:rPr>
                <w:rFonts w:ascii="Verdana" w:hAnsi="Verdana" w:cs="Arial"/>
                <w:color w:val="000000"/>
              </w:rPr>
            </w:pPr>
          </w:p>
          <w:p w:rsidRPr="0043235D" w:rsidR="00603ACC" w:rsidP="00965C56" w:rsidRDefault="00603ACC" w14:paraId="7A5F5D2B" w14:textId="77777777">
            <w:pPr>
              <w:spacing w:before="120" w:after="120"/>
              <w:rPr>
                <w:rFonts w:ascii="Verdana" w:hAnsi="Verdana"/>
              </w:rPr>
            </w:pPr>
            <w:r w:rsidRPr="0043235D">
              <w:rPr>
                <w:rFonts w:ascii="Verdana" w:hAnsi="Verdana" w:cs="Arial"/>
                <w:noProof/>
                <w:color w:val="000000"/>
              </w:rPr>
              <w:drawing>
                <wp:inline distT="0" distB="0" distL="0" distR="0" wp14:anchorId="2DD49BEC" wp14:editId="506E66BA">
                  <wp:extent cx="238125" cy="209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rPr>
              <w:t xml:space="preserve">The </w:t>
            </w:r>
            <w:r w:rsidRPr="0043235D">
              <w:rPr>
                <w:rFonts w:ascii="Verdana" w:hAnsi="Verdana"/>
                <w:b/>
                <w:bCs/>
              </w:rPr>
              <w:t>Aetna Med D</w:t>
            </w:r>
            <w:r w:rsidRPr="0043235D">
              <w:rPr>
                <w:rFonts w:ascii="Verdana" w:hAnsi="Verdana"/>
              </w:rPr>
              <w:t xml:space="preserve"> </w:t>
            </w:r>
            <w:r w:rsidRPr="0043235D">
              <w:rPr>
                <w:rFonts w:ascii="Verdana" w:hAnsi="Verdana"/>
                <w:b/>
                <w:bCs/>
              </w:rPr>
              <w:t>SilverScript Member Portal</w:t>
            </w:r>
            <w:r w:rsidRPr="0043235D">
              <w:rPr>
                <w:rFonts w:ascii="Verdana" w:hAnsi="Verdana"/>
              </w:rPr>
              <w:t xml:space="preserve">, powered by InstaMed, and </w:t>
            </w:r>
            <w:r w:rsidRPr="0043235D">
              <w:rPr>
                <w:rFonts w:ascii="Verdana" w:hAnsi="Verdana"/>
                <w:b/>
                <w:bCs/>
              </w:rPr>
              <w:t>AetnaMedicare.com</w:t>
            </w:r>
            <w:r w:rsidRPr="0043235D">
              <w:rPr>
                <w:rFonts w:ascii="Verdana" w:hAnsi="Verdana"/>
              </w:rPr>
              <w:t xml:space="preserve"> website </w:t>
            </w:r>
            <w:r w:rsidRPr="0043235D">
              <w:rPr>
                <w:rFonts w:ascii="Verdana" w:hAnsi="Verdana"/>
                <w:b/>
                <w:bCs/>
              </w:rPr>
              <w:t>cannot</w:t>
            </w:r>
            <w:r w:rsidRPr="0043235D">
              <w:rPr>
                <w:rFonts w:ascii="Verdana" w:hAnsi="Verdana"/>
              </w:rPr>
              <w:t xml:space="preserve"> process </w:t>
            </w:r>
            <w:r w:rsidRPr="0043235D">
              <w:rPr>
                <w:rFonts w:ascii="Verdana" w:hAnsi="Verdana"/>
                <w:b/>
                <w:bCs/>
              </w:rPr>
              <w:t>EGWP</w:t>
            </w:r>
            <w:r w:rsidRPr="0043235D">
              <w:rPr>
                <w:rFonts w:ascii="Verdana" w:hAnsi="Verdana"/>
              </w:rPr>
              <w:t xml:space="preserve"> (SSI or Aetna SSI) beneficiary payments or plan requests. EGWP beneficiaries must either mail a check/money order to the address on their invoice, set up ACH/BillPay through their bank/EFT form, or be assisted by Customer Care using the SSO for Premium Payments.</w:t>
            </w:r>
          </w:p>
          <w:p w:rsidRPr="0043235D" w:rsidR="00603ACC" w:rsidP="00965C56" w:rsidRDefault="00603ACC" w14:paraId="37862326" w14:textId="77777777">
            <w:pPr>
              <w:spacing w:before="120" w:after="120"/>
              <w:rPr>
                <w:rFonts w:ascii="Verdana" w:hAnsi="Verdana"/>
                <w:color w:val="000000"/>
              </w:rPr>
            </w:pPr>
          </w:p>
          <w:p w:rsidRPr="0043235D" w:rsidR="00603ACC" w:rsidP="00965C56" w:rsidRDefault="00603ACC" w14:paraId="2FFF4232" w14:textId="77777777">
            <w:pPr>
              <w:spacing w:before="120" w:after="120"/>
              <w:rPr>
                <w:rFonts w:ascii="Verdana" w:hAnsi="Verdana"/>
                <w:b/>
              </w:rPr>
            </w:pPr>
            <w:r w:rsidRPr="0043235D">
              <w:rPr>
                <w:rFonts w:ascii="Verdana" w:hAnsi="Verdana"/>
              </w:rPr>
              <w:t>Skip to</w:t>
            </w:r>
            <w:r w:rsidRPr="0043235D">
              <w:rPr>
                <w:rFonts w:ascii="Verdana" w:hAnsi="Verdana"/>
                <w:b/>
              </w:rPr>
              <w:t xml:space="preserve"> </w:t>
            </w:r>
            <w:hyperlink w:history="1" w:anchor="Step4">
              <w:r w:rsidRPr="0043235D">
                <w:rPr>
                  <w:rStyle w:val="Hyperlink"/>
                  <w:rFonts w:ascii="Verdana" w:hAnsi="Verdana" w:eastAsiaTheme="minorHAnsi"/>
                  <w:b/>
                  <w:bCs/>
                </w:rPr>
                <w:t>Step 4</w:t>
              </w:r>
            </w:hyperlink>
            <w:r w:rsidRPr="0043235D">
              <w:rPr>
                <w:rFonts w:ascii="Verdana" w:hAnsi="Verdana"/>
                <w:b/>
                <w:bCs/>
              </w:rPr>
              <w:t>.</w:t>
            </w:r>
          </w:p>
        </w:tc>
      </w:tr>
      <w:tr w:rsidRPr="0043235D" w:rsidR="00603ACC" w:rsidTr="00965C56" w14:paraId="29F1A279" w14:textId="77777777">
        <w:tc>
          <w:tcPr>
            <w:tcW w:w="1302" w:type="dxa"/>
            <w:vMerge/>
            <w:vAlign w:val="center"/>
            <w:hideMark/>
          </w:tcPr>
          <w:p w:rsidRPr="0043235D" w:rsidR="00603ACC" w:rsidP="00965C56" w:rsidRDefault="00603ACC" w14:paraId="55E83614" w14:textId="77777777">
            <w:pPr>
              <w:spacing w:before="120" w:after="120"/>
              <w:rPr>
                <w:rFonts w:ascii="Verdana" w:hAnsi="Verdana"/>
                <w:b/>
              </w:rPr>
            </w:pPr>
          </w:p>
        </w:tc>
        <w:tc>
          <w:tcPr>
            <w:tcW w:w="3640" w:type="dxa"/>
            <w:vMerge/>
            <w:vAlign w:val="center"/>
            <w:hideMark/>
          </w:tcPr>
          <w:p w:rsidRPr="0043235D" w:rsidR="00603ACC" w:rsidP="00965C56" w:rsidRDefault="00603ACC" w14:paraId="486F8FAE" w14:textId="77777777">
            <w:pPr>
              <w:spacing w:before="120" w:after="120"/>
              <w:rPr>
                <w:rFonts w:ascii="Verdana" w:hAnsi="Verdana"/>
              </w:rPr>
            </w:pPr>
          </w:p>
        </w:tc>
        <w:tc>
          <w:tcPr>
            <w:tcW w:w="3780" w:type="dxa"/>
            <w:tcBorders>
              <w:top w:val="single" w:color="auto" w:sz="4" w:space="0"/>
              <w:left w:val="single" w:color="auto" w:sz="4" w:space="0"/>
              <w:bottom w:val="single" w:color="auto" w:sz="4" w:space="0"/>
              <w:right w:val="single" w:color="auto" w:sz="4" w:space="0"/>
            </w:tcBorders>
            <w:hideMark/>
          </w:tcPr>
          <w:p w:rsidRPr="0043235D" w:rsidR="00603ACC" w:rsidP="00965C56" w:rsidRDefault="00603ACC" w14:paraId="7AE7EE0F" w14:textId="77777777">
            <w:pPr>
              <w:spacing w:before="120" w:after="120"/>
              <w:rPr>
                <w:rFonts w:ascii="Verdana" w:hAnsi="Verdana"/>
              </w:rPr>
            </w:pPr>
            <w:r w:rsidRPr="0043235D">
              <w:rPr>
                <w:rFonts w:ascii="Verdana" w:hAnsi="Verdana"/>
              </w:rPr>
              <w:t xml:space="preserve">To </w:t>
            </w:r>
            <w:r w:rsidRPr="0043235D">
              <w:rPr>
                <w:rFonts w:ascii="Verdana" w:hAnsi="Verdana"/>
                <w:b/>
              </w:rPr>
              <w:t>stop</w:t>
            </w:r>
            <w:r w:rsidRPr="0043235D">
              <w:rPr>
                <w:rFonts w:ascii="Verdana" w:hAnsi="Verdana"/>
              </w:rPr>
              <w:t xml:space="preserve"> electronic transfers from current bank account before the updated banking information is received</w:t>
            </w:r>
          </w:p>
        </w:tc>
        <w:tc>
          <w:tcPr>
            <w:tcW w:w="18907" w:type="dxa"/>
            <w:tcBorders>
              <w:top w:val="single" w:color="auto" w:sz="4" w:space="0"/>
              <w:left w:val="single" w:color="auto" w:sz="4" w:space="0"/>
              <w:bottom w:val="single" w:color="auto" w:sz="4" w:space="0"/>
              <w:right w:val="single" w:color="auto" w:sz="4" w:space="0"/>
            </w:tcBorders>
          </w:tcPr>
          <w:p w:rsidRPr="0043235D" w:rsidR="00603ACC" w:rsidP="00965C56" w:rsidRDefault="00603ACC" w14:paraId="2EA4AC36" w14:textId="77777777">
            <w:pPr>
              <w:spacing w:before="120" w:after="120"/>
              <w:rPr>
                <w:rFonts w:ascii="Verdana" w:hAnsi="Verdana"/>
              </w:rPr>
            </w:pPr>
            <w:r w:rsidRPr="0043235D">
              <w:rPr>
                <w:rFonts w:ascii="Verdana" w:hAnsi="Verdana"/>
              </w:rPr>
              <w:t xml:space="preserve">Send the following Support Task: </w:t>
            </w:r>
          </w:p>
          <w:p w:rsidRPr="0043235D" w:rsidR="00603ACC" w:rsidP="00965C56" w:rsidRDefault="00603ACC" w14:paraId="7E6F69B5" w14:textId="77777777">
            <w:pPr>
              <w:pStyle w:val="ListParagraph"/>
              <w:numPr>
                <w:ilvl w:val="0"/>
                <w:numId w:val="20"/>
              </w:numPr>
              <w:spacing w:before="120" w:after="120"/>
              <w:contextualSpacing w:val="0"/>
              <w:rPr>
                <w:rFonts w:ascii="Verdana" w:hAnsi="Verdana"/>
              </w:rPr>
            </w:pPr>
            <w:r w:rsidRPr="0043235D">
              <w:rPr>
                <w:rFonts w:ascii="Verdana" w:hAnsi="Verdana"/>
                <w:b/>
              </w:rPr>
              <w:t xml:space="preserve">Task Type: </w:t>
            </w:r>
            <w:r w:rsidRPr="0043235D">
              <w:rPr>
                <w:rFonts w:ascii="Verdana" w:hAnsi="Verdana"/>
              </w:rPr>
              <w:t>Premium Billing Inquiry Medicare D</w:t>
            </w:r>
          </w:p>
          <w:p w:rsidRPr="0043235D" w:rsidR="00603ACC" w:rsidP="00965C56" w:rsidRDefault="00603ACC" w14:paraId="133739A5" w14:textId="77777777">
            <w:pPr>
              <w:pStyle w:val="ListParagraph"/>
              <w:numPr>
                <w:ilvl w:val="0"/>
                <w:numId w:val="20"/>
              </w:numPr>
              <w:spacing w:before="120" w:after="120"/>
              <w:contextualSpacing w:val="0"/>
              <w:rPr>
                <w:rFonts w:ascii="Verdana" w:hAnsi="Verdana"/>
              </w:rPr>
            </w:pPr>
            <w:r w:rsidRPr="0043235D">
              <w:rPr>
                <w:rFonts w:ascii="Verdana" w:hAnsi="Verdana"/>
                <w:b/>
              </w:rPr>
              <w:t xml:space="preserve">Reason For Dispute: </w:t>
            </w:r>
            <w:r w:rsidRPr="0043235D">
              <w:rPr>
                <w:rFonts w:ascii="Verdana" w:hAnsi="Verdana"/>
              </w:rPr>
              <w:t>SWITCH INVOICE TO DIRECT BILL</w:t>
            </w:r>
          </w:p>
          <w:p w:rsidRPr="0043235D" w:rsidR="00603ACC" w:rsidP="00965C56" w:rsidRDefault="00603ACC" w14:paraId="48AB3034" w14:textId="77777777">
            <w:pPr>
              <w:pStyle w:val="ListParagraph"/>
              <w:numPr>
                <w:ilvl w:val="0"/>
                <w:numId w:val="20"/>
              </w:numPr>
              <w:spacing w:before="120" w:after="120"/>
              <w:contextualSpacing w:val="0"/>
              <w:rPr>
                <w:rFonts w:ascii="Verdana" w:hAnsi="Verdana"/>
              </w:rPr>
            </w:pPr>
            <w:r w:rsidRPr="0043235D">
              <w:rPr>
                <w:rFonts w:ascii="Verdana" w:hAnsi="Verdana"/>
                <w:b/>
              </w:rPr>
              <w:t xml:space="preserve">Task Notes: </w:t>
            </w:r>
            <w:r w:rsidRPr="0043235D">
              <w:rPr>
                <w:rFonts w:ascii="Verdana" w:hAnsi="Verdana"/>
              </w:rPr>
              <w:t>Document the following:</w:t>
            </w:r>
          </w:p>
          <w:p w:rsidRPr="0043235D" w:rsidR="00603ACC" w:rsidP="00965C56" w:rsidRDefault="00603ACC" w14:paraId="6A651CBF" w14:textId="77777777">
            <w:pPr>
              <w:pStyle w:val="ListParagraph"/>
              <w:numPr>
                <w:ilvl w:val="1"/>
                <w:numId w:val="20"/>
              </w:numPr>
              <w:spacing w:before="120" w:after="120"/>
              <w:contextualSpacing w:val="0"/>
              <w:rPr>
                <w:rFonts w:ascii="Verdana" w:hAnsi="Verdana"/>
              </w:rPr>
            </w:pPr>
            <w:r w:rsidRPr="0043235D">
              <w:rPr>
                <w:rFonts w:ascii="Verdana" w:hAnsi="Verdana"/>
                <w:b/>
              </w:rPr>
              <w:t>SDB019</w:t>
            </w:r>
            <w:r w:rsidRPr="0043235D">
              <w:rPr>
                <w:rFonts w:ascii="Verdana" w:hAnsi="Verdana"/>
              </w:rPr>
              <w:t>, Indicate that the beneficiary would like the current EFT/ACH withdrawals stopped and will send in an application with new account information if they choose to resume the EFT/ACH auto-pay option.</w:t>
            </w:r>
          </w:p>
          <w:p w:rsidRPr="0043235D" w:rsidR="00603ACC" w:rsidP="00965C56" w:rsidRDefault="00603ACC" w14:paraId="440CADC5" w14:textId="77777777">
            <w:pPr>
              <w:pStyle w:val="ListParagraph"/>
              <w:numPr>
                <w:ilvl w:val="1"/>
                <w:numId w:val="20"/>
              </w:numPr>
              <w:spacing w:before="120" w:after="120"/>
              <w:contextualSpacing w:val="0"/>
              <w:rPr>
                <w:rFonts w:ascii="Verdana" w:hAnsi="Verdana"/>
              </w:rPr>
            </w:pPr>
            <w:r w:rsidRPr="0043235D">
              <w:rPr>
                <w:rFonts w:ascii="Verdana" w:hAnsi="Verdana"/>
              </w:rPr>
              <w:t>Beneficiary’s mailing address confirmed.</w:t>
            </w:r>
          </w:p>
          <w:p w:rsidRPr="0043235D" w:rsidR="00603ACC" w:rsidP="00965C56" w:rsidRDefault="00603ACC" w14:paraId="35732500" w14:textId="77777777">
            <w:pPr>
              <w:spacing w:before="120" w:after="120"/>
              <w:rPr>
                <w:rFonts w:ascii="Verdana" w:hAnsi="Verdana"/>
              </w:rPr>
            </w:pPr>
          </w:p>
          <w:p w:rsidRPr="0043235D" w:rsidR="00603ACC" w:rsidP="00965C56" w:rsidRDefault="00603ACC" w14:paraId="1D5F40F3" w14:textId="77777777">
            <w:pPr>
              <w:spacing w:before="120" w:after="120"/>
              <w:rPr>
                <w:rFonts w:ascii="Verdana" w:hAnsi="Verdana"/>
                <w:b/>
              </w:rPr>
            </w:pPr>
            <w:r w:rsidRPr="0043235D">
              <w:rPr>
                <w:rFonts w:ascii="Verdana" w:hAnsi="Verdana"/>
                <w:b/>
              </w:rPr>
              <w:t xml:space="preserve">Notes: </w:t>
            </w:r>
          </w:p>
          <w:p w:rsidRPr="0043235D" w:rsidR="00603ACC" w:rsidP="00965C56" w:rsidRDefault="00603ACC" w14:paraId="6A4B7CD9" w14:textId="77777777">
            <w:pPr>
              <w:pStyle w:val="ListParagraph"/>
              <w:numPr>
                <w:ilvl w:val="0"/>
                <w:numId w:val="20"/>
              </w:numPr>
              <w:spacing w:before="120" w:after="120"/>
              <w:contextualSpacing w:val="0"/>
              <w:rPr>
                <w:rFonts w:ascii="Verdana" w:hAnsi="Verdana"/>
                <w:b/>
              </w:rPr>
            </w:pPr>
            <w:r w:rsidRPr="0043235D">
              <w:rPr>
                <w:rFonts w:ascii="Verdana" w:hAnsi="Verdana"/>
              </w:rPr>
              <w:t>Confirm the beneficiary understands the EFT/ACH payments will be stopped for the next available billing cycle and EFT/ACH deductions will begin upon receipt of a new EFT form.</w:t>
            </w:r>
            <w:r w:rsidRPr="0043235D">
              <w:rPr>
                <w:rFonts w:ascii="Verdana" w:hAnsi="Verdana"/>
                <w:bCs/>
              </w:rPr>
              <w:t xml:space="preserve"> It may take 1 or more months for your deduction to stop.</w:t>
            </w:r>
          </w:p>
          <w:p w:rsidRPr="0043235D" w:rsidR="00603ACC" w:rsidP="00965C56" w:rsidRDefault="00603ACC" w14:paraId="6D01711D" w14:textId="77777777">
            <w:pPr>
              <w:pStyle w:val="ListParagraph"/>
              <w:numPr>
                <w:ilvl w:val="0"/>
                <w:numId w:val="20"/>
              </w:numPr>
              <w:spacing w:before="120" w:after="120"/>
              <w:contextualSpacing w:val="0"/>
              <w:rPr>
                <w:rFonts w:ascii="Verdana" w:hAnsi="Verdana"/>
              </w:rPr>
            </w:pPr>
            <w:r w:rsidRPr="0043235D">
              <w:rPr>
                <w:rFonts w:ascii="Verdana" w:hAnsi="Verdana"/>
              </w:rPr>
              <w:t>Turn Around Time (TAT) for resolution of this Support Task Type is 10 business days to stop current EFT, and 30 Calendar days for receipt of a new form. (Confirm mailing address is current).</w:t>
            </w:r>
          </w:p>
          <w:p w:rsidRPr="0043235D" w:rsidR="00603ACC" w:rsidP="00965C56" w:rsidRDefault="00603ACC" w14:paraId="6B5D4F08" w14:textId="77777777">
            <w:pPr>
              <w:spacing w:before="120" w:after="120"/>
              <w:rPr>
                <w:rFonts w:ascii="Verdana" w:hAnsi="Verdana"/>
              </w:rPr>
            </w:pPr>
          </w:p>
          <w:p w:rsidRPr="0043235D" w:rsidR="00603ACC" w:rsidP="00965C56" w:rsidRDefault="00603ACC" w14:paraId="75ADDC84" w14:textId="77777777">
            <w:pPr>
              <w:spacing w:before="120" w:after="120"/>
              <w:rPr>
                <w:rFonts w:ascii="Verdana" w:hAnsi="Verdana"/>
                <w:b/>
              </w:rPr>
            </w:pPr>
            <w:r w:rsidRPr="0043235D">
              <w:rPr>
                <w:rFonts w:ascii="Verdana" w:hAnsi="Verdana"/>
              </w:rPr>
              <w:t>Skip to</w:t>
            </w:r>
            <w:r w:rsidRPr="0043235D">
              <w:rPr>
                <w:rFonts w:ascii="Verdana" w:hAnsi="Verdana"/>
                <w:b/>
              </w:rPr>
              <w:t xml:space="preserve"> </w:t>
            </w:r>
            <w:hyperlink w:history="1" w:anchor="step9">
              <w:r w:rsidRPr="0043235D">
                <w:rPr>
                  <w:rStyle w:val="Hyperlink"/>
                  <w:rFonts w:ascii="Verdana" w:hAnsi="Verdana" w:eastAsiaTheme="minorHAnsi"/>
                  <w:b/>
                  <w:bCs/>
                </w:rPr>
                <w:t>Step 9</w:t>
              </w:r>
            </w:hyperlink>
            <w:r w:rsidRPr="0043235D">
              <w:rPr>
                <w:rFonts w:ascii="Verdana" w:hAnsi="Verdana"/>
                <w:b/>
                <w:bCs/>
              </w:rPr>
              <w:t>.</w:t>
            </w:r>
          </w:p>
        </w:tc>
      </w:tr>
      <w:tr w:rsidRPr="0043235D" w:rsidR="00603ACC" w:rsidTr="00965C56" w14:paraId="70DB3E9B" w14:textId="77777777">
        <w:tc>
          <w:tcPr>
            <w:tcW w:w="1302" w:type="dxa"/>
            <w:vMerge/>
            <w:vAlign w:val="center"/>
            <w:hideMark/>
          </w:tcPr>
          <w:p w:rsidRPr="0043235D" w:rsidR="00603ACC" w:rsidP="00965C56" w:rsidRDefault="00603ACC" w14:paraId="35F2D2CD" w14:textId="77777777">
            <w:pPr>
              <w:spacing w:before="120" w:after="120"/>
              <w:rPr>
                <w:rFonts w:ascii="Verdana" w:hAnsi="Verdana"/>
                <w:b/>
              </w:rPr>
            </w:pPr>
          </w:p>
        </w:tc>
        <w:tc>
          <w:tcPr>
            <w:tcW w:w="3640" w:type="dxa"/>
            <w:tcBorders>
              <w:top w:val="single" w:color="auto" w:sz="4" w:space="0"/>
              <w:left w:val="single" w:color="auto" w:sz="4" w:space="0"/>
              <w:bottom w:val="single" w:color="auto" w:sz="4" w:space="0"/>
              <w:right w:val="single" w:color="auto" w:sz="4" w:space="0"/>
            </w:tcBorders>
            <w:hideMark/>
          </w:tcPr>
          <w:p w:rsidRPr="0043235D" w:rsidR="00603ACC" w:rsidP="00965C56" w:rsidRDefault="00603ACC" w14:paraId="3F8DC9F4" w14:textId="77777777">
            <w:pPr>
              <w:spacing w:before="120" w:after="120"/>
              <w:rPr>
                <w:rFonts w:ascii="Verdana" w:hAnsi="Verdana"/>
              </w:rPr>
            </w:pPr>
            <w:r w:rsidRPr="0043235D">
              <w:rPr>
                <w:rFonts w:ascii="Verdana" w:hAnsi="Verdana"/>
              </w:rPr>
              <w:t>Anything Else</w:t>
            </w:r>
          </w:p>
        </w:tc>
        <w:tc>
          <w:tcPr>
            <w:tcW w:w="22687" w:type="dxa"/>
            <w:gridSpan w:val="2"/>
            <w:tcBorders>
              <w:top w:val="single" w:color="auto" w:sz="4" w:space="0"/>
              <w:left w:val="single" w:color="auto" w:sz="4" w:space="0"/>
              <w:bottom w:val="single" w:color="auto" w:sz="4" w:space="0"/>
              <w:right w:val="single" w:color="auto" w:sz="4" w:space="0"/>
            </w:tcBorders>
          </w:tcPr>
          <w:p w:rsidRPr="0043235D" w:rsidR="00603ACC" w:rsidP="00965C56" w:rsidRDefault="00603ACC" w14:paraId="3D897A6B" w14:textId="77777777">
            <w:pPr>
              <w:spacing w:before="120" w:after="120"/>
              <w:rPr>
                <w:rFonts w:ascii="Verdana" w:hAnsi="Verdana"/>
              </w:rPr>
            </w:pPr>
            <w:r w:rsidRPr="0043235D">
              <w:rPr>
                <w:rFonts w:ascii="Verdana" w:hAnsi="Verdana"/>
              </w:rPr>
              <w:t>Verify if there is currently an open EFT Request Support Task or one that has been closed within the last 10 days.</w:t>
            </w:r>
          </w:p>
          <w:p w:rsidRPr="0043235D" w:rsidR="00603ACC" w:rsidP="00965C56" w:rsidRDefault="00603ACC" w14:paraId="5E2A4079" w14:textId="77777777">
            <w:pPr>
              <w:pStyle w:val="ListParagraph"/>
              <w:numPr>
                <w:ilvl w:val="0"/>
                <w:numId w:val="20"/>
              </w:numPr>
              <w:spacing w:before="120" w:after="120"/>
              <w:contextualSpacing w:val="0"/>
              <w:rPr>
                <w:rFonts w:ascii="Verdana" w:hAnsi="Verdana"/>
              </w:rPr>
            </w:pPr>
            <w:r w:rsidRPr="0043235D">
              <w:rPr>
                <w:rFonts w:ascii="Verdana" w:hAnsi="Verdana"/>
                <w:b/>
                <w:bCs/>
              </w:rPr>
              <w:t>If yes,</w:t>
            </w:r>
            <w:r w:rsidRPr="0043235D">
              <w:rPr>
                <w:rFonts w:ascii="Verdana" w:hAnsi="Verdana"/>
              </w:rPr>
              <w:t xml:space="preserve"> </w:t>
            </w:r>
            <w:r w:rsidRPr="0043235D">
              <w:rPr>
                <w:noProof/>
              </w:rPr>
              <w:drawing>
                <wp:inline distT="0" distB="0" distL="0" distR="0" wp14:anchorId="3667DE0A" wp14:editId="49BDF1C2">
                  <wp:extent cx="238125" cy="2095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19">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43235D">
              <w:rPr>
                <w:rFonts w:ascii="Verdana" w:hAnsi="Verdana"/>
                <w:noProof/>
                <w:color w:val="1F497D"/>
              </w:rPr>
              <w:t xml:space="preserve"> </w:t>
            </w:r>
            <w:r w:rsidRPr="0043235D">
              <w:rPr>
                <w:rFonts w:ascii="Verdana" w:hAnsi="Verdana"/>
              </w:rPr>
              <w:t>A request for an EFT form was submitted on &lt;MM-DD-YYYY&gt;, please allow at least 10 days to receive the form.</w:t>
            </w:r>
          </w:p>
          <w:p w:rsidRPr="0043235D" w:rsidR="00603ACC" w:rsidP="00965C56" w:rsidRDefault="00603ACC" w14:paraId="15F8477D" w14:textId="77777777">
            <w:pPr>
              <w:pStyle w:val="ListParagraph"/>
              <w:numPr>
                <w:ilvl w:val="0"/>
                <w:numId w:val="20"/>
              </w:numPr>
              <w:spacing w:before="120" w:after="120"/>
              <w:contextualSpacing w:val="0"/>
              <w:rPr>
                <w:rFonts w:ascii="Verdana" w:hAnsi="Verdana"/>
              </w:rPr>
            </w:pPr>
            <w:r w:rsidRPr="0043235D">
              <w:rPr>
                <w:rFonts w:ascii="Verdana" w:hAnsi="Verdana"/>
                <w:b/>
              </w:rPr>
              <w:t xml:space="preserve">If </w:t>
            </w:r>
            <w:proofErr w:type="gramStart"/>
            <w:r w:rsidRPr="0043235D">
              <w:rPr>
                <w:rFonts w:ascii="Verdana" w:hAnsi="Verdana"/>
                <w:b/>
              </w:rPr>
              <w:t>no</w:t>
            </w:r>
            <w:proofErr w:type="gramEnd"/>
            <w:r w:rsidRPr="0043235D">
              <w:rPr>
                <w:rFonts w:ascii="Verdana" w:hAnsi="Verdana"/>
                <w:b/>
              </w:rPr>
              <w:t>,</w:t>
            </w:r>
            <w:r w:rsidRPr="0043235D">
              <w:rPr>
                <w:rFonts w:ascii="Verdana" w:hAnsi="Verdana"/>
              </w:rPr>
              <w:t xml:space="preserve"> proceed to </w:t>
            </w:r>
            <w:hyperlink w:history="1" w:anchor="Reactivating_AEFT_Step3">
              <w:r w:rsidRPr="0043235D">
                <w:rPr>
                  <w:rStyle w:val="Hyperlink"/>
                  <w:rFonts w:ascii="Verdana" w:hAnsi="Verdana"/>
                  <w:b/>
                </w:rPr>
                <w:t>Step 3</w:t>
              </w:r>
              <w:r w:rsidRPr="0043235D">
                <w:rPr>
                  <w:rStyle w:val="Hyperlink"/>
                  <w:rFonts w:ascii="Verdana" w:hAnsi="Verdana"/>
                </w:rPr>
                <w:t>.</w:t>
              </w:r>
            </w:hyperlink>
          </w:p>
        </w:tc>
      </w:tr>
      <w:tr w:rsidRPr="0043235D" w:rsidR="00603ACC" w:rsidTr="00965C56" w14:paraId="000A4F3E" w14:textId="77777777">
        <w:tc>
          <w:tcPr>
            <w:tcW w:w="1302" w:type="dxa"/>
            <w:tcBorders>
              <w:top w:val="single" w:color="auto" w:sz="4" w:space="0"/>
              <w:left w:val="single" w:color="auto" w:sz="4" w:space="0"/>
              <w:bottom w:val="single" w:color="auto" w:sz="4" w:space="0"/>
              <w:right w:val="single" w:color="auto" w:sz="4" w:space="0"/>
            </w:tcBorders>
            <w:hideMark/>
          </w:tcPr>
          <w:p w:rsidRPr="0043235D" w:rsidR="00603ACC" w:rsidP="00965C56" w:rsidRDefault="00603ACC" w14:paraId="25FDA2FE" w14:textId="77777777">
            <w:pPr>
              <w:spacing w:before="120" w:after="120"/>
              <w:jc w:val="center"/>
              <w:rPr>
                <w:rFonts w:ascii="Verdana" w:hAnsi="Verdana"/>
                <w:b/>
              </w:rPr>
            </w:pPr>
            <w:bookmarkStart w:name="Reactivating_AEFT_Step3" w:id="104"/>
            <w:r w:rsidRPr="0043235D">
              <w:rPr>
                <w:rFonts w:ascii="Verdana" w:hAnsi="Verdana"/>
                <w:b/>
              </w:rPr>
              <w:t>3</w:t>
            </w:r>
            <w:bookmarkEnd w:id="104"/>
          </w:p>
        </w:tc>
        <w:tc>
          <w:tcPr>
            <w:tcW w:w="26327" w:type="dxa"/>
            <w:gridSpan w:val="3"/>
            <w:tcBorders>
              <w:top w:val="single" w:color="auto" w:sz="4" w:space="0"/>
              <w:left w:val="single" w:color="auto" w:sz="4" w:space="0"/>
              <w:bottom w:val="single" w:color="auto" w:sz="4" w:space="0"/>
              <w:right w:val="single" w:color="auto" w:sz="4" w:space="0"/>
            </w:tcBorders>
          </w:tcPr>
          <w:p w:rsidRPr="0043235D" w:rsidR="00603ACC" w:rsidP="00965C56" w:rsidRDefault="00603ACC" w14:paraId="0E62A64B" w14:textId="77777777">
            <w:pPr>
              <w:spacing w:before="120" w:after="120"/>
              <w:rPr>
                <w:rFonts w:ascii="Verdana" w:hAnsi="Verdana"/>
              </w:rPr>
            </w:pPr>
            <w:r w:rsidRPr="0043235D">
              <w:rPr>
                <w:rFonts w:ascii="Verdana" w:hAnsi="Verdana"/>
              </w:rPr>
              <w:t>Advise the beneficiary that they have the following options:</w:t>
            </w:r>
          </w:p>
          <w:p w:rsidRPr="0043235D" w:rsidR="00603ACC" w:rsidP="00965C56" w:rsidRDefault="00603ACC" w14:paraId="799251AD" w14:textId="77777777">
            <w:pPr>
              <w:spacing w:before="120" w:after="120"/>
              <w:rPr>
                <w:rFonts w:ascii="Verdana" w:hAnsi="Verdana"/>
              </w:rPr>
            </w:pPr>
          </w:p>
          <w:p w:rsidRPr="0043235D" w:rsidR="00603ACC" w:rsidP="00965C56" w:rsidRDefault="00603ACC" w14:paraId="7D545028" w14:textId="77777777">
            <w:pPr>
              <w:spacing w:before="120" w:after="120"/>
              <w:rPr>
                <w:rFonts w:ascii="Verdana" w:hAnsi="Verdana"/>
                <w:color w:val="000000"/>
              </w:rPr>
            </w:pPr>
            <w:r w:rsidRPr="0043235D">
              <w:rPr>
                <w:rFonts w:ascii="Verdana" w:hAnsi="Verdana" w:cs="Arial"/>
                <w:noProof/>
                <w:color w:val="000000"/>
              </w:rPr>
              <w:drawing>
                <wp:inline distT="0" distB="0" distL="0" distR="0" wp14:anchorId="16F08E4C" wp14:editId="258FC5E3">
                  <wp:extent cx="238125" cy="2095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rPr>
              <w:t xml:space="preserve">The </w:t>
            </w:r>
            <w:r w:rsidRPr="0043235D">
              <w:rPr>
                <w:rFonts w:ascii="Verdana" w:hAnsi="Verdana"/>
                <w:b/>
                <w:bCs/>
              </w:rPr>
              <w:t>Aetna Med D</w:t>
            </w:r>
            <w:r w:rsidRPr="0043235D">
              <w:rPr>
                <w:rFonts w:ascii="Verdana" w:hAnsi="Verdana"/>
              </w:rPr>
              <w:t xml:space="preserve"> </w:t>
            </w:r>
            <w:r w:rsidRPr="0043235D">
              <w:rPr>
                <w:rFonts w:ascii="Verdana" w:hAnsi="Verdana"/>
                <w:b/>
                <w:bCs/>
              </w:rPr>
              <w:t>SilverScript Member Portal</w:t>
            </w:r>
            <w:r w:rsidRPr="0043235D">
              <w:rPr>
                <w:rFonts w:ascii="Verdana" w:hAnsi="Verdana"/>
              </w:rPr>
              <w:t xml:space="preserve">, powered by InstaMed, and </w:t>
            </w:r>
            <w:r w:rsidRPr="0043235D">
              <w:rPr>
                <w:rFonts w:ascii="Verdana" w:hAnsi="Verdana"/>
                <w:b/>
                <w:bCs/>
              </w:rPr>
              <w:t>AetnaMedicare.com</w:t>
            </w:r>
            <w:r w:rsidRPr="0043235D">
              <w:rPr>
                <w:rFonts w:ascii="Verdana" w:hAnsi="Verdana"/>
              </w:rPr>
              <w:t xml:space="preserve"> website </w:t>
            </w:r>
            <w:r w:rsidRPr="0043235D">
              <w:rPr>
                <w:rFonts w:ascii="Verdana" w:hAnsi="Verdana"/>
                <w:b/>
                <w:bCs/>
              </w:rPr>
              <w:t>cannot</w:t>
            </w:r>
            <w:r w:rsidRPr="0043235D">
              <w:rPr>
                <w:rFonts w:ascii="Verdana" w:hAnsi="Verdana"/>
              </w:rPr>
              <w:t xml:space="preserve"> process </w:t>
            </w:r>
            <w:r w:rsidRPr="0043235D">
              <w:rPr>
                <w:rFonts w:ascii="Verdana" w:hAnsi="Verdana"/>
                <w:b/>
                <w:bCs/>
              </w:rPr>
              <w:t>EGWP</w:t>
            </w:r>
            <w:r w:rsidRPr="0043235D">
              <w:rPr>
                <w:rFonts w:ascii="Verdana" w:hAnsi="Verdana"/>
              </w:rPr>
              <w:t xml:space="preserve"> (SSI or Aetna SSI) beneficiary payments or plan requests. EGWP beneficiaries must either mail a check/money order to the address on their invoice, set up ACH/BillPay through their bank/EFT form, or be assisted by Customer Care using the SSO for Premium Payments.</w:t>
            </w:r>
          </w:p>
          <w:p w:rsidRPr="0043235D" w:rsidR="00603ACC" w:rsidP="00965C56" w:rsidRDefault="00603ACC" w14:paraId="2694078B" w14:textId="77777777">
            <w:pPr>
              <w:spacing w:before="120" w:after="120"/>
              <w:rPr>
                <w:rFonts w:ascii="Verdana" w:hAnsi="Verdana"/>
              </w:rPr>
            </w:pPr>
          </w:p>
          <w:p w:rsidRPr="0043235D" w:rsidR="00603ACC" w:rsidP="00965C56" w:rsidRDefault="00603ACC" w14:paraId="17F22076" w14:textId="77777777">
            <w:pPr>
              <w:pStyle w:val="ListParagraph"/>
              <w:numPr>
                <w:ilvl w:val="0"/>
                <w:numId w:val="20"/>
              </w:numPr>
              <w:spacing w:before="120" w:after="120"/>
              <w:contextualSpacing w:val="0"/>
              <w:rPr>
                <w:rFonts w:ascii="Verdana" w:hAnsi="Verdana"/>
              </w:rPr>
            </w:pPr>
            <w:r w:rsidRPr="0043235D">
              <w:rPr>
                <w:rFonts w:ascii="Verdana" w:hAnsi="Verdana"/>
                <w:b/>
                <w:bCs/>
              </w:rPr>
              <w:t>Aetna Med D SilverScript Individual</w:t>
            </w:r>
            <w:r w:rsidRPr="0043235D">
              <w:rPr>
                <w:rFonts w:ascii="Verdana" w:hAnsi="Verdana"/>
              </w:rPr>
              <w:t xml:space="preserve"> Beneficiaries with an email address can sign up for a </w:t>
            </w:r>
            <w:r w:rsidRPr="0043235D">
              <w:rPr>
                <w:rFonts w:ascii="Verdana" w:hAnsi="Verdana"/>
                <w:b/>
              </w:rPr>
              <w:t>Member Portal</w:t>
            </w:r>
            <w:r w:rsidRPr="0043235D">
              <w:rPr>
                <w:rFonts w:ascii="Verdana" w:hAnsi="Verdana"/>
              </w:rPr>
              <w:t xml:space="preserve"> account beginning at </w:t>
            </w:r>
            <w:r w:rsidRPr="0043235D">
              <w:rPr>
                <w:rFonts w:ascii="Verdana" w:hAnsi="Verdana"/>
                <w:b/>
              </w:rPr>
              <w:t>AetnaMedicare.com/</w:t>
            </w:r>
            <w:proofErr w:type="spellStart"/>
            <w:r w:rsidRPr="0043235D">
              <w:rPr>
                <w:rFonts w:ascii="Verdana" w:hAnsi="Verdana"/>
                <w:b/>
              </w:rPr>
              <w:t>PayYourPremium</w:t>
            </w:r>
            <w:proofErr w:type="spellEnd"/>
            <w:r w:rsidRPr="0043235D">
              <w:rPr>
                <w:rFonts w:ascii="Verdana" w:hAnsi="Verdana"/>
                <w:bCs/>
              </w:rPr>
              <w:t xml:space="preserve"> and</w:t>
            </w:r>
            <w:r w:rsidRPr="0043235D">
              <w:rPr>
                <w:rFonts w:ascii="Verdana" w:hAnsi="Verdana"/>
                <w:b/>
              </w:rPr>
              <w:t xml:space="preserve"> </w:t>
            </w:r>
            <w:r w:rsidRPr="0043235D">
              <w:rPr>
                <w:rFonts w:ascii="Verdana" w:hAnsi="Verdana"/>
              </w:rPr>
              <w:t xml:space="preserve">clicking the </w:t>
            </w:r>
            <w:r w:rsidRPr="0043235D">
              <w:rPr>
                <w:rFonts w:ascii="Verdana" w:hAnsi="Verdana"/>
                <w:b/>
                <w:bCs/>
              </w:rPr>
              <w:t>Pay Premium</w:t>
            </w:r>
            <w:r w:rsidRPr="0043235D">
              <w:rPr>
                <w:rFonts w:ascii="Verdana" w:hAnsi="Verdana"/>
              </w:rPr>
              <w:t xml:space="preserve"> button in the box for Prescription Drug Plan (PDP) or clicking the </w:t>
            </w:r>
            <w:r w:rsidRPr="0043235D">
              <w:rPr>
                <w:rFonts w:ascii="Verdana" w:hAnsi="Verdana"/>
                <w:b/>
                <w:bCs/>
              </w:rPr>
              <w:t>Pay Your Premium</w:t>
            </w:r>
            <w:r w:rsidRPr="0043235D">
              <w:rPr>
                <w:rFonts w:ascii="Verdana" w:hAnsi="Verdana"/>
              </w:rPr>
              <w:t xml:space="preserve"> link in their Caremark.com dashboard. This takes users to the Aetna Med D SilverScript Member Portal (powered by InstaMed). From the Member Portal, beneficiaries can create a secure </w:t>
            </w:r>
            <w:proofErr w:type="gramStart"/>
            <w:r w:rsidRPr="0043235D">
              <w:rPr>
                <w:rFonts w:ascii="Verdana" w:hAnsi="Verdana"/>
              </w:rPr>
              <w:t>log in</w:t>
            </w:r>
            <w:proofErr w:type="gramEnd"/>
            <w:r w:rsidRPr="0043235D">
              <w:rPr>
                <w:rFonts w:ascii="Verdana" w:hAnsi="Verdana"/>
              </w:rPr>
              <w:t xml:space="preserve"> to add, change, or stop EFT automatic payments.</w:t>
            </w:r>
          </w:p>
          <w:p w:rsidRPr="0043235D" w:rsidR="00603ACC" w:rsidP="00965C56" w:rsidRDefault="00603ACC" w14:paraId="3ED414DA" w14:textId="77777777">
            <w:pPr>
              <w:spacing w:before="120" w:after="120"/>
              <w:rPr>
                <w:rFonts w:ascii="Verdana" w:hAnsi="Verdana"/>
              </w:rPr>
            </w:pPr>
          </w:p>
          <w:p w:rsidRPr="0043235D" w:rsidR="00603ACC" w:rsidP="00965C56" w:rsidRDefault="00603ACC" w14:paraId="6930BBB2" w14:textId="77777777">
            <w:pPr>
              <w:pStyle w:val="ListParagraph"/>
              <w:numPr>
                <w:ilvl w:val="0"/>
                <w:numId w:val="20"/>
              </w:numPr>
              <w:spacing w:before="120" w:after="120"/>
              <w:contextualSpacing w:val="0"/>
              <w:rPr>
                <w:rFonts w:ascii="Verdana" w:hAnsi="Verdana"/>
              </w:rPr>
            </w:pPr>
            <w:r w:rsidRPr="0043235D">
              <w:rPr>
                <w:rFonts w:ascii="Verdana" w:hAnsi="Verdana"/>
              </w:rPr>
              <w:t>Beneficiaries with access to an invoice can sign the EFT request located on the back of the invoice coupon.</w:t>
            </w:r>
          </w:p>
          <w:p w:rsidRPr="0043235D" w:rsidR="00603ACC" w:rsidP="00965C56" w:rsidRDefault="00603ACC" w14:paraId="0D9D86F7" w14:textId="77777777">
            <w:pPr>
              <w:spacing w:before="120" w:after="120"/>
              <w:rPr>
                <w:rFonts w:ascii="Verdana" w:hAnsi="Verdana"/>
                <w:b/>
              </w:rPr>
            </w:pPr>
          </w:p>
          <w:p w:rsidRPr="0043235D" w:rsidR="00603ACC" w:rsidP="00965C56" w:rsidRDefault="00603ACC" w14:paraId="6F4F6966" w14:textId="77777777">
            <w:pPr>
              <w:pStyle w:val="ListParagraph"/>
              <w:numPr>
                <w:ilvl w:val="0"/>
                <w:numId w:val="20"/>
              </w:numPr>
              <w:spacing w:before="120" w:after="120"/>
              <w:contextualSpacing w:val="0"/>
              <w:rPr>
                <w:rFonts w:ascii="Verdana" w:hAnsi="Verdana"/>
              </w:rPr>
            </w:pPr>
            <w:r w:rsidRPr="0043235D">
              <w:rPr>
                <w:rFonts w:ascii="Verdana" w:hAnsi="Verdana"/>
              </w:rPr>
              <w:t>The CCR can request an EFT/ACH application for the beneficiary. Confirm the mailing address is current on the Med D tab and submit the following task:</w:t>
            </w:r>
          </w:p>
          <w:p w:rsidRPr="0043235D" w:rsidR="00603ACC" w:rsidP="00965C56" w:rsidRDefault="00603ACC" w14:paraId="548B6CAF" w14:textId="77777777">
            <w:pPr>
              <w:spacing w:before="120" w:after="120"/>
              <w:rPr>
                <w:rFonts w:ascii="Verdana" w:hAnsi="Verdana"/>
              </w:rPr>
            </w:pPr>
          </w:p>
          <w:p w:rsidRPr="0043235D" w:rsidR="00603ACC" w:rsidP="00965C56" w:rsidRDefault="00603ACC" w14:paraId="03D54E85" w14:textId="77777777">
            <w:pPr>
              <w:pStyle w:val="ListParagraph"/>
              <w:numPr>
                <w:ilvl w:val="1"/>
                <w:numId w:val="20"/>
              </w:numPr>
              <w:spacing w:before="120" w:after="120"/>
              <w:contextualSpacing w:val="0"/>
              <w:rPr>
                <w:rFonts w:ascii="Verdana" w:hAnsi="Verdana"/>
                <w:bCs/>
              </w:rPr>
            </w:pPr>
            <w:r w:rsidRPr="0043235D">
              <w:rPr>
                <w:rFonts w:ascii="Verdana" w:hAnsi="Verdana"/>
                <w:b/>
                <w:bCs/>
              </w:rPr>
              <w:t xml:space="preserve">Task Type: </w:t>
            </w:r>
            <w:r w:rsidRPr="0043235D">
              <w:rPr>
                <w:rFonts w:ascii="Verdana" w:hAnsi="Verdana"/>
                <w:bCs/>
              </w:rPr>
              <w:t>Premium Billing Inquiry Medicare D</w:t>
            </w:r>
          </w:p>
          <w:p w:rsidRPr="0043235D" w:rsidR="00603ACC" w:rsidP="00965C56" w:rsidRDefault="00603ACC" w14:paraId="2931E8BC" w14:textId="77777777">
            <w:pPr>
              <w:pStyle w:val="ListParagraph"/>
              <w:numPr>
                <w:ilvl w:val="1"/>
                <w:numId w:val="20"/>
              </w:numPr>
              <w:spacing w:before="120" w:after="120"/>
              <w:contextualSpacing w:val="0"/>
              <w:rPr>
                <w:rFonts w:ascii="Verdana" w:hAnsi="Verdana"/>
                <w:bCs/>
              </w:rPr>
            </w:pPr>
            <w:r w:rsidRPr="0043235D">
              <w:rPr>
                <w:rFonts w:ascii="Verdana" w:hAnsi="Verdana"/>
                <w:b/>
                <w:bCs/>
              </w:rPr>
              <w:t xml:space="preserve">Reason For Dispute: </w:t>
            </w:r>
            <w:r w:rsidRPr="0043235D">
              <w:rPr>
                <w:rFonts w:ascii="Verdana" w:hAnsi="Verdana"/>
                <w:bCs/>
              </w:rPr>
              <w:t>EFT SETUP REQUEST</w:t>
            </w:r>
          </w:p>
          <w:p w:rsidRPr="0043235D" w:rsidR="00603ACC" w:rsidP="00965C56" w:rsidRDefault="00603ACC" w14:paraId="7ABA3269" w14:textId="77777777">
            <w:pPr>
              <w:pStyle w:val="ListParagraph"/>
              <w:numPr>
                <w:ilvl w:val="1"/>
                <w:numId w:val="20"/>
              </w:numPr>
              <w:spacing w:before="120" w:after="120"/>
              <w:contextualSpacing w:val="0"/>
              <w:rPr>
                <w:rFonts w:ascii="Verdana" w:hAnsi="Verdana"/>
                <w:bCs/>
              </w:rPr>
            </w:pPr>
            <w:r w:rsidRPr="0043235D">
              <w:rPr>
                <w:rFonts w:ascii="Verdana" w:hAnsi="Verdana"/>
                <w:b/>
                <w:bCs/>
              </w:rPr>
              <w:t xml:space="preserve">Task Notes: </w:t>
            </w:r>
            <w:r w:rsidRPr="0043235D">
              <w:rPr>
                <w:rFonts w:ascii="Verdana" w:hAnsi="Verdana"/>
                <w:bCs/>
              </w:rPr>
              <w:t>Document the following:</w:t>
            </w:r>
          </w:p>
          <w:p w:rsidRPr="0043235D" w:rsidR="00603ACC" w:rsidP="00965C56" w:rsidRDefault="00603ACC" w14:paraId="542CD63D" w14:textId="77777777">
            <w:pPr>
              <w:pStyle w:val="ListParagraph"/>
              <w:numPr>
                <w:ilvl w:val="2"/>
                <w:numId w:val="20"/>
              </w:numPr>
              <w:spacing w:before="120" w:after="120"/>
              <w:contextualSpacing w:val="0"/>
              <w:rPr>
                <w:rFonts w:ascii="Verdana" w:hAnsi="Verdana"/>
                <w:bCs/>
              </w:rPr>
            </w:pPr>
            <w:r w:rsidRPr="0043235D">
              <w:rPr>
                <w:rFonts w:ascii="Verdana" w:hAnsi="Verdana"/>
                <w:b/>
              </w:rPr>
              <w:t>EFT005</w:t>
            </w:r>
            <w:r w:rsidRPr="0043235D">
              <w:rPr>
                <w:rFonts w:ascii="Verdana" w:hAnsi="Verdana"/>
              </w:rPr>
              <w:t>, Beneficiary would like a form mailed to them</w:t>
            </w:r>
          </w:p>
          <w:p w:rsidRPr="0043235D" w:rsidR="00603ACC" w:rsidP="00965C56" w:rsidRDefault="00603ACC" w14:paraId="5723B1CF" w14:textId="77777777">
            <w:pPr>
              <w:pStyle w:val="ListParagraph"/>
              <w:numPr>
                <w:ilvl w:val="2"/>
                <w:numId w:val="20"/>
              </w:numPr>
              <w:spacing w:before="120" w:after="120"/>
              <w:contextualSpacing w:val="0"/>
              <w:rPr>
                <w:rFonts w:ascii="Verdana" w:hAnsi="Verdana"/>
                <w:bCs/>
              </w:rPr>
            </w:pPr>
            <w:r w:rsidRPr="0043235D">
              <w:rPr>
                <w:rFonts w:ascii="Verdana" w:hAnsi="Verdana"/>
              </w:rPr>
              <w:t>Beneficiary’s mailing address confirmed</w:t>
            </w:r>
          </w:p>
          <w:p w:rsidRPr="0043235D" w:rsidR="00603ACC" w:rsidP="00965C56" w:rsidRDefault="00603ACC" w14:paraId="0F692F43" w14:textId="77777777">
            <w:pPr>
              <w:spacing w:before="120" w:after="120"/>
              <w:rPr>
                <w:rFonts w:ascii="Verdana" w:hAnsi="Verdana"/>
              </w:rPr>
            </w:pPr>
          </w:p>
          <w:p w:rsidRPr="0043235D" w:rsidR="00603ACC" w:rsidP="00965C56" w:rsidRDefault="00603ACC" w14:paraId="5146E7BE" w14:textId="77777777">
            <w:pPr>
              <w:spacing w:before="120" w:after="120"/>
              <w:rPr>
                <w:rFonts w:ascii="Verdana" w:hAnsi="Verdana"/>
                <w:b/>
                <w:bCs/>
                <w:color w:val="000000"/>
              </w:rPr>
            </w:pPr>
            <w:r w:rsidRPr="0043235D">
              <w:rPr>
                <w:rFonts w:ascii="Verdana" w:hAnsi="Verdana"/>
                <w:b/>
                <w:bCs/>
                <w:color w:val="000000"/>
              </w:rPr>
              <w:t xml:space="preserve">Notes: </w:t>
            </w:r>
          </w:p>
          <w:p w:rsidRPr="0043235D" w:rsidR="00603ACC" w:rsidP="00965C56" w:rsidRDefault="00603ACC" w14:paraId="28354C07" w14:textId="77777777">
            <w:pPr>
              <w:pStyle w:val="ListParagraph"/>
              <w:numPr>
                <w:ilvl w:val="0"/>
                <w:numId w:val="20"/>
              </w:numPr>
              <w:spacing w:before="120" w:after="120"/>
              <w:contextualSpacing w:val="0"/>
              <w:rPr>
                <w:rFonts w:ascii="Verdana" w:hAnsi="Verdana"/>
                <w:color w:val="000000"/>
              </w:rPr>
            </w:pPr>
            <w:r w:rsidRPr="0043235D">
              <w:rPr>
                <w:rFonts w:ascii="Verdana" w:hAnsi="Verdana"/>
                <w:color w:val="000000"/>
              </w:rPr>
              <w:t>Fields containing an asterisk (</w:t>
            </w:r>
            <w:r w:rsidRPr="0043235D">
              <w:rPr>
                <w:rFonts w:ascii="Verdana" w:hAnsi="Verdana"/>
                <w:b/>
                <w:bCs/>
                <w:color w:val="000000"/>
              </w:rPr>
              <w:t>*</w:t>
            </w:r>
            <w:r w:rsidRPr="0043235D">
              <w:rPr>
                <w:rFonts w:ascii="Verdana" w:hAnsi="Verdana"/>
                <w:color w:val="000000"/>
              </w:rPr>
              <w:t>) are required.</w:t>
            </w:r>
          </w:p>
          <w:p w:rsidRPr="0043235D" w:rsidR="00603ACC" w:rsidP="00965C56" w:rsidRDefault="00603ACC" w14:paraId="1FB26084" w14:textId="77777777">
            <w:pPr>
              <w:pStyle w:val="ListParagraph"/>
              <w:numPr>
                <w:ilvl w:val="0"/>
                <w:numId w:val="20"/>
              </w:numPr>
              <w:spacing w:before="120" w:after="120"/>
              <w:contextualSpacing w:val="0"/>
              <w:rPr>
                <w:rFonts w:ascii="Verdana" w:hAnsi="Verdana"/>
              </w:rPr>
            </w:pPr>
            <w:r w:rsidRPr="0043235D">
              <w:rPr>
                <w:rFonts w:ascii="Verdana" w:hAnsi="Verdana"/>
                <w:bCs/>
              </w:rPr>
              <w:t>Only 1 EFT/ACH application can be requested per beneficiary. If ordering for husband/wife, each form must be requested separately under each account.</w:t>
            </w:r>
          </w:p>
          <w:p w:rsidRPr="0043235D" w:rsidR="00603ACC" w:rsidP="00965C56" w:rsidRDefault="00603ACC" w14:paraId="192D75BB" w14:textId="77777777">
            <w:pPr>
              <w:pStyle w:val="ListParagraph"/>
              <w:numPr>
                <w:ilvl w:val="0"/>
                <w:numId w:val="20"/>
              </w:numPr>
              <w:spacing w:before="120" w:after="120"/>
              <w:contextualSpacing w:val="0"/>
              <w:rPr>
                <w:rFonts w:ascii="Verdana" w:hAnsi="Verdana"/>
              </w:rPr>
            </w:pPr>
            <w:r w:rsidRPr="0043235D">
              <w:rPr>
                <w:rFonts w:ascii="Verdana" w:hAnsi="Verdana"/>
              </w:rPr>
              <w:t>Turnaround Time (TAT) for resolution of this Support Task Type is 30 Calendar days for receipt of a new form. (Confirm mailing address is current).</w:t>
            </w:r>
          </w:p>
        </w:tc>
      </w:tr>
      <w:tr w:rsidRPr="0043235D" w:rsidR="00603ACC" w:rsidTr="00965C56" w14:paraId="6D4349DC" w14:textId="77777777">
        <w:tc>
          <w:tcPr>
            <w:tcW w:w="1302" w:type="dxa"/>
            <w:tcBorders>
              <w:top w:val="single" w:color="auto" w:sz="4" w:space="0"/>
              <w:left w:val="single" w:color="auto" w:sz="4" w:space="0"/>
              <w:bottom w:val="single" w:color="auto" w:sz="4" w:space="0"/>
              <w:right w:val="single" w:color="auto" w:sz="4" w:space="0"/>
            </w:tcBorders>
            <w:hideMark/>
          </w:tcPr>
          <w:p w:rsidRPr="0043235D" w:rsidR="00603ACC" w:rsidP="00965C56" w:rsidRDefault="00603ACC" w14:paraId="268EBBDE" w14:textId="77777777">
            <w:pPr>
              <w:spacing w:before="120" w:after="120"/>
              <w:jc w:val="center"/>
              <w:rPr>
                <w:rFonts w:ascii="Verdana" w:hAnsi="Verdana"/>
                <w:b/>
              </w:rPr>
            </w:pPr>
            <w:bookmarkStart w:name="Step4" w:id="105"/>
            <w:r w:rsidRPr="0043235D">
              <w:rPr>
                <w:rFonts w:ascii="Verdana" w:hAnsi="Verdana"/>
                <w:b/>
              </w:rPr>
              <w:t>4</w:t>
            </w:r>
            <w:bookmarkEnd w:id="105"/>
          </w:p>
        </w:tc>
        <w:tc>
          <w:tcPr>
            <w:tcW w:w="26327" w:type="dxa"/>
            <w:gridSpan w:val="3"/>
            <w:tcBorders>
              <w:top w:val="single" w:color="auto" w:sz="4" w:space="0"/>
              <w:left w:val="single" w:color="auto" w:sz="4" w:space="0"/>
              <w:bottom w:val="single" w:color="auto" w:sz="4" w:space="0"/>
              <w:right w:val="single" w:color="auto" w:sz="4" w:space="0"/>
            </w:tcBorders>
          </w:tcPr>
          <w:p w:rsidRPr="0043235D" w:rsidR="00603ACC" w:rsidP="00965C56" w:rsidRDefault="00603ACC" w14:paraId="4CC9EBEC" w14:textId="77777777">
            <w:pPr>
              <w:spacing w:before="120" w:after="120"/>
              <w:rPr>
                <w:rFonts w:ascii="Verdana" w:hAnsi="Verdana"/>
              </w:rPr>
            </w:pPr>
            <w:r w:rsidRPr="0043235D">
              <w:rPr>
                <w:rFonts w:ascii="Verdana" w:hAnsi="Verdana"/>
              </w:rPr>
              <w:t xml:space="preserve">Advise the beneficiary that they </w:t>
            </w:r>
            <w:r w:rsidRPr="0043235D">
              <w:rPr>
                <w:rFonts w:ascii="Verdana" w:hAnsi="Verdana"/>
                <w:b/>
              </w:rPr>
              <w:t>must</w:t>
            </w:r>
            <w:r w:rsidRPr="0043235D">
              <w:rPr>
                <w:rFonts w:ascii="Verdana" w:hAnsi="Verdana"/>
              </w:rPr>
              <w:t xml:space="preserve"> </w:t>
            </w:r>
            <w:r w:rsidRPr="0043235D">
              <w:rPr>
                <w:rFonts w:ascii="Verdana" w:hAnsi="Verdana"/>
                <w:b/>
              </w:rPr>
              <w:t>return</w:t>
            </w:r>
            <w:r w:rsidRPr="0043235D">
              <w:rPr>
                <w:rFonts w:ascii="Verdana" w:hAnsi="Verdana"/>
              </w:rPr>
              <w:t xml:space="preserve"> the completed application (or</w:t>
            </w:r>
            <w:r w:rsidRPr="0043235D">
              <w:rPr>
                <w:rFonts w:ascii="Verdana" w:hAnsi="Verdana"/>
                <w:b/>
              </w:rPr>
              <w:t xml:space="preserve"> </w:t>
            </w:r>
            <w:r w:rsidRPr="0043235D">
              <w:rPr>
                <w:rFonts w:ascii="Verdana" w:hAnsi="Verdana"/>
              </w:rPr>
              <w:t xml:space="preserve">signed invoice coupon) with </w:t>
            </w:r>
            <w:r w:rsidRPr="0043235D">
              <w:rPr>
                <w:rFonts w:ascii="Verdana" w:hAnsi="Verdana"/>
                <w:b/>
              </w:rPr>
              <w:t>a voided check or savings account deposit slip</w:t>
            </w:r>
            <w:r w:rsidRPr="0043235D">
              <w:rPr>
                <w:rFonts w:ascii="Verdana" w:hAnsi="Verdana"/>
              </w:rPr>
              <w:t xml:space="preserve"> (sending the form with a check payment or a note containing bank information is also acceptable) to the P.O. Box address on the application to authorize this auto-pay method; refer to </w:t>
            </w:r>
            <w:r w:rsidRPr="0043235D">
              <w:rPr>
                <w:rFonts w:ascii="Verdana" w:hAnsi="Verdana"/>
                <w:b/>
              </w:rPr>
              <w:t>Premium Billing Addresses</w:t>
            </w:r>
            <w:r w:rsidRPr="0043235D">
              <w:rPr>
                <w:rFonts w:ascii="Verdana" w:hAnsi="Verdana"/>
              </w:rPr>
              <w:t xml:space="preserve"> section in </w:t>
            </w:r>
            <w:hyperlink w:history="1" w:anchor="!/view?docid=b4765dd1-d9b7-4dbe-afd6-0e4f6b509082" r:id="rId99">
              <w:r w:rsidRPr="00127C4A">
                <w:rPr>
                  <w:rStyle w:val="Hyperlink"/>
                  <w:rFonts w:ascii="Verdana" w:hAnsi="Verdana" w:eastAsiaTheme="minorHAnsi"/>
                  <w:bCs/>
                </w:rPr>
                <w:t>Aetna Compass MED D - SilverScript - Premium Billing General Information, Processes, &amp; Document Index</w:t>
              </w:r>
              <w:r w:rsidRPr="00127C4A">
                <w:rPr>
                  <w:rStyle w:val="Hyperlink"/>
                  <w:rFonts w:ascii="Verdana" w:hAnsi="Verdana"/>
                </w:rPr>
                <w:t xml:space="preserve"> (062831).</w:t>
              </w:r>
            </w:hyperlink>
          </w:p>
          <w:p w:rsidRPr="0043235D" w:rsidR="00603ACC" w:rsidP="00965C56" w:rsidRDefault="00603ACC" w14:paraId="796C8DA7" w14:textId="77777777">
            <w:pPr>
              <w:spacing w:before="120" w:after="120"/>
              <w:rPr>
                <w:rFonts w:ascii="Verdana" w:hAnsi="Verdana"/>
              </w:rPr>
            </w:pPr>
          </w:p>
          <w:p w:rsidRPr="0043235D" w:rsidR="00603ACC" w:rsidP="00965C56" w:rsidRDefault="00603ACC" w14:paraId="54834677" w14:textId="77777777">
            <w:pPr>
              <w:spacing w:before="120" w:after="120"/>
              <w:rPr>
                <w:rFonts w:ascii="Verdana" w:hAnsi="Verdana"/>
              </w:rPr>
            </w:pPr>
            <w:r w:rsidRPr="0043235D">
              <w:rPr>
                <w:rFonts w:ascii="Verdana" w:hAnsi="Verdana"/>
                <w:b/>
              </w:rPr>
              <w:t xml:space="preserve">Note: </w:t>
            </w:r>
            <w:r w:rsidRPr="0043235D">
              <w:rPr>
                <w:rFonts w:ascii="Verdana" w:hAnsi="Verdana"/>
              </w:rPr>
              <w:t xml:space="preserve">Beneficiaries currently set up for SSA/RRB premium payments, must request a stop to SSA/RRB prior to initiating EFT deductions; refer to </w:t>
            </w:r>
            <w:hyperlink w:history="1" w:anchor="!/view?docid=5cb44731-3a9c-419d-bc0e-502b1b8a5aeb" r:id="rId100">
              <w:r w:rsidRPr="00127C4A">
                <w:rPr>
                  <w:rStyle w:val="Hyperlink"/>
                  <w:rFonts w:ascii="Verdana" w:hAnsi="Verdana" w:eastAsiaTheme="minorHAnsi"/>
                </w:rPr>
                <w:t>Aetna Compass MED D - SilverScript - SSA/RRB Premium Withholding</w:t>
              </w:r>
              <w:r w:rsidRPr="00127C4A">
                <w:rPr>
                  <w:rStyle w:val="Hyperlink"/>
                  <w:rFonts w:ascii="Verdana" w:hAnsi="Verdana"/>
                </w:rPr>
                <w:t xml:space="preserve"> (063011).</w:t>
              </w:r>
            </w:hyperlink>
          </w:p>
          <w:p w:rsidRPr="0043235D" w:rsidR="00603ACC" w:rsidP="00965C56" w:rsidRDefault="00603ACC" w14:paraId="4B331461" w14:textId="77777777">
            <w:pPr>
              <w:spacing w:before="120" w:after="120"/>
              <w:rPr>
                <w:rFonts w:ascii="Verdana" w:hAnsi="Verdana"/>
              </w:rPr>
            </w:pPr>
          </w:p>
          <w:p w:rsidRPr="0043235D" w:rsidR="00603ACC" w:rsidP="00965C56" w:rsidRDefault="00603ACC" w14:paraId="01A19C38" w14:textId="77777777">
            <w:pPr>
              <w:spacing w:before="120" w:after="120"/>
              <w:rPr>
                <w:rFonts w:ascii="Verdana" w:hAnsi="Verdana"/>
              </w:rPr>
            </w:pPr>
            <w:r w:rsidRPr="0043235D">
              <w:rPr>
                <w:rFonts w:ascii="Verdana" w:hAnsi="Verdana"/>
                <w:noProof/>
              </w:rPr>
              <w:drawing>
                <wp:inline distT="0" distB="0" distL="0" distR="0" wp14:anchorId="17A76BDC" wp14:editId="0CE19AF6">
                  <wp:extent cx="238125" cy="2095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19">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43235D">
              <w:rPr>
                <w:rFonts w:ascii="Verdana" w:hAnsi="Verdana"/>
                <w:noProof/>
                <w:color w:val="1F497D"/>
              </w:rPr>
              <w:t xml:space="preserve"> </w:t>
            </w:r>
            <w:r w:rsidRPr="0043235D">
              <w:rPr>
                <w:rFonts w:ascii="Verdana" w:hAnsi="Verdana"/>
              </w:rPr>
              <w:t>Once the form to set up automatic payments from your bank account has been received and processed you will receive a confirmation letter in the mail.</w:t>
            </w:r>
          </w:p>
          <w:p w:rsidRPr="0043235D" w:rsidR="00603ACC" w:rsidP="00965C56" w:rsidRDefault="00603ACC" w14:paraId="2FF2AEB1" w14:textId="77777777">
            <w:pPr>
              <w:spacing w:before="120" w:after="120"/>
              <w:rPr>
                <w:rFonts w:ascii="Verdana" w:hAnsi="Verdana"/>
              </w:rPr>
            </w:pPr>
          </w:p>
          <w:p w:rsidRPr="0043235D" w:rsidR="00603ACC" w:rsidP="00965C56" w:rsidRDefault="00603ACC" w14:paraId="0C24856F" w14:textId="77777777">
            <w:pPr>
              <w:spacing w:before="120" w:after="120"/>
              <w:rPr>
                <w:rFonts w:ascii="Verdana" w:hAnsi="Verdana"/>
              </w:rPr>
            </w:pPr>
            <w:r w:rsidRPr="0043235D">
              <w:rPr>
                <w:rFonts w:ascii="Verdana" w:hAnsi="Verdana"/>
                <w:b/>
                <w:bCs/>
              </w:rPr>
              <w:t>Note</w:t>
            </w:r>
            <w:r w:rsidRPr="0043235D">
              <w:rPr>
                <w:rFonts w:ascii="Verdana" w:hAnsi="Verdana"/>
                <w:b/>
              </w:rPr>
              <w:t xml:space="preserve">: </w:t>
            </w:r>
            <w:r w:rsidRPr="0043235D">
              <w:rPr>
                <w:rFonts w:ascii="Verdana" w:hAnsi="Verdana"/>
              </w:rPr>
              <w:t xml:space="preserve">EFT confirmation letters can be located in </w:t>
            </w:r>
            <w:proofErr w:type="spellStart"/>
            <w:r w:rsidRPr="0043235D">
              <w:rPr>
                <w:rFonts w:ascii="Verdana" w:hAnsi="Verdana"/>
                <w:b/>
                <w:bCs/>
              </w:rPr>
              <w:t>ONEclick</w:t>
            </w:r>
            <w:proofErr w:type="spellEnd"/>
            <w:r w:rsidRPr="0043235D">
              <w:rPr>
                <w:rFonts w:ascii="Verdana" w:hAnsi="Verdana"/>
              </w:rPr>
              <w:t xml:space="preserve">; review the “EFTC” letter type by clicking the </w:t>
            </w:r>
            <w:proofErr w:type="gramStart"/>
            <w:r w:rsidRPr="0043235D">
              <w:rPr>
                <w:rFonts w:ascii="Verdana" w:hAnsi="Verdana"/>
              </w:rPr>
              <w:t>link</w:t>
            </w:r>
            <w:proofErr w:type="gramEnd"/>
            <w:r w:rsidRPr="0043235D">
              <w:rPr>
                <w:rFonts w:ascii="Verdana" w:hAnsi="Verdana"/>
              </w:rPr>
              <w:t xml:space="preserve"> </w:t>
            </w:r>
            <w:r w:rsidRPr="0043235D">
              <w:rPr>
                <w:rFonts w:ascii="Verdana" w:hAnsi="Verdana"/>
                <w:b/>
                <w:bCs/>
              </w:rPr>
              <w:t>View Docs</w:t>
            </w:r>
            <w:r w:rsidRPr="0043235D">
              <w:rPr>
                <w:rFonts w:ascii="Verdana" w:hAnsi="Verdana"/>
              </w:rPr>
              <w:t xml:space="preserve">. Refer to </w:t>
            </w:r>
            <w:hyperlink w:history="1" w:anchor="!/view?docid=6bce8cc8-2318-4271-85a3-07198190a18c" r:id="rId101">
              <w:r w:rsidRPr="00127C4A">
                <w:rPr>
                  <w:rStyle w:val="Hyperlink"/>
                  <w:rFonts w:ascii="Verdana" w:hAnsi="Verdana" w:eastAsiaTheme="minorHAnsi"/>
                </w:rPr>
                <w:t>Compass MED D - Viewing Correspondence and Requesting Reprints</w:t>
              </w:r>
              <w:r w:rsidRPr="00127C4A">
                <w:rPr>
                  <w:rStyle w:val="Hyperlink"/>
                  <w:rFonts w:ascii="Verdana" w:hAnsi="Verdana"/>
                </w:rPr>
                <w:t xml:space="preserve"> (061763).</w:t>
              </w:r>
            </w:hyperlink>
          </w:p>
          <w:p w:rsidRPr="0043235D" w:rsidR="00603ACC" w:rsidP="00965C56" w:rsidRDefault="00603ACC" w14:paraId="701FBD17" w14:textId="77777777">
            <w:pPr>
              <w:spacing w:before="120" w:after="120"/>
              <w:jc w:val="center"/>
              <w:rPr>
                <w:rFonts w:ascii="Verdana" w:hAnsi="Verdana"/>
              </w:rPr>
            </w:pPr>
          </w:p>
          <w:p w:rsidRPr="0043235D" w:rsidR="00603ACC" w:rsidP="00965C56" w:rsidRDefault="00603ACC" w14:paraId="0CA601AC" w14:textId="77777777">
            <w:pPr>
              <w:spacing w:before="120" w:after="120"/>
              <w:jc w:val="center"/>
              <w:rPr>
                <w:rFonts w:ascii="Verdana" w:hAnsi="Verdana"/>
              </w:rPr>
            </w:pPr>
            <w:r w:rsidRPr="0043235D">
              <w:rPr>
                <w:rFonts w:ascii="Verdana" w:hAnsi="Verdana"/>
                <w:noProof/>
              </w:rPr>
              <w:drawing>
                <wp:inline distT="0" distB="0" distL="0" distR="0" wp14:anchorId="46028025" wp14:editId="68FAEECB">
                  <wp:extent cx="10297790" cy="1669537"/>
                  <wp:effectExtent l="19050" t="19050" r="27940" b="26035"/>
                  <wp:docPr id="2125456049" name="Picture 2125456049" descr="A blue and yellow background with white and yellow text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56049" name="Picture 2125456049" descr="A blue and yellow background with white and yellow text boxes&#10;&#10;AI-generated content may be incorrect."/>
                          <pic:cNvPicPr>
                            <a:picLocks noChangeAspect="1"/>
                          </pic:cNvPicPr>
                        </pic:nvPicPr>
                        <pic:blipFill>
                          <a:blip r:embed="rId102"/>
                          <a:stretch>
                            <a:fillRect/>
                          </a:stretch>
                        </pic:blipFill>
                        <pic:spPr>
                          <a:xfrm>
                            <a:off x="0" y="0"/>
                            <a:ext cx="10338299" cy="1676104"/>
                          </a:xfrm>
                          <a:prstGeom prst="rect">
                            <a:avLst/>
                          </a:prstGeom>
                          <a:ln>
                            <a:solidFill>
                              <a:srgbClr val="000000"/>
                            </a:solidFill>
                          </a:ln>
                        </pic:spPr>
                      </pic:pic>
                    </a:graphicData>
                  </a:graphic>
                </wp:inline>
              </w:drawing>
            </w:r>
          </w:p>
          <w:p w:rsidRPr="0043235D" w:rsidR="00603ACC" w:rsidP="00965C56" w:rsidRDefault="00603ACC" w14:paraId="579AEB57" w14:textId="77777777">
            <w:pPr>
              <w:spacing w:before="120" w:after="120"/>
              <w:rPr>
                <w:rFonts w:ascii="Verdana" w:hAnsi="Verdana"/>
              </w:rPr>
            </w:pPr>
          </w:p>
        </w:tc>
      </w:tr>
      <w:tr w:rsidRPr="0043235D" w:rsidR="00603ACC" w:rsidTr="00965C56" w14:paraId="07C0607D" w14:textId="77777777">
        <w:tc>
          <w:tcPr>
            <w:tcW w:w="1302" w:type="dxa"/>
            <w:tcBorders>
              <w:top w:val="single" w:color="auto" w:sz="4" w:space="0"/>
              <w:left w:val="single" w:color="auto" w:sz="4" w:space="0"/>
              <w:bottom w:val="single" w:color="auto" w:sz="4" w:space="0"/>
              <w:right w:val="single" w:color="auto" w:sz="4" w:space="0"/>
            </w:tcBorders>
            <w:hideMark/>
          </w:tcPr>
          <w:p w:rsidRPr="0043235D" w:rsidR="00603ACC" w:rsidP="00965C56" w:rsidRDefault="00603ACC" w14:paraId="49757448" w14:textId="77777777">
            <w:pPr>
              <w:spacing w:before="120" w:after="120"/>
              <w:jc w:val="center"/>
              <w:rPr>
                <w:rFonts w:ascii="Verdana" w:hAnsi="Verdana"/>
                <w:b/>
              </w:rPr>
            </w:pPr>
            <w:r w:rsidRPr="0043235D">
              <w:rPr>
                <w:rFonts w:ascii="Verdana" w:hAnsi="Verdana"/>
                <w:b/>
              </w:rPr>
              <w:t>5</w:t>
            </w:r>
          </w:p>
        </w:tc>
        <w:tc>
          <w:tcPr>
            <w:tcW w:w="26327" w:type="dxa"/>
            <w:gridSpan w:val="3"/>
            <w:tcBorders>
              <w:top w:val="single" w:color="auto" w:sz="4" w:space="0"/>
              <w:left w:val="single" w:color="auto" w:sz="4" w:space="0"/>
              <w:bottom w:val="single" w:color="auto" w:sz="4" w:space="0"/>
              <w:right w:val="single" w:color="auto" w:sz="4" w:space="0"/>
            </w:tcBorders>
          </w:tcPr>
          <w:p w:rsidRPr="0043235D" w:rsidR="00603ACC" w:rsidP="00965C56" w:rsidRDefault="00603ACC" w14:paraId="39FAD5A2" w14:textId="77777777">
            <w:pPr>
              <w:spacing w:before="120" w:after="120"/>
              <w:rPr>
                <w:rFonts w:ascii="Verdana" w:hAnsi="Verdana"/>
              </w:rPr>
            </w:pPr>
            <w:r w:rsidRPr="0043235D">
              <w:rPr>
                <w:rFonts w:ascii="Verdana" w:hAnsi="Verdana"/>
                <w:noProof/>
              </w:rPr>
              <w:drawing>
                <wp:inline distT="0" distB="0" distL="0" distR="0" wp14:anchorId="7DA7DC66" wp14:editId="2BBF4285">
                  <wp:extent cx="238125" cy="2095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19">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43235D">
              <w:rPr>
                <w:rFonts w:ascii="Verdana" w:hAnsi="Verdana"/>
                <w:noProof/>
                <w:color w:val="1F497D"/>
              </w:rPr>
              <w:t xml:space="preserve"> </w:t>
            </w:r>
            <w:r w:rsidRPr="0043235D">
              <w:rPr>
                <w:rFonts w:ascii="Verdana" w:hAnsi="Verdana"/>
              </w:rPr>
              <w:t>The request for premium deduction will be submitted for the next available payment cycle. It may take one or more months for your deduction to begin.</w:t>
            </w:r>
          </w:p>
          <w:p w:rsidRPr="0043235D" w:rsidR="00603ACC" w:rsidP="00965C56" w:rsidRDefault="00603ACC" w14:paraId="66E27BC5" w14:textId="77777777">
            <w:pPr>
              <w:spacing w:before="120" w:after="120"/>
              <w:rPr>
                <w:rFonts w:ascii="Verdana" w:hAnsi="Verdana"/>
                <w:bCs/>
              </w:rPr>
            </w:pPr>
          </w:p>
          <w:p w:rsidRPr="0043235D" w:rsidR="00603ACC" w:rsidP="00965C56" w:rsidRDefault="00603ACC" w14:paraId="19B31F31" w14:textId="77777777">
            <w:pPr>
              <w:spacing w:before="120" w:after="120"/>
              <w:rPr>
                <w:rFonts w:ascii="Verdana" w:hAnsi="Verdana"/>
              </w:rPr>
            </w:pPr>
            <w:r w:rsidRPr="0043235D">
              <w:rPr>
                <w:rFonts w:ascii="Verdana" w:hAnsi="Verdana"/>
                <w:bCs/>
              </w:rPr>
              <w:t>Educate the beneficiary to continue to pay their premium invoice as long as they receive it.</w:t>
            </w:r>
          </w:p>
        </w:tc>
      </w:tr>
      <w:tr w:rsidRPr="0043235D" w:rsidR="00603ACC" w:rsidTr="00965C56" w14:paraId="340B5C43" w14:textId="77777777">
        <w:tc>
          <w:tcPr>
            <w:tcW w:w="1302" w:type="dxa"/>
            <w:tcBorders>
              <w:top w:val="single" w:color="auto" w:sz="4" w:space="0"/>
              <w:left w:val="single" w:color="auto" w:sz="4" w:space="0"/>
              <w:bottom w:val="single" w:color="auto" w:sz="4" w:space="0"/>
              <w:right w:val="single" w:color="auto" w:sz="4" w:space="0"/>
            </w:tcBorders>
            <w:hideMark/>
          </w:tcPr>
          <w:p w:rsidRPr="0043235D" w:rsidR="00603ACC" w:rsidP="00965C56" w:rsidRDefault="00603ACC" w14:paraId="7A424C09" w14:textId="77777777">
            <w:pPr>
              <w:spacing w:before="120" w:after="120"/>
              <w:jc w:val="center"/>
              <w:rPr>
                <w:rFonts w:ascii="Verdana" w:hAnsi="Verdana"/>
                <w:b/>
              </w:rPr>
            </w:pPr>
            <w:r w:rsidRPr="0043235D">
              <w:rPr>
                <w:rFonts w:ascii="Verdana" w:hAnsi="Verdana"/>
                <w:b/>
              </w:rPr>
              <w:t>6</w:t>
            </w:r>
          </w:p>
        </w:tc>
        <w:tc>
          <w:tcPr>
            <w:tcW w:w="26327" w:type="dxa"/>
            <w:gridSpan w:val="3"/>
            <w:tcBorders>
              <w:top w:val="single" w:color="auto" w:sz="4" w:space="0"/>
              <w:left w:val="single" w:color="auto" w:sz="4" w:space="0"/>
              <w:bottom w:val="single" w:color="auto" w:sz="4" w:space="0"/>
              <w:right w:val="single" w:color="auto" w:sz="4" w:space="0"/>
            </w:tcBorders>
            <w:hideMark/>
          </w:tcPr>
          <w:p w:rsidRPr="0043235D" w:rsidR="00603ACC" w:rsidP="00965C56" w:rsidRDefault="00603ACC" w14:paraId="5C6BF10D" w14:textId="77777777">
            <w:pPr>
              <w:spacing w:before="120" w:after="120"/>
              <w:rPr>
                <w:rFonts w:ascii="Verdana" w:hAnsi="Verdana"/>
              </w:rPr>
            </w:pPr>
            <w:r w:rsidRPr="0043235D">
              <w:rPr>
                <w:rFonts w:ascii="Verdana" w:hAnsi="Verdana"/>
                <w:b/>
                <w:bCs/>
              </w:rPr>
              <w:t xml:space="preserve">Disclaimer: </w:t>
            </w:r>
            <w:r w:rsidRPr="0043235D">
              <w:rPr>
                <w:rFonts w:ascii="Verdana" w:hAnsi="Verdana"/>
                <w:noProof/>
              </w:rPr>
              <w:drawing>
                <wp:inline distT="0" distB="0" distL="0" distR="0" wp14:anchorId="6367BFC2" wp14:editId="1E344E58">
                  <wp:extent cx="238125" cy="2095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19">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43235D">
              <w:rPr>
                <w:rFonts w:ascii="Verdana" w:hAnsi="Verdana"/>
                <w:noProof/>
                <w:color w:val="1F497D"/>
              </w:rPr>
              <w:t xml:space="preserve"> </w:t>
            </w:r>
            <w:r w:rsidRPr="0043235D">
              <w:rPr>
                <w:rFonts w:ascii="Verdana" w:hAnsi="Verdana"/>
              </w:rPr>
              <w:t>The bank does not process payments on weekends and holidays. As a reminder, please continue to pay your monthly premiums until your auto-pay option is effective. Monthly premiums are due on the date listed on the invoice for that month’s premium.</w:t>
            </w:r>
          </w:p>
        </w:tc>
      </w:tr>
      <w:tr w:rsidRPr="0043235D" w:rsidR="00603ACC" w:rsidTr="00965C56" w14:paraId="7FE507F2" w14:textId="77777777">
        <w:tc>
          <w:tcPr>
            <w:tcW w:w="1302" w:type="dxa"/>
            <w:tcBorders>
              <w:top w:val="single" w:color="auto" w:sz="4" w:space="0"/>
              <w:left w:val="single" w:color="auto" w:sz="4" w:space="0"/>
              <w:bottom w:val="single" w:color="auto" w:sz="4" w:space="0"/>
              <w:right w:val="single" w:color="auto" w:sz="4" w:space="0"/>
            </w:tcBorders>
            <w:hideMark/>
          </w:tcPr>
          <w:p w:rsidRPr="0043235D" w:rsidR="00603ACC" w:rsidP="00965C56" w:rsidRDefault="00603ACC" w14:paraId="32DF3654" w14:textId="77777777">
            <w:pPr>
              <w:spacing w:before="120" w:after="120"/>
              <w:jc w:val="center"/>
              <w:rPr>
                <w:rFonts w:ascii="Verdana" w:hAnsi="Verdana"/>
                <w:b/>
              </w:rPr>
            </w:pPr>
            <w:r w:rsidRPr="0043235D">
              <w:rPr>
                <w:rFonts w:ascii="Verdana" w:hAnsi="Verdana"/>
                <w:b/>
              </w:rPr>
              <w:t>7</w:t>
            </w:r>
          </w:p>
        </w:tc>
        <w:tc>
          <w:tcPr>
            <w:tcW w:w="26327" w:type="dxa"/>
            <w:gridSpan w:val="3"/>
            <w:tcBorders>
              <w:top w:val="single" w:color="auto" w:sz="4" w:space="0"/>
              <w:left w:val="single" w:color="auto" w:sz="4" w:space="0"/>
              <w:bottom w:val="single" w:color="auto" w:sz="4" w:space="0"/>
              <w:right w:val="single" w:color="auto" w:sz="4" w:space="0"/>
            </w:tcBorders>
          </w:tcPr>
          <w:p w:rsidRPr="0043235D" w:rsidR="00603ACC" w:rsidP="00965C56" w:rsidRDefault="00603ACC" w14:paraId="38341300" w14:textId="77777777">
            <w:pPr>
              <w:spacing w:before="120" w:after="120"/>
              <w:rPr>
                <w:rFonts w:ascii="Verdana" w:hAnsi="Verdana"/>
              </w:rPr>
            </w:pPr>
            <w:r w:rsidRPr="0043235D">
              <w:rPr>
                <w:rFonts w:ascii="Verdana" w:hAnsi="Verdana"/>
                <w:noProof/>
              </w:rPr>
              <w:drawing>
                <wp:inline distT="0" distB="0" distL="0" distR="0" wp14:anchorId="57AE49C7" wp14:editId="54513FE4">
                  <wp:extent cx="238125" cy="2095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19">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43235D">
              <w:rPr>
                <w:rFonts w:ascii="Verdana" w:hAnsi="Verdana"/>
                <w:noProof/>
                <w:color w:val="1F497D"/>
              </w:rPr>
              <w:t xml:space="preserve"> </w:t>
            </w:r>
            <w:r w:rsidRPr="0043235D">
              <w:rPr>
                <w:rFonts w:ascii="Verdana" w:hAnsi="Verdana"/>
              </w:rPr>
              <w:t>Payments are drafted between the 8th and the 10th of each month. It can take up to 3 days for the payment to reflect in our systems. Your full balance at the time of the draft will be deducted. If the balance is $300.00 or greater, you will be notified prior to the draft.</w:t>
            </w:r>
          </w:p>
          <w:p w:rsidRPr="0043235D" w:rsidR="00603ACC" w:rsidP="00965C56" w:rsidRDefault="00603ACC" w14:paraId="40C9C2B6" w14:textId="77777777">
            <w:pPr>
              <w:spacing w:before="120" w:after="120"/>
              <w:rPr>
                <w:rFonts w:ascii="Verdana" w:hAnsi="Verdana"/>
              </w:rPr>
            </w:pPr>
          </w:p>
          <w:p w:rsidRPr="0043235D" w:rsidR="00603ACC" w:rsidP="00965C56" w:rsidRDefault="00603ACC" w14:paraId="173FA68C" w14:textId="77777777">
            <w:pPr>
              <w:spacing w:before="120" w:after="120"/>
              <w:rPr>
                <w:rFonts w:ascii="Verdana" w:hAnsi="Verdana"/>
              </w:rPr>
            </w:pPr>
            <w:r w:rsidRPr="0043235D">
              <w:rPr>
                <w:rFonts w:ascii="Verdana" w:hAnsi="Verdana"/>
                <w:b/>
                <w:bCs/>
              </w:rPr>
              <w:t xml:space="preserve">Note: </w:t>
            </w:r>
            <w:r w:rsidRPr="0043235D">
              <w:rPr>
                <w:rFonts w:ascii="Verdana" w:hAnsi="Verdana"/>
              </w:rPr>
              <w:t xml:space="preserve">If the beneficiary’s balance owed is greater than $300 at the time of the call, the CCR </w:t>
            </w:r>
            <w:r w:rsidRPr="0043235D">
              <w:rPr>
                <w:rFonts w:ascii="Verdana" w:hAnsi="Verdana"/>
                <w:b/>
              </w:rPr>
              <w:t xml:space="preserve">must </w:t>
            </w:r>
            <w:r w:rsidRPr="0043235D">
              <w:rPr>
                <w:rFonts w:ascii="Verdana" w:hAnsi="Verdana"/>
              </w:rPr>
              <w:t xml:space="preserve">document in </w:t>
            </w:r>
            <w:r w:rsidRPr="0043235D">
              <w:rPr>
                <w:rFonts w:ascii="Verdana" w:hAnsi="Verdana"/>
                <w:bCs/>
              </w:rPr>
              <w:t xml:space="preserve">Compass, </w:t>
            </w:r>
            <w:r w:rsidRPr="0043235D">
              <w:rPr>
                <w:rFonts w:ascii="Verdana" w:hAnsi="Verdana"/>
                <w:b/>
                <w:bCs/>
              </w:rPr>
              <w:t>Case Comments</w:t>
            </w:r>
            <w:r w:rsidRPr="0043235D">
              <w:rPr>
                <w:rFonts w:ascii="Verdana" w:hAnsi="Verdana"/>
              </w:rPr>
              <w:t xml:space="preserve"> notes that the beneficiary agreed to the deduction and document the amount agreed upon.</w:t>
            </w:r>
          </w:p>
        </w:tc>
      </w:tr>
      <w:tr w:rsidRPr="0043235D" w:rsidR="00603ACC" w:rsidTr="00965C56" w14:paraId="6335BAFE" w14:textId="77777777">
        <w:tc>
          <w:tcPr>
            <w:tcW w:w="1302" w:type="dxa"/>
            <w:tcBorders>
              <w:top w:val="single" w:color="auto" w:sz="4" w:space="0"/>
              <w:left w:val="single" w:color="auto" w:sz="4" w:space="0"/>
              <w:bottom w:val="single" w:color="auto" w:sz="4" w:space="0"/>
              <w:right w:val="single" w:color="auto" w:sz="4" w:space="0"/>
            </w:tcBorders>
            <w:hideMark/>
          </w:tcPr>
          <w:p w:rsidRPr="0043235D" w:rsidR="00603ACC" w:rsidP="00965C56" w:rsidRDefault="00603ACC" w14:paraId="106ECCDF" w14:textId="77777777">
            <w:pPr>
              <w:spacing w:before="120" w:after="120"/>
              <w:jc w:val="center"/>
              <w:rPr>
                <w:rFonts w:ascii="Verdana" w:hAnsi="Verdana"/>
                <w:b/>
              </w:rPr>
            </w:pPr>
            <w:r w:rsidRPr="0043235D">
              <w:rPr>
                <w:rFonts w:ascii="Verdana" w:hAnsi="Verdana"/>
                <w:b/>
              </w:rPr>
              <w:t>8</w:t>
            </w:r>
          </w:p>
        </w:tc>
        <w:tc>
          <w:tcPr>
            <w:tcW w:w="26327" w:type="dxa"/>
            <w:gridSpan w:val="3"/>
            <w:tcBorders>
              <w:top w:val="single" w:color="auto" w:sz="4" w:space="0"/>
              <w:left w:val="single" w:color="auto" w:sz="4" w:space="0"/>
              <w:bottom w:val="single" w:color="auto" w:sz="4" w:space="0"/>
              <w:right w:val="single" w:color="auto" w:sz="4" w:space="0"/>
            </w:tcBorders>
          </w:tcPr>
          <w:p w:rsidRPr="0043235D" w:rsidR="00603ACC" w:rsidP="00965C56" w:rsidRDefault="00603ACC" w14:paraId="05B64787" w14:textId="77777777">
            <w:pPr>
              <w:spacing w:before="120" w:after="120"/>
              <w:rPr>
                <w:rFonts w:ascii="Verdana" w:hAnsi="Verdana"/>
                <w:bCs/>
              </w:rPr>
            </w:pPr>
            <w:r w:rsidRPr="0043235D">
              <w:rPr>
                <w:rFonts w:ascii="Verdana" w:hAnsi="Verdana"/>
                <w:bCs/>
              </w:rPr>
              <w:t>For beneficiaries requesting to switch payment methods (</w:t>
            </w:r>
            <w:r w:rsidRPr="0043235D">
              <w:rPr>
                <w:rFonts w:ascii="Verdana" w:hAnsi="Verdana"/>
                <w:b/>
              </w:rPr>
              <w:t xml:space="preserve">Example: </w:t>
            </w:r>
            <w:r w:rsidRPr="0043235D">
              <w:rPr>
                <w:rFonts w:ascii="Verdana" w:hAnsi="Verdana"/>
                <w:bCs/>
              </w:rPr>
              <w:t xml:space="preserve">SSA to EFT/ACH) the CCR </w:t>
            </w:r>
            <w:r w:rsidRPr="0043235D">
              <w:rPr>
                <w:rFonts w:ascii="Verdana" w:hAnsi="Verdana"/>
                <w:b/>
                <w:bCs/>
              </w:rPr>
              <w:t>MUST</w:t>
            </w:r>
            <w:r w:rsidRPr="0043235D">
              <w:rPr>
                <w:rFonts w:ascii="Verdana" w:hAnsi="Verdana"/>
                <w:bCs/>
              </w:rPr>
              <w:t xml:space="preserve"> document the following in the Compass, </w:t>
            </w:r>
            <w:r w:rsidRPr="0043235D">
              <w:rPr>
                <w:rFonts w:ascii="Verdana" w:hAnsi="Verdana"/>
                <w:b/>
              </w:rPr>
              <w:t>Case Comments</w:t>
            </w:r>
            <w:r w:rsidRPr="0043235D">
              <w:rPr>
                <w:rFonts w:ascii="Verdana" w:hAnsi="Verdana"/>
                <w:bCs/>
              </w:rPr>
              <w:t xml:space="preserve"> notes: “</w:t>
            </w:r>
            <w:r w:rsidRPr="0043235D">
              <w:rPr>
                <w:rFonts w:ascii="Verdana" w:hAnsi="Verdana"/>
                <w:b/>
                <w:bCs/>
              </w:rPr>
              <w:t>The beneficiary is requesting to switch from &lt;Current Payment Method&gt; to EFT/ACH.</w:t>
            </w:r>
            <w:r w:rsidRPr="0043235D">
              <w:rPr>
                <w:rFonts w:ascii="Verdana" w:hAnsi="Verdana"/>
                <w:bCs/>
              </w:rPr>
              <w:t>”</w:t>
            </w:r>
          </w:p>
          <w:p w:rsidRPr="0043235D" w:rsidR="00603ACC" w:rsidP="00965C56" w:rsidRDefault="00603ACC" w14:paraId="3CE2C894" w14:textId="77777777">
            <w:pPr>
              <w:spacing w:before="120" w:after="120"/>
              <w:rPr>
                <w:rFonts w:ascii="Verdana" w:hAnsi="Verdana"/>
              </w:rPr>
            </w:pPr>
          </w:p>
        </w:tc>
      </w:tr>
      <w:tr w:rsidRPr="0043235D" w:rsidR="00603ACC" w:rsidTr="00965C56" w14:paraId="449141F5" w14:textId="77777777">
        <w:tc>
          <w:tcPr>
            <w:tcW w:w="1302" w:type="dxa"/>
            <w:tcBorders>
              <w:top w:val="single" w:color="auto" w:sz="4" w:space="0"/>
              <w:left w:val="single" w:color="auto" w:sz="4" w:space="0"/>
              <w:bottom w:val="single" w:color="auto" w:sz="4" w:space="0"/>
              <w:right w:val="single" w:color="auto" w:sz="4" w:space="0"/>
            </w:tcBorders>
          </w:tcPr>
          <w:p w:rsidRPr="0043235D" w:rsidR="00603ACC" w:rsidP="00965C56" w:rsidRDefault="00603ACC" w14:paraId="1F538B53" w14:textId="77777777">
            <w:pPr>
              <w:spacing w:before="120" w:after="120"/>
              <w:jc w:val="center"/>
              <w:rPr>
                <w:rFonts w:ascii="Verdana" w:hAnsi="Verdana"/>
                <w:b/>
              </w:rPr>
            </w:pPr>
            <w:bookmarkStart w:name="step9" w:id="106"/>
            <w:r w:rsidRPr="0043235D">
              <w:rPr>
                <w:rFonts w:ascii="Verdana" w:hAnsi="Verdana"/>
                <w:b/>
              </w:rPr>
              <w:t>9</w:t>
            </w:r>
            <w:bookmarkEnd w:id="106"/>
          </w:p>
        </w:tc>
        <w:tc>
          <w:tcPr>
            <w:tcW w:w="26327" w:type="dxa"/>
            <w:gridSpan w:val="3"/>
            <w:tcBorders>
              <w:top w:val="single" w:color="auto" w:sz="4" w:space="0"/>
              <w:left w:val="single" w:color="auto" w:sz="4" w:space="0"/>
              <w:bottom w:val="single" w:color="auto" w:sz="4" w:space="0"/>
              <w:right w:val="single" w:color="auto" w:sz="4" w:space="0"/>
            </w:tcBorders>
          </w:tcPr>
          <w:p w:rsidRPr="0043235D" w:rsidR="00603ACC" w:rsidP="00965C56" w:rsidRDefault="00603ACC" w14:paraId="6314BBF4" w14:textId="77777777">
            <w:pPr>
              <w:spacing w:before="120" w:after="120"/>
              <w:rPr>
                <w:rFonts w:ascii="Verdana" w:hAnsi="Verdana" w:cs="Arial"/>
                <w:bCs/>
              </w:rPr>
            </w:pPr>
            <w:r w:rsidRPr="0043235D">
              <w:rPr>
                <w:rFonts w:ascii="Verdana" w:hAnsi="Verdana" w:cs="Arial"/>
                <w:bCs/>
              </w:rPr>
              <w:t>Ask if there are any other questions.</w:t>
            </w:r>
          </w:p>
          <w:p w:rsidRPr="0043235D" w:rsidR="00603ACC" w:rsidP="00965C56" w:rsidRDefault="00603ACC" w14:paraId="2D7B6073" w14:textId="77777777">
            <w:pPr>
              <w:pStyle w:val="ListParagraph"/>
              <w:numPr>
                <w:ilvl w:val="0"/>
                <w:numId w:val="20"/>
              </w:numPr>
              <w:spacing w:before="120" w:after="120"/>
              <w:contextualSpacing w:val="0"/>
              <w:rPr>
                <w:rFonts w:ascii="Verdana" w:hAnsi="Verdana"/>
                <w:bCs/>
                <w:color w:val="333333"/>
              </w:rPr>
            </w:pPr>
            <w:r w:rsidRPr="0043235D">
              <w:rPr>
                <w:rFonts w:ascii="Verdana" w:hAnsi="Verdana" w:cs="Arial"/>
                <w:bCs/>
              </w:rPr>
              <w:t xml:space="preserve">Address any other issues and </w:t>
            </w:r>
            <w:r w:rsidRPr="0043235D">
              <w:rPr>
                <w:rFonts w:ascii="Verdana" w:hAnsi="Verdana"/>
              </w:rPr>
              <w:t xml:space="preserve">document/close the call according to existing policies and procedures. </w:t>
            </w:r>
          </w:p>
          <w:p w:rsidRPr="00397FE9" w:rsidR="00603ACC" w:rsidP="00965C56" w:rsidRDefault="00603ACC" w14:paraId="712FE953" w14:textId="77777777">
            <w:pPr>
              <w:pStyle w:val="ListParagraph"/>
              <w:numPr>
                <w:ilvl w:val="0"/>
                <w:numId w:val="20"/>
              </w:numPr>
              <w:spacing w:before="120" w:after="120"/>
              <w:rPr>
                <w:rFonts w:ascii="Verdana" w:hAnsi="Verdana"/>
              </w:rPr>
            </w:pPr>
            <w:r w:rsidRPr="00397FE9">
              <w:rPr>
                <w:rFonts w:ascii="Verdana" w:hAnsi="Verdana"/>
              </w:rPr>
              <w:t>Refer to the following as needed:</w:t>
            </w:r>
          </w:p>
          <w:p w:rsidRPr="00397FE9" w:rsidR="00603ACC" w:rsidP="00965C56" w:rsidRDefault="00603ACC" w14:paraId="56171547" w14:textId="77777777">
            <w:pPr>
              <w:pStyle w:val="ListParagraph"/>
              <w:numPr>
                <w:ilvl w:val="1"/>
                <w:numId w:val="20"/>
              </w:numPr>
              <w:spacing w:before="120" w:after="120"/>
              <w:rPr>
                <w:rFonts w:ascii="Verdana" w:hAnsi="Verdana" w:eastAsiaTheme="minorHAnsi"/>
              </w:rPr>
            </w:pPr>
            <w:hyperlink w:history="1" w:anchor="!/view?docid=0296717e-6df6-4184-b337-13abcd4b070b" r:id="rId103">
              <w:r w:rsidRPr="00397FE9">
                <w:rPr>
                  <w:rStyle w:val="Hyperlink"/>
                  <w:rFonts w:ascii="Verdana" w:hAnsi="Verdana" w:eastAsiaTheme="minorHAnsi"/>
                  <w:bCs/>
                </w:rPr>
                <w:t>C</w:t>
              </w:r>
              <w:r w:rsidRPr="00397FE9">
                <w:rPr>
                  <w:rStyle w:val="Hyperlink"/>
                  <w:rFonts w:ascii="Verdana" w:hAnsi="Verdana" w:eastAsiaTheme="minorHAnsi"/>
                </w:rPr>
                <w:t>ompass – Close an Interaction or Research Case (050011)</w:t>
              </w:r>
            </w:hyperlink>
          </w:p>
          <w:p w:rsidRPr="00397FE9" w:rsidR="00603ACC" w:rsidP="00965C56" w:rsidRDefault="00603ACC" w14:paraId="4E983602" w14:textId="77777777">
            <w:pPr>
              <w:pStyle w:val="ListParagraph"/>
              <w:numPr>
                <w:ilvl w:val="1"/>
                <w:numId w:val="20"/>
              </w:numPr>
              <w:spacing w:before="120" w:after="120"/>
              <w:rPr>
                <w:rStyle w:val="Hyperlink"/>
                <w:rFonts w:ascii="Verdana" w:hAnsi="Verdana" w:cs="Arial"/>
              </w:rPr>
            </w:pPr>
            <w:r>
              <w:rPr>
                <w:rFonts w:ascii="Verdana" w:hAnsi="Verdana" w:eastAsiaTheme="minorHAnsi"/>
              </w:rPr>
              <w:fldChar w:fldCharType="begin"/>
            </w:r>
            <w:r>
              <w:rPr>
                <w:rFonts w:ascii="Verdana" w:hAnsi="Verdana" w:eastAsiaTheme="minorHAnsi"/>
              </w:rPr>
              <w:instrText>HYPERLINK "https://thesource.cvshealth.com/nuxeo/thesource/" \l "!/view?docid=433711aa-8fa6-447c-872b-bd69cd6cd7c0"</w:instrText>
            </w:r>
            <w:r>
              <w:rPr>
                <w:rFonts w:ascii="Verdana" w:hAnsi="Verdana" w:eastAsiaTheme="minorHAnsi"/>
              </w:rPr>
            </w:r>
            <w:r>
              <w:rPr>
                <w:rFonts w:ascii="Verdana" w:hAnsi="Verdana" w:eastAsiaTheme="minorHAnsi"/>
              </w:rPr>
              <w:fldChar w:fldCharType="separate"/>
            </w:r>
            <w:r w:rsidRPr="00397FE9">
              <w:rPr>
                <w:rStyle w:val="Hyperlink"/>
                <w:rFonts w:ascii="Verdana" w:hAnsi="Verdana" w:eastAsiaTheme="minorHAnsi"/>
              </w:rPr>
              <w:t xml:space="preserve">Compass </w:t>
            </w:r>
            <w:r w:rsidRPr="00397FE9">
              <w:rPr>
                <w:rStyle w:val="Hyperlink"/>
                <w:rFonts w:ascii="Verdana" w:hAnsi="Verdana" w:eastAsiaTheme="minorHAnsi"/>
                <w:bCs/>
              </w:rPr>
              <w:t>MED D - Call Documentation Job Aid</w:t>
            </w:r>
            <w:r w:rsidRPr="00397FE9">
              <w:rPr>
                <w:rStyle w:val="Hyperlink"/>
                <w:rFonts w:ascii="Verdana" w:hAnsi="Verdana"/>
              </w:rPr>
              <w:t xml:space="preserve"> (061758)</w:t>
            </w:r>
          </w:p>
          <w:p w:rsidRPr="00397FE9" w:rsidR="00603ACC" w:rsidP="00965C56" w:rsidRDefault="00603ACC" w14:paraId="405CD62D" w14:textId="77777777">
            <w:pPr>
              <w:pStyle w:val="ListParagraph"/>
              <w:numPr>
                <w:ilvl w:val="1"/>
                <w:numId w:val="20"/>
              </w:numPr>
              <w:rPr>
                <w:rFonts w:ascii="Verdana" w:hAnsi="Verdana"/>
                <w:bCs/>
                <w:color w:val="333333"/>
              </w:rPr>
            </w:pPr>
            <w:r>
              <w:rPr>
                <w:rFonts w:eastAsiaTheme="minorHAnsi"/>
              </w:rPr>
              <w:fldChar w:fldCharType="end"/>
            </w:r>
            <w:hyperlink w:anchor="documentation">
              <w:r w:rsidRPr="00397FE9">
                <w:rPr>
                  <w:rStyle w:val="Hyperlink"/>
                  <w:rFonts w:ascii="Verdana" w:hAnsi="Verdana" w:eastAsia="Calibri" w:cs="Tahoma"/>
                </w:rPr>
                <w:t>Premium Billing Call Documentation Requirements</w:t>
              </w:r>
            </w:hyperlink>
            <w:r w:rsidRPr="00397FE9">
              <w:rPr>
                <w:rFonts w:ascii="Verdana" w:hAnsi="Verdana"/>
              </w:rPr>
              <w:t xml:space="preserve"> section</w:t>
            </w:r>
          </w:p>
        </w:tc>
      </w:tr>
    </w:tbl>
    <w:p w:rsidRPr="0043235D" w:rsidR="00603ACC" w:rsidP="00603ACC" w:rsidRDefault="00603ACC" w14:paraId="139C2408" w14:textId="77777777">
      <w:pPr>
        <w:spacing w:before="120" w:after="120"/>
        <w:rPr>
          <w:rFonts w:ascii="Verdana" w:hAnsi="Verdana"/>
        </w:rPr>
      </w:pPr>
    </w:p>
    <w:p w:rsidRPr="0043235D" w:rsidR="00603ACC" w:rsidP="00603ACC" w:rsidRDefault="00603ACC" w14:paraId="681EFA15" w14:textId="77777777">
      <w:pPr>
        <w:jc w:val="right"/>
        <w:rPr>
          <w:rFonts w:ascii="Verdana" w:hAnsi="Verdana"/>
          <w:color w:val="000000"/>
        </w:rPr>
      </w:pPr>
      <w:hyperlink w:history="1" w:anchor="_top">
        <w:r w:rsidRPr="0043235D">
          <w:rPr>
            <w:rStyle w:val="Hyperlink"/>
            <w:rFonts w:ascii="Verdana" w:hAnsi="Verdana" w:eastAsiaTheme="minorHAnsi"/>
          </w:rPr>
          <w:t>Top of the Document</w:t>
        </w:r>
      </w:hyperlink>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72" w:type="dxa"/>
          <w:right w:w="115" w:type="dxa"/>
        </w:tblCellMar>
        <w:tblLook w:val="01E0" w:firstRow="1" w:lastRow="1" w:firstColumn="1" w:lastColumn="1" w:noHBand="0" w:noVBand="0"/>
      </w:tblPr>
      <w:tblGrid>
        <w:gridCol w:w="12950"/>
      </w:tblGrid>
      <w:tr w:rsidRPr="0043235D" w:rsidR="00603ACC" w:rsidTr="00965C56" w14:paraId="7505D641" w14:textId="77777777">
        <w:tc>
          <w:tcPr>
            <w:tcW w:w="5000" w:type="pct"/>
            <w:shd w:val="clear" w:color="auto" w:fill="C0C0C0"/>
          </w:tcPr>
          <w:p w:rsidRPr="00967BA9" w:rsidR="00603ACC" w:rsidP="00965C56" w:rsidRDefault="00603ACC" w14:paraId="076CD3CB" w14:textId="77777777">
            <w:pPr>
              <w:pStyle w:val="Heading2"/>
              <w:spacing w:before="120" w:after="120"/>
              <w:rPr>
                <w:rFonts w:ascii="Verdana" w:hAnsi="Verdana"/>
                <w:i w:val="0"/>
                <w:iCs w:val="0"/>
              </w:rPr>
            </w:pPr>
            <w:bookmarkStart w:name="_Downtime_Process" w:id="107"/>
            <w:bookmarkStart w:name="_Toc199918254" w:id="108"/>
            <w:bookmarkEnd w:id="107"/>
            <w:r w:rsidRPr="00967BA9">
              <w:rPr>
                <w:rFonts w:ascii="Verdana" w:hAnsi="Verdana"/>
                <w:i w:val="0"/>
                <w:iCs w:val="0"/>
              </w:rPr>
              <w:t>Downtime Process</w:t>
            </w:r>
            <w:bookmarkEnd w:id="108"/>
          </w:p>
        </w:tc>
      </w:tr>
    </w:tbl>
    <w:p w:rsidRPr="0043235D" w:rsidR="00603ACC" w:rsidP="00603ACC" w:rsidRDefault="00603ACC" w14:paraId="7BF96EB3" w14:textId="77777777">
      <w:pPr>
        <w:spacing w:before="120" w:after="120"/>
        <w:rPr>
          <w:rFonts w:ascii="Verdana" w:hAnsi="Verdana"/>
        </w:rPr>
      </w:pPr>
    </w:p>
    <w:p w:rsidRPr="0043235D" w:rsidR="00603ACC" w:rsidP="00603ACC" w:rsidRDefault="00603ACC" w14:paraId="2B18C93B" w14:textId="77777777">
      <w:pPr>
        <w:spacing w:before="120" w:after="120"/>
        <w:rPr>
          <w:rFonts w:ascii="Verdana" w:hAnsi="Verdana"/>
        </w:rPr>
      </w:pPr>
      <w:r w:rsidRPr="0043235D">
        <w:rPr>
          <w:rFonts w:ascii="Verdana" w:hAnsi="Verdana"/>
        </w:rPr>
        <w:t>Refer to the following scenarios as needed:</w:t>
      </w:r>
    </w:p>
    <w:tbl>
      <w:tblPr>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700"/>
        <w:gridCol w:w="11250"/>
      </w:tblGrid>
      <w:tr w:rsidRPr="0043235D" w:rsidR="00603ACC" w:rsidTr="00965C56" w14:paraId="18C6ABCC" w14:textId="77777777">
        <w:trPr>
          <w:jc w:val="center"/>
        </w:trPr>
        <w:tc>
          <w:tcPr>
            <w:tcW w:w="617" w:type="pct"/>
            <w:shd w:val="clear" w:color="auto" w:fill="D9D9D9" w:themeFill="background1" w:themeFillShade="D9"/>
          </w:tcPr>
          <w:p w:rsidRPr="0043235D" w:rsidR="00603ACC" w:rsidP="00965C56" w:rsidRDefault="00603ACC" w14:paraId="70ECAE2D" w14:textId="77777777">
            <w:pPr>
              <w:spacing w:before="120" w:after="120"/>
              <w:jc w:val="center"/>
              <w:rPr>
                <w:rFonts w:ascii="Verdana" w:hAnsi="Verdana"/>
                <w:b/>
              </w:rPr>
            </w:pPr>
            <w:r w:rsidRPr="0043235D">
              <w:rPr>
                <w:rFonts w:ascii="Verdana" w:hAnsi="Verdana"/>
                <w:b/>
              </w:rPr>
              <w:t>Scenario</w:t>
            </w:r>
          </w:p>
        </w:tc>
        <w:tc>
          <w:tcPr>
            <w:tcW w:w="4383" w:type="pct"/>
            <w:shd w:val="clear" w:color="auto" w:fill="D9D9D9" w:themeFill="background1" w:themeFillShade="D9"/>
          </w:tcPr>
          <w:p w:rsidRPr="0043235D" w:rsidR="00603ACC" w:rsidP="00965C56" w:rsidRDefault="00603ACC" w14:paraId="42E2FB12" w14:textId="77777777">
            <w:pPr>
              <w:spacing w:before="120" w:after="120"/>
              <w:jc w:val="center"/>
              <w:rPr>
                <w:rFonts w:ascii="Verdana" w:hAnsi="Verdana"/>
                <w:b/>
              </w:rPr>
            </w:pPr>
            <w:r w:rsidRPr="0043235D">
              <w:rPr>
                <w:rFonts w:ascii="Verdana" w:hAnsi="Verdana"/>
                <w:b/>
              </w:rPr>
              <w:t>Action</w:t>
            </w:r>
          </w:p>
        </w:tc>
      </w:tr>
      <w:tr w:rsidRPr="0043235D" w:rsidR="00603ACC" w:rsidTr="00965C56" w14:paraId="0CA52330" w14:textId="77777777">
        <w:trPr>
          <w:trHeight w:val="4275"/>
          <w:jc w:val="center"/>
        </w:trPr>
        <w:tc>
          <w:tcPr>
            <w:tcW w:w="617" w:type="pct"/>
            <w:shd w:val="clear" w:color="auto" w:fill="auto"/>
          </w:tcPr>
          <w:p w:rsidRPr="0043235D" w:rsidR="00603ACC" w:rsidP="00965C56" w:rsidRDefault="00603ACC" w14:paraId="18B964D0" w14:textId="77777777">
            <w:pPr>
              <w:spacing w:before="120" w:after="120"/>
              <w:rPr>
                <w:rFonts w:ascii="Verdana" w:hAnsi="Verdana"/>
              </w:rPr>
            </w:pPr>
            <w:r w:rsidRPr="0043235D">
              <w:rPr>
                <w:rFonts w:ascii="Verdana" w:hAnsi="Verdana"/>
              </w:rPr>
              <w:t>The</w:t>
            </w:r>
            <w:r w:rsidRPr="0043235D">
              <w:rPr>
                <w:rFonts w:ascii="Verdana" w:hAnsi="Verdana"/>
                <w:b/>
              </w:rPr>
              <w:t xml:space="preserve"> Medicare D </w:t>
            </w:r>
            <w:r w:rsidRPr="0043235D">
              <w:rPr>
                <w:rFonts w:ascii="Verdana" w:hAnsi="Verdana"/>
              </w:rPr>
              <w:t xml:space="preserve">tab in </w:t>
            </w:r>
            <w:r w:rsidRPr="0043235D">
              <w:rPr>
                <w:rFonts w:ascii="Verdana" w:hAnsi="Verdana"/>
                <w:b/>
              </w:rPr>
              <w:t>Compass</w:t>
            </w:r>
            <w:r w:rsidRPr="0043235D">
              <w:rPr>
                <w:rFonts w:ascii="Verdana" w:hAnsi="Verdana"/>
              </w:rPr>
              <w:t xml:space="preserve"> is </w:t>
            </w:r>
            <w:r w:rsidRPr="0043235D">
              <w:rPr>
                <w:rFonts w:ascii="Verdana" w:hAnsi="Verdana"/>
                <w:b/>
              </w:rPr>
              <w:t>NOT</w:t>
            </w:r>
            <w:r w:rsidRPr="0043235D">
              <w:rPr>
                <w:rFonts w:ascii="Verdana" w:hAnsi="Verdana"/>
              </w:rPr>
              <w:t xml:space="preserve"> available for a beneficiary requesting to make a payment.</w:t>
            </w:r>
          </w:p>
        </w:tc>
        <w:tc>
          <w:tcPr>
            <w:tcW w:w="4383" w:type="pct"/>
            <w:shd w:val="clear" w:color="auto" w:fill="auto"/>
          </w:tcPr>
          <w:p w:rsidRPr="0043235D" w:rsidR="00603ACC" w:rsidP="00965C56" w:rsidRDefault="00603ACC" w14:paraId="1B5D3FC7" w14:textId="77777777">
            <w:pPr>
              <w:spacing w:before="120" w:after="120"/>
              <w:rPr>
                <w:rFonts w:ascii="Verdana" w:hAnsi="Verdana"/>
              </w:rPr>
            </w:pPr>
            <w:bookmarkStart w:name="OLE_LINK6" w:id="109"/>
            <w:r w:rsidRPr="0043235D">
              <w:rPr>
                <w:rFonts w:ascii="Verdana" w:hAnsi="Verdana"/>
              </w:rPr>
              <w:t xml:space="preserve">If the beneficiary has an </w:t>
            </w:r>
            <w:r w:rsidRPr="0043235D">
              <w:rPr>
                <w:rFonts w:ascii="Verdana" w:hAnsi="Verdana"/>
                <w:b/>
                <w:bCs/>
              </w:rPr>
              <w:t>email address</w:t>
            </w:r>
            <w:r w:rsidRPr="0043235D">
              <w:rPr>
                <w:rFonts w:ascii="Verdana" w:hAnsi="Verdana"/>
              </w:rPr>
              <w:t xml:space="preserve"> on file, or can provide one,</w:t>
            </w:r>
            <w:bookmarkEnd w:id="109"/>
            <w:r w:rsidRPr="0043235D">
              <w:rPr>
                <w:rFonts w:ascii="Verdana" w:hAnsi="Verdana"/>
              </w:rPr>
              <w:t xml:space="preserve"> CCRs may access </w:t>
            </w:r>
            <w:r w:rsidRPr="0043235D">
              <w:rPr>
                <w:rFonts w:ascii="Verdana" w:hAnsi="Verdana"/>
                <w:b/>
              </w:rPr>
              <w:t>AetnaMedicare.com/</w:t>
            </w:r>
            <w:proofErr w:type="spellStart"/>
            <w:r>
              <w:rPr>
                <w:rFonts w:ascii="Verdana" w:hAnsi="Verdana"/>
                <w:b/>
              </w:rPr>
              <w:t>P</w:t>
            </w:r>
            <w:r w:rsidRPr="0043235D">
              <w:rPr>
                <w:rFonts w:ascii="Verdana" w:hAnsi="Verdana"/>
                <w:b/>
              </w:rPr>
              <w:t>ay</w:t>
            </w:r>
            <w:r>
              <w:rPr>
                <w:rFonts w:ascii="Verdana" w:hAnsi="Verdana"/>
                <w:b/>
              </w:rPr>
              <w:t>Y</w:t>
            </w:r>
            <w:r w:rsidRPr="0043235D">
              <w:rPr>
                <w:rFonts w:ascii="Verdana" w:hAnsi="Verdana"/>
                <w:b/>
              </w:rPr>
              <w:t>our</w:t>
            </w:r>
            <w:r>
              <w:rPr>
                <w:rFonts w:ascii="Verdana" w:hAnsi="Verdana"/>
                <w:b/>
              </w:rPr>
              <w:t>P</w:t>
            </w:r>
            <w:r w:rsidRPr="0043235D">
              <w:rPr>
                <w:rFonts w:ascii="Verdana" w:hAnsi="Verdana"/>
                <w:b/>
              </w:rPr>
              <w:t>remium</w:t>
            </w:r>
            <w:proofErr w:type="spellEnd"/>
            <w:r w:rsidRPr="0043235D">
              <w:rPr>
                <w:rFonts w:ascii="Verdana" w:hAnsi="Verdana"/>
              </w:rPr>
              <w:t xml:space="preserve"> as a </w:t>
            </w:r>
            <w:r w:rsidRPr="0043235D">
              <w:rPr>
                <w:rFonts w:ascii="Verdana" w:hAnsi="Verdana"/>
                <w:b/>
              </w:rPr>
              <w:t>Guest</w:t>
            </w:r>
            <w:r w:rsidRPr="0043235D">
              <w:rPr>
                <w:rFonts w:ascii="Verdana" w:hAnsi="Verdana"/>
              </w:rPr>
              <w:t xml:space="preserve"> on the beneficiary’s behalf to process a one-time payment; refer to </w:t>
            </w:r>
            <w:hyperlink w:history="1" w:anchor="!/view?docid=b7eefffa-cbab-443b-9ea9-ebaece70494e" r:id="rId104">
              <w:r w:rsidRPr="00127C4A">
                <w:rPr>
                  <w:rStyle w:val="Hyperlink"/>
                  <w:rFonts w:ascii="Verdana" w:hAnsi="Verdana" w:eastAsiaTheme="minorHAnsi"/>
                </w:rPr>
                <w:t>Aetna Compass MED D - SilverScript - Premium Billing Online Payment Portal</w:t>
              </w:r>
              <w:r w:rsidRPr="00127C4A">
                <w:rPr>
                  <w:rStyle w:val="Hyperlink"/>
                  <w:rFonts w:ascii="Verdana" w:hAnsi="Verdana"/>
                </w:rPr>
                <w:t xml:space="preserve"> (062806)</w:t>
              </w:r>
            </w:hyperlink>
            <w:r w:rsidRPr="0043235D">
              <w:rPr>
                <w:rFonts w:ascii="Verdana" w:hAnsi="Verdana"/>
              </w:rPr>
              <w:t xml:space="preserve"> for step-by-step instructions.</w:t>
            </w:r>
          </w:p>
          <w:p w:rsidRPr="0043235D" w:rsidR="00603ACC" w:rsidP="00965C56" w:rsidRDefault="00603ACC" w14:paraId="63648251" w14:textId="77777777">
            <w:pPr>
              <w:spacing w:before="120" w:after="120"/>
              <w:rPr>
                <w:rFonts w:ascii="Verdana" w:hAnsi="Verdana" w:cs="Arial"/>
                <w:color w:val="000000"/>
              </w:rPr>
            </w:pPr>
          </w:p>
          <w:p w:rsidRPr="0043235D" w:rsidR="00603ACC" w:rsidP="00965C56" w:rsidRDefault="00603ACC" w14:paraId="21E85324" w14:textId="77777777">
            <w:pPr>
              <w:spacing w:before="120" w:after="120"/>
              <w:rPr>
                <w:rFonts w:ascii="Verdana" w:hAnsi="Verdana"/>
              </w:rPr>
            </w:pPr>
            <w:r w:rsidRPr="0043235D">
              <w:rPr>
                <w:rFonts w:ascii="Verdana" w:hAnsi="Verdana" w:cs="Arial"/>
                <w:noProof/>
                <w:color w:val="000000"/>
              </w:rPr>
              <w:drawing>
                <wp:inline distT="0" distB="0" distL="0" distR="0" wp14:anchorId="4C0CFD8C" wp14:editId="2967B708">
                  <wp:extent cx="238125" cy="2095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rPr>
              <w:t xml:space="preserve">EFT requests </w:t>
            </w:r>
            <w:r w:rsidRPr="0043235D">
              <w:rPr>
                <w:rFonts w:ascii="Verdana" w:hAnsi="Verdana"/>
                <w:b/>
              </w:rPr>
              <w:t>cannot</w:t>
            </w:r>
            <w:r w:rsidRPr="0043235D">
              <w:rPr>
                <w:rFonts w:ascii="Verdana" w:hAnsi="Verdana"/>
              </w:rPr>
              <w:t xml:space="preserve"> be entered as </w:t>
            </w:r>
            <w:r w:rsidRPr="0043235D">
              <w:rPr>
                <w:rFonts w:ascii="Verdana" w:hAnsi="Verdana"/>
                <w:b/>
              </w:rPr>
              <w:t>Guest</w:t>
            </w:r>
            <w:r w:rsidRPr="0043235D">
              <w:rPr>
                <w:rFonts w:ascii="Verdana" w:hAnsi="Verdana"/>
              </w:rPr>
              <w:t xml:space="preserve"> on the Member Portal. </w:t>
            </w:r>
            <w:r w:rsidRPr="0043235D">
              <w:rPr>
                <w:rFonts w:ascii="Verdana" w:hAnsi="Verdana"/>
                <w:b/>
              </w:rPr>
              <w:t>Beneficiaries</w:t>
            </w:r>
            <w:r w:rsidRPr="0043235D">
              <w:rPr>
                <w:rFonts w:ascii="Verdana" w:hAnsi="Verdana"/>
              </w:rPr>
              <w:t xml:space="preserve"> may create a secure login to add, update, or change their EFT premium payment option. Refer to the </w:t>
            </w:r>
            <w:hyperlink w:history="1" w:anchor="_EFT_Form_Requests">
              <w:r w:rsidRPr="0043235D">
                <w:rPr>
                  <w:rStyle w:val="Hyperlink"/>
                  <w:rFonts w:ascii="Verdana" w:hAnsi="Verdana" w:eastAsiaTheme="minorHAnsi"/>
                </w:rPr>
                <w:t>EFT Form Requests</w:t>
              </w:r>
            </w:hyperlink>
            <w:r w:rsidRPr="0043235D">
              <w:rPr>
                <w:rFonts w:ascii="Verdana" w:hAnsi="Verdana"/>
              </w:rPr>
              <w:t xml:space="preserve"> section of this work instruction.</w:t>
            </w:r>
          </w:p>
          <w:p w:rsidRPr="0043235D" w:rsidR="00603ACC" w:rsidP="00965C56" w:rsidRDefault="00603ACC" w14:paraId="68CA4D43" w14:textId="77777777">
            <w:pPr>
              <w:spacing w:before="120" w:after="120"/>
              <w:rPr>
                <w:rFonts w:ascii="Verdana" w:hAnsi="Verdana" w:cs="Arial"/>
                <w:color w:val="000000"/>
              </w:rPr>
            </w:pPr>
          </w:p>
          <w:p w:rsidRPr="0043235D" w:rsidR="00603ACC" w:rsidP="00965C56" w:rsidRDefault="00603ACC" w14:paraId="34030498" w14:textId="77777777">
            <w:pPr>
              <w:spacing w:before="120" w:after="120"/>
              <w:rPr>
                <w:rFonts w:ascii="Verdana" w:hAnsi="Verdana"/>
                <w:color w:val="000000"/>
              </w:rPr>
            </w:pPr>
            <w:r w:rsidRPr="0043235D">
              <w:rPr>
                <w:rFonts w:ascii="Verdana" w:hAnsi="Verdana" w:cs="Arial"/>
                <w:noProof/>
                <w:color w:val="000000"/>
              </w:rPr>
              <w:drawing>
                <wp:inline distT="0" distB="0" distL="0" distR="0" wp14:anchorId="0AE57936" wp14:editId="2067D526">
                  <wp:extent cx="238125" cy="2095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rPr>
              <w:t xml:space="preserve">The </w:t>
            </w:r>
            <w:r w:rsidRPr="0043235D">
              <w:rPr>
                <w:rFonts w:ascii="Verdana" w:hAnsi="Verdana"/>
                <w:b/>
                <w:bCs/>
              </w:rPr>
              <w:t>Aetna Med D</w:t>
            </w:r>
            <w:r w:rsidRPr="0043235D">
              <w:rPr>
                <w:rFonts w:ascii="Verdana" w:hAnsi="Verdana"/>
              </w:rPr>
              <w:t xml:space="preserve"> </w:t>
            </w:r>
            <w:r w:rsidRPr="0043235D">
              <w:rPr>
                <w:rFonts w:ascii="Verdana" w:hAnsi="Verdana"/>
                <w:b/>
                <w:bCs/>
              </w:rPr>
              <w:t>SilverScript Member Portal</w:t>
            </w:r>
            <w:r w:rsidRPr="0043235D">
              <w:rPr>
                <w:rFonts w:ascii="Verdana" w:hAnsi="Verdana"/>
              </w:rPr>
              <w:t xml:space="preserve">, powered by InstaMed, and </w:t>
            </w:r>
            <w:r w:rsidRPr="0043235D">
              <w:rPr>
                <w:rFonts w:ascii="Verdana" w:hAnsi="Verdana"/>
                <w:b/>
                <w:bCs/>
              </w:rPr>
              <w:t>AetnaMedicare.com</w:t>
            </w:r>
            <w:r w:rsidRPr="0043235D">
              <w:rPr>
                <w:rFonts w:ascii="Verdana" w:hAnsi="Verdana"/>
              </w:rPr>
              <w:t xml:space="preserve"> website </w:t>
            </w:r>
            <w:r w:rsidRPr="0043235D">
              <w:rPr>
                <w:rFonts w:ascii="Verdana" w:hAnsi="Verdana"/>
                <w:b/>
                <w:bCs/>
              </w:rPr>
              <w:t>cannot</w:t>
            </w:r>
            <w:r w:rsidRPr="0043235D">
              <w:rPr>
                <w:rFonts w:ascii="Verdana" w:hAnsi="Verdana"/>
              </w:rPr>
              <w:t xml:space="preserve"> process </w:t>
            </w:r>
            <w:r w:rsidRPr="0043235D">
              <w:rPr>
                <w:rFonts w:ascii="Verdana" w:hAnsi="Verdana"/>
                <w:b/>
                <w:bCs/>
              </w:rPr>
              <w:t>EGWP</w:t>
            </w:r>
            <w:r w:rsidRPr="0043235D">
              <w:rPr>
                <w:rFonts w:ascii="Verdana" w:hAnsi="Verdana"/>
              </w:rPr>
              <w:t xml:space="preserve"> (SSI or Aetna SSI) beneficiary payments or plan requests. EGWP beneficiaries must either mail a check/money order to the address on their invoice, set up ACH/BillPay through their bank/EFT form, or be assisted by Customer Care using the SSO for Premium Payments.</w:t>
            </w:r>
          </w:p>
          <w:p w:rsidRPr="0043235D" w:rsidR="00603ACC" w:rsidP="00965C56" w:rsidRDefault="00603ACC" w14:paraId="72D3FB5B" w14:textId="77777777">
            <w:pPr>
              <w:spacing w:before="120" w:after="120"/>
              <w:rPr>
                <w:rFonts w:ascii="Verdana" w:hAnsi="Verdana"/>
              </w:rPr>
            </w:pPr>
          </w:p>
          <w:p w:rsidRPr="0043235D" w:rsidR="00603ACC" w:rsidP="00965C56" w:rsidRDefault="00603ACC" w14:paraId="495EBE7B" w14:textId="77777777">
            <w:pPr>
              <w:spacing w:before="120" w:after="120"/>
              <w:rPr>
                <w:rFonts w:ascii="Verdana" w:hAnsi="Verdana"/>
                <w:b/>
                <w:bCs/>
              </w:rPr>
            </w:pPr>
            <w:bookmarkStart w:name="OLE_LINK7" w:id="110"/>
            <w:bookmarkStart w:name="OLE_LINK8" w:id="111"/>
            <w:bookmarkStart w:name="OLE_LINK9" w:id="112"/>
            <w:r w:rsidRPr="0043235D">
              <w:rPr>
                <w:rFonts w:ascii="Verdana" w:hAnsi="Verdana"/>
                <w:b/>
                <w:bCs/>
              </w:rPr>
              <w:t xml:space="preserve">Notes: </w:t>
            </w:r>
          </w:p>
          <w:p w:rsidRPr="0043235D" w:rsidR="00603ACC" w:rsidP="00965C56" w:rsidRDefault="00603ACC" w14:paraId="52BE483A" w14:textId="77777777">
            <w:pPr>
              <w:pStyle w:val="ListParagraph"/>
              <w:numPr>
                <w:ilvl w:val="0"/>
                <w:numId w:val="20"/>
              </w:numPr>
              <w:spacing w:before="120" w:after="120"/>
              <w:contextualSpacing w:val="0"/>
              <w:rPr>
                <w:rFonts w:ascii="Verdana" w:hAnsi="Verdana"/>
                <w:b/>
                <w:bCs/>
              </w:rPr>
            </w:pPr>
            <w:r w:rsidRPr="0043235D">
              <w:rPr>
                <w:rFonts w:ascii="Verdana" w:hAnsi="Verdana" w:cs="Arial"/>
              </w:rPr>
              <w:t xml:space="preserve">Beneficiaries who do </w:t>
            </w:r>
            <w:r w:rsidRPr="0043235D">
              <w:rPr>
                <w:rFonts w:ascii="Verdana" w:hAnsi="Verdana" w:cs="Arial"/>
                <w:b/>
                <w:bCs/>
              </w:rPr>
              <w:t>not</w:t>
            </w:r>
            <w:r w:rsidRPr="0043235D">
              <w:rPr>
                <w:rFonts w:ascii="Verdana" w:hAnsi="Verdana" w:cs="Arial"/>
              </w:rPr>
              <w:t xml:space="preserve"> have an </w:t>
            </w:r>
            <w:r w:rsidRPr="0043235D">
              <w:rPr>
                <w:rFonts w:ascii="Verdana" w:hAnsi="Verdana" w:cs="Arial"/>
                <w:b/>
                <w:bCs/>
              </w:rPr>
              <w:t>email</w:t>
            </w:r>
            <w:r w:rsidRPr="0043235D">
              <w:rPr>
                <w:rFonts w:ascii="Verdana" w:hAnsi="Verdana" w:cs="Arial"/>
              </w:rPr>
              <w:t xml:space="preserve"> address will </w:t>
            </w:r>
            <w:r w:rsidRPr="0043235D">
              <w:rPr>
                <w:rFonts w:ascii="Verdana" w:hAnsi="Verdana" w:cs="Arial"/>
                <w:b/>
                <w:bCs/>
              </w:rPr>
              <w:t>not</w:t>
            </w:r>
            <w:r w:rsidRPr="0043235D">
              <w:rPr>
                <w:rFonts w:ascii="Verdana" w:hAnsi="Verdana" w:cs="Arial"/>
              </w:rPr>
              <w:t xml:space="preserve"> be able to process a </w:t>
            </w:r>
            <w:r w:rsidRPr="0043235D">
              <w:rPr>
                <w:rFonts w:ascii="Verdana" w:hAnsi="Verdana" w:cs="Arial"/>
                <w:b/>
                <w:bCs/>
              </w:rPr>
              <w:t>Guest</w:t>
            </w:r>
            <w:r w:rsidRPr="0043235D">
              <w:rPr>
                <w:rFonts w:ascii="Verdana" w:hAnsi="Verdana" w:cs="Arial"/>
              </w:rPr>
              <w:t xml:space="preserve"> payment </w:t>
            </w:r>
            <w:r w:rsidRPr="0043235D">
              <w:rPr>
                <w:rFonts w:ascii="Verdana" w:hAnsi="Verdana" w:cs="Arial"/>
                <w:b/>
                <w:bCs/>
              </w:rPr>
              <w:t>or</w:t>
            </w:r>
            <w:r w:rsidRPr="0043235D">
              <w:rPr>
                <w:rFonts w:ascii="Verdana" w:hAnsi="Verdana" w:cs="Arial"/>
              </w:rPr>
              <w:t xml:space="preserve"> create a </w:t>
            </w:r>
            <w:r w:rsidRPr="0043235D">
              <w:rPr>
                <w:rFonts w:ascii="Verdana" w:hAnsi="Verdana" w:cs="Arial"/>
                <w:b/>
                <w:bCs/>
              </w:rPr>
              <w:t>Login</w:t>
            </w:r>
            <w:r w:rsidRPr="0043235D">
              <w:rPr>
                <w:rFonts w:ascii="Verdana" w:hAnsi="Verdana" w:cs="Arial"/>
              </w:rPr>
              <w:t xml:space="preserve"> for the Member Portal. Do NOT advise the beneficiary to enter an invalid email address to bypass the email address requirement. Offer self-service </w:t>
            </w:r>
            <w:r w:rsidRPr="0043235D">
              <w:rPr>
                <w:rFonts w:ascii="Verdana" w:hAnsi="Verdana" w:cs="Arial"/>
                <w:b/>
                <w:bCs/>
              </w:rPr>
              <w:t>Premium Payment IVR</w:t>
            </w:r>
            <w:r w:rsidRPr="0043235D">
              <w:rPr>
                <w:rFonts w:ascii="Verdana" w:hAnsi="Verdana" w:cs="Arial"/>
              </w:rPr>
              <w:t xml:space="preserve"> as an option.</w:t>
            </w:r>
            <w:bookmarkEnd w:id="110"/>
            <w:bookmarkEnd w:id="111"/>
            <w:bookmarkEnd w:id="112"/>
          </w:p>
          <w:p w:rsidRPr="0043235D" w:rsidR="00603ACC" w:rsidP="00965C56" w:rsidRDefault="00603ACC" w14:paraId="68E5C736" w14:textId="77777777">
            <w:pPr>
              <w:pStyle w:val="ListParagraph"/>
              <w:numPr>
                <w:ilvl w:val="0"/>
                <w:numId w:val="20"/>
              </w:numPr>
              <w:spacing w:before="120" w:after="120"/>
              <w:contextualSpacing w:val="0"/>
              <w:rPr>
                <w:rFonts w:ascii="Verdana" w:hAnsi="Verdana"/>
                <w:b/>
                <w:bCs/>
              </w:rPr>
            </w:pPr>
            <w:r w:rsidRPr="0043235D">
              <w:rPr>
                <w:rFonts w:ascii="Verdana" w:hAnsi="Verdana"/>
              </w:rPr>
              <w:t xml:space="preserve">For system outage dates and times, refer to </w:t>
            </w:r>
            <w:hyperlink w:history="1" w:anchor="!/view?docid=c9423a17-ee85-4a3a-baee-15b8f59e823b" r:id="rId105">
              <w:r w:rsidRPr="00127C4A">
                <w:rPr>
                  <w:rStyle w:val="Hyperlink"/>
                  <w:rFonts w:ascii="Verdana" w:hAnsi="Verdana" w:eastAsiaTheme="minorHAnsi"/>
                </w:rPr>
                <w:t>MED D - System Downtime Index</w:t>
              </w:r>
              <w:r w:rsidRPr="00127C4A">
                <w:rPr>
                  <w:rStyle w:val="Hyperlink"/>
                  <w:rFonts w:ascii="Verdana" w:hAnsi="Verdana"/>
                </w:rPr>
                <w:t xml:space="preserve"> (011258).</w:t>
              </w:r>
            </w:hyperlink>
          </w:p>
          <w:p w:rsidRPr="0043235D" w:rsidR="00603ACC" w:rsidP="00965C56" w:rsidRDefault="00603ACC" w14:paraId="52186345" w14:textId="77777777">
            <w:pPr>
              <w:spacing w:before="120" w:after="120"/>
              <w:rPr>
                <w:rFonts w:ascii="Verdana" w:hAnsi="Verdana"/>
              </w:rPr>
            </w:pPr>
          </w:p>
        </w:tc>
      </w:tr>
      <w:tr w:rsidRPr="0043235D" w:rsidR="00603ACC" w:rsidTr="00965C56" w14:paraId="115F4BCC" w14:textId="77777777">
        <w:trPr>
          <w:jc w:val="center"/>
        </w:trPr>
        <w:tc>
          <w:tcPr>
            <w:tcW w:w="617" w:type="pct"/>
            <w:shd w:val="clear" w:color="auto" w:fill="auto"/>
          </w:tcPr>
          <w:p w:rsidRPr="0043235D" w:rsidR="00603ACC" w:rsidP="00965C56" w:rsidRDefault="00603ACC" w14:paraId="3643A91A" w14:textId="77777777">
            <w:pPr>
              <w:spacing w:before="120" w:after="120"/>
              <w:rPr>
                <w:rFonts w:ascii="Verdana" w:hAnsi="Verdana"/>
              </w:rPr>
            </w:pPr>
            <w:r w:rsidRPr="0043235D">
              <w:rPr>
                <w:rFonts w:ascii="Verdana" w:hAnsi="Verdana"/>
              </w:rPr>
              <w:t>Users experience any connectivity issues (</w:t>
            </w:r>
            <w:hyperlink w:history="1" w:anchor="browser">
              <w:r w:rsidRPr="0043235D">
                <w:rPr>
                  <w:rStyle w:val="Hyperlink"/>
                  <w:rFonts w:ascii="Verdana" w:hAnsi="Verdana" w:eastAsiaTheme="minorHAnsi"/>
                </w:rPr>
                <w:t>browser errors</w:t>
              </w:r>
            </w:hyperlink>
            <w:r w:rsidRPr="0043235D">
              <w:rPr>
                <w:rFonts w:ascii="Verdana" w:hAnsi="Verdana"/>
              </w:rPr>
              <w:t xml:space="preserve"> or loss of functionality including no receipt pop-up) while assisting a beneficiary with processing a One-Time Credit Card </w:t>
            </w:r>
            <w:r w:rsidRPr="0043235D">
              <w:rPr>
                <w:rFonts w:ascii="Verdana" w:hAnsi="Verdana"/>
                <w:b/>
                <w:bCs/>
              </w:rPr>
              <w:t xml:space="preserve">or </w:t>
            </w:r>
            <w:r w:rsidRPr="0043235D">
              <w:rPr>
                <w:rFonts w:ascii="Verdana" w:hAnsi="Verdana"/>
              </w:rPr>
              <w:t xml:space="preserve">Automatic Credit Card Payment using the </w:t>
            </w:r>
            <w:r w:rsidRPr="0043235D">
              <w:rPr>
                <w:rFonts w:ascii="Verdana" w:hAnsi="Verdana"/>
                <w:b/>
                <w:bCs/>
              </w:rPr>
              <w:t xml:space="preserve">Premium Billing Single-Sign-On (SSO) </w:t>
            </w:r>
            <w:r w:rsidRPr="0043235D">
              <w:rPr>
                <w:rFonts w:ascii="Verdana" w:hAnsi="Verdana"/>
              </w:rPr>
              <w:t>system.</w:t>
            </w:r>
          </w:p>
        </w:tc>
        <w:tc>
          <w:tcPr>
            <w:tcW w:w="4383" w:type="pct"/>
            <w:shd w:val="clear" w:color="auto" w:fill="auto"/>
          </w:tcPr>
          <w:p w:rsidRPr="0043235D" w:rsidR="00603ACC" w:rsidP="00965C56" w:rsidRDefault="00603ACC" w14:paraId="5CBB1AEB" w14:textId="77777777">
            <w:pPr>
              <w:spacing w:before="120" w:after="120"/>
              <w:rPr>
                <w:rFonts w:ascii="Verdana" w:hAnsi="Verdana"/>
              </w:rPr>
            </w:pPr>
            <w:r w:rsidRPr="0043235D">
              <w:rPr>
                <w:rFonts w:ascii="Verdana" w:hAnsi="Verdana"/>
                <w:noProof/>
              </w:rPr>
              <w:drawing>
                <wp:inline distT="0" distB="0" distL="0" distR="0" wp14:anchorId="4A68E60D" wp14:editId="354E52FF">
                  <wp:extent cx="238125" cy="2095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9">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43235D">
              <w:rPr>
                <w:rFonts w:ascii="Verdana" w:hAnsi="Verdana"/>
                <w:noProof/>
                <w:color w:val="1F497D"/>
              </w:rPr>
              <w:t xml:space="preserve"> </w:t>
            </w:r>
            <w:r w:rsidRPr="0043235D">
              <w:rPr>
                <w:rFonts w:ascii="Verdana" w:hAnsi="Verdana"/>
              </w:rPr>
              <w:t xml:space="preserve">I apologize, but I did not get a receipt to provide </w:t>
            </w:r>
            <w:proofErr w:type="gramStart"/>
            <w:r w:rsidRPr="0043235D">
              <w:rPr>
                <w:rFonts w:ascii="Verdana" w:hAnsi="Verdana"/>
              </w:rPr>
              <w:t>you</w:t>
            </w:r>
            <w:proofErr w:type="gramEnd"/>
            <w:r w:rsidRPr="0043235D">
              <w:rPr>
                <w:rFonts w:ascii="Verdana" w:hAnsi="Verdana"/>
              </w:rPr>
              <w:t xml:space="preserve"> a confirmation number. It is likely a browser communication error, so to confirm if the &lt;payment OR automatic payment activation&gt; completed I am opening a research ticket. A plan representative will contact you with the results within 5 business days. (Confirm phone number is current.)</w:t>
            </w:r>
          </w:p>
          <w:p w:rsidRPr="0043235D" w:rsidR="00603ACC" w:rsidP="00965C56" w:rsidRDefault="00603ACC" w14:paraId="1104865C" w14:textId="77777777">
            <w:pPr>
              <w:spacing w:before="120" w:after="120"/>
              <w:rPr>
                <w:rFonts w:ascii="Verdana" w:hAnsi="Verdana"/>
              </w:rPr>
            </w:pPr>
          </w:p>
          <w:p w:rsidRPr="0043235D" w:rsidR="00603ACC" w:rsidP="00965C56" w:rsidRDefault="00603ACC" w14:paraId="75A33ADB" w14:textId="77777777">
            <w:pPr>
              <w:spacing w:before="120" w:after="120"/>
              <w:rPr>
                <w:rFonts w:ascii="Verdana" w:hAnsi="Verdana"/>
              </w:rPr>
            </w:pPr>
            <w:r w:rsidRPr="0043235D">
              <w:rPr>
                <w:rFonts w:ascii="Verdana" w:hAnsi="Verdana"/>
              </w:rPr>
              <w:t>Create the following Support Task:</w:t>
            </w:r>
          </w:p>
          <w:p w:rsidRPr="0043235D" w:rsidR="00603ACC" w:rsidP="00965C56" w:rsidRDefault="00603ACC" w14:paraId="1215CFAF" w14:textId="77777777">
            <w:pPr>
              <w:spacing w:before="120" w:after="120"/>
              <w:rPr>
                <w:rFonts w:ascii="Verdana" w:hAnsi="Verdana"/>
              </w:rPr>
            </w:pPr>
          </w:p>
          <w:p w:rsidRPr="0043235D" w:rsidR="00603ACC" w:rsidP="00965C56" w:rsidRDefault="00603ACC" w14:paraId="69CD243E" w14:textId="77777777">
            <w:pPr>
              <w:pStyle w:val="ListParagraph"/>
              <w:numPr>
                <w:ilvl w:val="0"/>
                <w:numId w:val="20"/>
              </w:numPr>
              <w:spacing w:before="120" w:after="120"/>
              <w:contextualSpacing w:val="0"/>
              <w:rPr>
                <w:rFonts w:ascii="Verdana" w:hAnsi="Verdana" w:cs="Verdana"/>
              </w:rPr>
            </w:pPr>
            <w:r w:rsidRPr="0043235D">
              <w:rPr>
                <w:rFonts w:ascii="Verdana" w:hAnsi="Verdana" w:cs="Verdana"/>
                <w:b/>
              </w:rPr>
              <w:t xml:space="preserve">Task Type: </w:t>
            </w:r>
            <w:r w:rsidRPr="0043235D">
              <w:rPr>
                <w:rFonts w:ascii="Verdana" w:hAnsi="Verdana" w:cs="Verdana"/>
              </w:rPr>
              <w:t>Premium Billing Inquiry Medicare D</w:t>
            </w:r>
          </w:p>
          <w:p w:rsidRPr="0043235D" w:rsidR="00603ACC" w:rsidP="00965C56" w:rsidRDefault="00603ACC" w14:paraId="7DF45D26" w14:textId="77777777">
            <w:pPr>
              <w:pStyle w:val="ListParagraph"/>
              <w:numPr>
                <w:ilvl w:val="0"/>
                <w:numId w:val="20"/>
              </w:numPr>
              <w:spacing w:before="120" w:after="120"/>
              <w:contextualSpacing w:val="0"/>
              <w:rPr>
                <w:rFonts w:ascii="Verdana" w:hAnsi="Verdana" w:cs="Verdana"/>
              </w:rPr>
            </w:pPr>
            <w:r w:rsidRPr="0043235D">
              <w:rPr>
                <w:rFonts w:ascii="Verdana" w:hAnsi="Verdana" w:cs="Verdana"/>
                <w:b/>
              </w:rPr>
              <w:t xml:space="preserve">Reason for Dispute: </w:t>
            </w:r>
            <w:r w:rsidRPr="0043235D">
              <w:rPr>
                <w:rFonts w:ascii="Verdana" w:hAnsi="Verdana" w:cs="Verdana"/>
              </w:rPr>
              <w:t>EFT Setup Request</w:t>
            </w:r>
          </w:p>
          <w:p w:rsidRPr="0043235D" w:rsidR="00603ACC" w:rsidP="00965C56" w:rsidRDefault="00603ACC" w14:paraId="22A679F6" w14:textId="77777777">
            <w:pPr>
              <w:pStyle w:val="ListParagraph"/>
              <w:numPr>
                <w:ilvl w:val="0"/>
                <w:numId w:val="20"/>
              </w:numPr>
              <w:spacing w:before="120" w:after="120"/>
              <w:contextualSpacing w:val="0"/>
              <w:rPr>
                <w:rFonts w:ascii="Verdana" w:hAnsi="Verdana" w:cs="Verdana"/>
              </w:rPr>
            </w:pPr>
            <w:r w:rsidRPr="0043235D">
              <w:rPr>
                <w:rFonts w:ascii="Verdana" w:hAnsi="Verdana" w:cs="Verdana"/>
                <w:b/>
              </w:rPr>
              <w:t xml:space="preserve">Task Notes: </w:t>
            </w:r>
            <w:r w:rsidRPr="0043235D">
              <w:rPr>
                <w:rFonts w:ascii="Verdana" w:hAnsi="Verdana" w:cs="Verdana"/>
              </w:rPr>
              <w:t>Document the following:</w:t>
            </w:r>
          </w:p>
          <w:p w:rsidRPr="0043235D" w:rsidR="00603ACC" w:rsidP="00965C56" w:rsidRDefault="00603ACC" w14:paraId="67A18F48" w14:textId="77777777">
            <w:pPr>
              <w:pStyle w:val="ListParagraph"/>
              <w:numPr>
                <w:ilvl w:val="1"/>
                <w:numId w:val="20"/>
              </w:numPr>
              <w:spacing w:before="120" w:after="120"/>
              <w:contextualSpacing w:val="0"/>
              <w:rPr>
                <w:rFonts w:ascii="Verdana" w:hAnsi="Verdana" w:cs="Verdana"/>
              </w:rPr>
            </w:pPr>
            <w:r w:rsidRPr="0043235D">
              <w:rPr>
                <w:rFonts w:ascii="Verdana" w:hAnsi="Verdana"/>
                <w:b/>
              </w:rPr>
              <w:t>EFT005</w:t>
            </w:r>
            <w:r w:rsidRPr="0043235D">
              <w:rPr>
                <w:rFonts w:ascii="Verdana" w:hAnsi="Verdana"/>
              </w:rPr>
              <w:t xml:space="preserve">, </w:t>
            </w:r>
            <w:r w:rsidRPr="0043235D">
              <w:rPr>
                <w:rFonts w:ascii="Verdana" w:hAnsi="Verdana" w:cs="Verdana"/>
              </w:rPr>
              <w:t>Contact beneficiary to assist with an E-Check payment &lt;Specify One-Time Or Automatic&gt;. &lt;Describe Error Encountered&gt;.</w:t>
            </w:r>
          </w:p>
          <w:p w:rsidRPr="0043235D" w:rsidR="00603ACC" w:rsidP="00965C56" w:rsidRDefault="00603ACC" w14:paraId="3C02B0D9" w14:textId="77777777">
            <w:pPr>
              <w:pStyle w:val="ListParagraph"/>
              <w:numPr>
                <w:ilvl w:val="1"/>
                <w:numId w:val="20"/>
              </w:numPr>
              <w:spacing w:before="120" w:after="120"/>
              <w:contextualSpacing w:val="0"/>
              <w:rPr>
                <w:rFonts w:ascii="Verdana" w:hAnsi="Verdana" w:cs="Verdana"/>
              </w:rPr>
            </w:pPr>
            <w:r w:rsidRPr="0043235D">
              <w:rPr>
                <w:rFonts w:ascii="Verdana" w:hAnsi="Verdana" w:cs="Verdana"/>
              </w:rPr>
              <w:t>Beneficiary’s contact number.</w:t>
            </w:r>
          </w:p>
          <w:p w:rsidRPr="0043235D" w:rsidR="00603ACC" w:rsidP="00965C56" w:rsidRDefault="00603ACC" w14:paraId="4E4739B1" w14:textId="77777777">
            <w:pPr>
              <w:spacing w:before="120" w:after="120"/>
              <w:rPr>
                <w:rFonts w:ascii="Verdana" w:hAnsi="Verdana"/>
              </w:rPr>
            </w:pPr>
          </w:p>
          <w:p w:rsidRPr="0043235D" w:rsidR="00603ACC" w:rsidP="00965C56" w:rsidRDefault="00603ACC" w14:paraId="1D7D125F" w14:textId="77777777">
            <w:pPr>
              <w:spacing w:before="120" w:after="120"/>
              <w:rPr>
                <w:rFonts w:ascii="Verdana" w:hAnsi="Verdana" w:cs="Verdana"/>
              </w:rPr>
            </w:pPr>
            <w:r w:rsidRPr="0043235D">
              <w:rPr>
                <w:rFonts w:ascii="Verdana" w:hAnsi="Verdana" w:cs="Arial"/>
                <w:noProof/>
                <w:color w:val="000000"/>
              </w:rPr>
              <w:drawing>
                <wp:inline distT="0" distB="0" distL="0" distR="0" wp14:anchorId="18D2C50D" wp14:editId="68DE30FA">
                  <wp:extent cx="238125"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Do</w:t>
            </w:r>
            <w:r w:rsidRPr="0043235D">
              <w:rPr>
                <w:rFonts w:ascii="Verdana" w:hAnsi="Verdana" w:cs="Arial"/>
                <w:b/>
                <w:color w:val="000000"/>
              </w:rPr>
              <w:t xml:space="preserve"> NOT</w:t>
            </w:r>
            <w:r w:rsidRPr="0043235D">
              <w:rPr>
                <w:rFonts w:ascii="Verdana" w:hAnsi="Verdana" w:cs="Arial"/>
                <w:color w:val="000000"/>
              </w:rPr>
              <w:t xml:space="preserve"> add account and routing numbers in the Support Task or Account Notes/Comments</w:t>
            </w:r>
            <w:r w:rsidRPr="0043235D">
              <w:rPr>
                <w:rFonts w:ascii="Verdana" w:hAnsi="Verdana" w:cs="Verdana"/>
              </w:rPr>
              <w:t>.</w:t>
            </w:r>
          </w:p>
          <w:p w:rsidRPr="0043235D" w:rsidR="00603ACC" w:rsidP="00965C56" w:rsidRDefault="00603ACC" w14:paraId="62367C89" w14:textId="77777777">
            <w:pPr>
              <w:spacing w:before="120" w:after="120"/>
              <w:rPr>
                <w:rFonts w:ascii="Verdana" w:hAnsi="Verdana"/>
                <w:b/>
                <w:bCs/>
                <w:color w:val="000000"/>
              </w:rPr>
            </w:pPr>
          </w:p>
          <w:p w:rsidRPr="0043235D" w:rsidR="00603ACC" w:rsidP="00965C56" w:rsidRDefault="00603ACC" w14:paraId="5F546C2F" w14:textId="77777777">
            <w:pPr>
              <w:spacing w:before="120" w:after="120"/>
              <w:rPr>
                <w:rFonts w:ascii="Verdana" w:hAnsi="Verdana"/>
                <w:b/>
                <w:bCs/>
                <w:color w:val="000000"/>
              </w:rPr>
            </w:pPr>
            <w:r w:rsidRPr="0043235D">
              <w:rPr>
                <w:rFonts w:ascii="Verdana" w:hAnsi="Verdana"/>
                <w:b/>
                <w:bCs/>
                <w:color w:val="000000"/>
              </w:rPr>
              <w:t>Notes:</w:t>
            </w:r>
          </w:p>
          <w:p w:rsidRPr="0043235D" w:rsidR="00603ACC" w:rsidP="00965C56" w:rsidRDefault="00603ACC" w14:paraId="44C72DCD" w14:textId="77777777">
            <w:pPr>
              <w:pStyle w:val="ListParagraph"/>
              <w:numPr>
                <w:ilvl w:val="0"/>
                <w:numId w:val="20"/>
              </w:numPr>
              <w:spacing w:before="120" w:after="120"/>
              <w:contextualSpacing w:val="0"/>
              <w:rPr>
                <w:rFonts w:ascii="Verdana" w:hAnsi="Verdana"/>
                <w:color w:val="000000"/>
              </w:rPr>
            </w:pPr>
            <w:r w:rsidRPr="0043235D">
              <w:rPr>
                <w:rFonts w:ascii="Verdana" w:hAnsi="Verdana"/>
                <w:color w:val="000000"/>
              </w:rPr>
              <w:t>Fields containing an asterisk (</w:t>
            </w:r>
            <w:r w:rsidRPr="0043235D">
              <w:rPr>
                <w:rFonts w:ascii="Verdana" w:hAnsi="Verdana"/>
                <w:b/>
                <w:bCs/>
                <w:color w:val="000000"/>
              </w:rPr>
              <w:t>*</w:t>
            </w:r>
            <w:r w:rsidRPr="0043235D">
              <w:rPr>
                <w:rFonts w:ascii="Verdana" w:hAnsi="Verdana"/>
                <w:color w:val="000000"/>
              </w:rPr>
              <w:t>) are required.</w:t>
            </w:r>
          </w:p>
          <w:p w:rsidRPr="0043235D" w:rsidR="00603ACC" w:rsidP="00965C56" w:rsidRDefault="00603ACC" w14:paraId="2834EC70" w14:textId="77777777">
            <w:pPr>
              <w:pStyle w:val="ListParagraph"/>
              <w:numPr>
                <w:ilvl w:val="0"/>
                <w:numId w:val="20"/>
              </w:numPr>
              <w:spacing w:before="120" w:after="120"/>
              <w:contextualSpacing w:val="0"/>
              <w:rPr>
                <w:rFonts w:ascii="Verdana" w:hAnsi="Verdana"/>
                <w:color w:val="000000"/>
              </w:rPr>
            </w:pPr>
            <w:r w:rsidRPr="0043235D">
              <w:rPr>
                <w:rFonts w:ascii="Verdana" w:hAnsi="Verdana"/>
              </w:rPr>
              <w:t>Turn Around Time (TAT) for resolution of this Support Task Type is 30 business days. A plan representative will contact the beneficiary with research results. (Confirm phone number is current.)</w:t>
            </w:r>
          </w:p>
        </w:tc>
      </w:tr>
    </w:tbl>
    <w:p w:rsidRPr="0043235D" w:rsidR="00603ACC" w:rsidP="00603ACC" w:rsidRDefault="00603ACC" w14:paraId="0FEB930D" w14:textId="77777777">
      <w:pPr>
        <w:spacing w:before="120" w:after="120"/>
        <w:rPr>
          <w:rFonts w:ascii="Verdana" w:hAnsi="Verdana" w:cs="Verdana"/>
        </w:rPr>
      </w:pPr>
    </w:p>
    <w:p w:rsidRPr="0043235D" w:rsidR="00603ACC" w:rsidP="00603ACC" w:rsidRDefault="00603ACC" w14:paraId="5B750734" w14:textId="77777777">
      <w:pPr>
        <w:spacing w:before="120" w:after="120"/>
        <w:rPr>
          <w:rFonts w:ascii="Verdana" w:hAnsi="Verdana" w:cs="Verdana"/>
          <w:b/>
        </w:rPr>
      </w:pPr>
      <w:bookmarkStart w:name="browser" w:id="113"/>
      <w:r w:rsidRPr="0043235D">
        <w:rPr>
          <w:rFonts w:ascii="Verdana" w:hAnsi="Verdana" w:cs="Verdana"/>
          <w:b/>
        </w:rPr>
        <w:t>Browser Error Examples:</w:t>
      </w:r>
    </w:p>
    <w:bookmarkEnd w:id="113"/>
    <w:p w:rsidRPr="0043235D" w:rsidR="00603ACC" w:rsidP="00603ACC" w:rsidRDefault="00603ACC" w14:paraId="33A2398C" w14:textId="77777777">
      <w:pPr>
        <w:spacing w:before="120" w:after="120"/>
        <w:jc w:val="center"/>
        <w:rPr>
          <w:rFonts w:ascii="Verdana" w:hAnsi="Verdana" w:cs="Verdana"/>
          <w:b/>
          <w:noProof/>
        </w:rPr>
      </w:pPr>
      <w:r w:rsidRPr="0043235D">
        <w:rPr>
          <w:rFonts w:ascii="Verdana" w:hAnsi="Verdana" w:cs="Verdana"/>
          <w:b/>
          <w:noProof/>
        </w:rPr>
        <w:t>Example 1</w:t>
      </w:r>
    </w:p>
    <w:p w:rsidRPr="0043235D" w:rsidR="00603ACC" w:rsidP="00603ACC" w:rsidRDefault="00603ACC" w14:paraId="718679A9" w14:textId="77777777">
      <w:pPr>
        <w:spacing w:before="120" w:after="120"/>
        <w:jc w:val="center"/>
        <w:rPr>
          <w:rFonts w:ascii="Verdana" w:hAnsi="Verdana" w:cs="Verdana"/>
          <w:noProof/>
        </w:rPr>
      </w:pPr>
      <w:r w:rsidRPr="0043235D">
        <w:rPr>
          <w:rFonts w:ascii="Verdana" w:hAnsi="Verdana"/>
          <w:noProof/>
        </w:rPr>
        <w:drawing>
          <wp:inline distT="0" distB="0" distL="0" distR="0" wp14:anchorId="2F09DBEF" wp14:editId="284735FE">
            <wp:extent cx="4533900" cy="895350"/>
            <wp:effectExtent l="19050" t="19050" r="19050" b="19050"/>
            <wp:docPr id="144" name="Picture 14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screenshot of a computer&#10;&#10;AI-generated content may be incorrect."/>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533900" cy="895350"/>
                    </a:xfrm>
                    <a:prstGeom prst="rect">
                      <a:avLst/>
                    </a:prstGeom>
                    <a:ln w="3175" cap="sq">
                      <a:solidFill>
                        <a:srgbClr val="000000"/>
                      </a:solidFill>
                      <a:miter lim="800000"/>
                    </a:ln>
                    <a:effectLst/>
                  </pic:spPr>
                </pic:pic>
              </a:graphicData>
            </a:graphic>
          </wp:inline>
        </w:drawing>
      </w:r>
    </w:p>
    <w:p w:rsidRPr="0043235D" w:rsidR="00603ACC" w:rsidP="00603ACC" w:rsidRDefault="00603ACC" w14:paraId="4EF64560" w14:textId="77777777">
      <w:pPr>
        <w:spacing w:before="120" w:after="120"/>
        <w:jc w:val="center"/>
        <w:rPr>
          <w:rFonts w:ascii="Verdana" w:hAnsi="Verdana" w:cs="Verdana"/>
          <w:b/>
          <w:noProof/>
        </w:rPr>
      </w:pPr>
    </w:p>
    <w:p w:rsidRPr="0043235D" w:rsidR="00603ACC" w:rsidP="00603ACC" w:rsidRDefault="00603ACC" w14:paraId="58D04CD0" w14:textId="77777777">
      <w:pPr>
        <w:spacing w:before="120" w:after="120"/>
        <w:rPr>
          <w:rFonts w:ascii="Verdana" w:hAnsi="Verdana" w:cs="Verdana"/>
        </w:rPr>
      </w:pPr>
      <w:r w:rsidRPr="0043235D">
        <w:rPr>
          <w:rFonts w:ascii="Verdana" w:hAnsi="Verdana" w:cs="Arial"/>
          <w:b/>
          <w:bCs/>
        </w:rPr>
        <w:t xml:space="preserve">Example 1: </w:t>
      </w:r>
      <w:r w:rsidRPr="0043235D">
        <w:rPr>
          <w:rFonts w:ascii="Verdana" w:hAnsi="Verdana" w:cs="Verdana"/>
        </w:rPr>
        <w:t>If this Alert pops up, the CCR should create a Support Task regarding the downtime issue and advise the beneficiary you are requesting a confirmation of payment due to a system error.</w:t>
      </w:r>
    </w:p>
    <w:p w:rsidRPr="0043235D" w:rsidR="00603ACC" w:rsidP="00603ACC" w:rsidRDefault="00603ACC" w14:paraId="4A1FB8B4" w14:textId="77777777">
      <w:pPr>
        <w:spacing w:before="120" w:after="120"/>
        <w:rPr>
          <w:rFonts w:ascii="Verdana" w:hAnsi="Verdana" w:cs="Verdana"/>
        </w:rPr>
      </w:pPr>
    </w:p>
    <w:p w:rsidRPr="0043235D" w:rsidR="00603ACC" w:rsidP="00603ACC" w:rsidRDefault="00603ACC" w14:paraId="3DFDB5DF" w14:textId="77777777">
      <w:pPr>
        <w:spacing w:before="120" w:after="120"/>
        <w:jc w:val="center"/>
        <w:rPr>
          <w:rFonts w:ascii="Verdana" w:hAnsi="Verdana"/>
          <w:b/>
          <w:noProof/>
        </w:rPr>
      </w:pPr>
      <w:r w:rsidRPr="0043235D">
        <w:rPr>
          <w:rFonts w:ascii="Verdana" w:hAnsi="Verdana"/>
          <w:b/>
          <w:noProof/>
        </w:rPr>
        <w:t>Example 2</w:t>
      </w:r>
    </w:p>
    <w:p w:rsidRPr="0043235D" w:rsidR="00603ACC" w:rsidP="00603ACC" w:rsidRDefault="00603ACC" w14:paraId="4936F5BE" w14:textId="77777777">
      <w:pPr>
        <w:spacing w:before="120" w:after="120"/>
        <w:jc w:val="center"/>
        <w:rPr>
          <w:rFonts w:ascii="Verdana" w:hAnsi="Verdana"/>
          <w:noProof/>
        </w:rPr>
      </w:pPr>
      <w:r w:rsidRPr="0043235D">
        <w:rPr>
          <w:rFonts w:ascii="Verdana" w:hAnsi="Verdana"/>
          <w:noProof/>
        </w:rPr>
        <w:drawing>
          <wp:inline distT="0" distB="0" distL="0" distR="0" wp14:anchorId="4EEF26C4" wp14:editId="47AF10B5">
            <wp:extent cx="4924425" cy="1076325"/>
            <wp:effectExtent l="19050" t="19050" r="28575" b="28575"/>
            <wp:docPr id="145" name="Picture 145" descr="A screenshot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A screenshot of a message&#10;&#10;AI-generated content may be incorrect."/>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924425" cy="1076325"/>
                    </a:xfrm>
                    <a:prstGeom prst="rect">
                      <a:avLst/>
                    </a:prstGeom>
                    <a:noFill/>
                    <a:ln w="3175">
                      <a:solidFill>
                        <a:schemeClr val="tx1"/>
                      </a:solidFill>
                    </a:ln>
                    <a:effectLst/>
                  </pic:spPr>
                </pic:pic>
              </a:graphicData>
            </a:graphic>
          </wp:inline>
        </w:drawing>
      </w:r>
    </w:p>
    <w:p w:rsidRPr="0043235D" w:rsidR="00603ACC" w:rsidP="00603ACC" w:rsidRDefault="00603ACC" w14:paraId="5C7E49AC" w14:textId="77777777">
      <w:pPr>
        <w:spacing w:before="120" w:after="120"/>
        <w:jc w:val="center"/>
        <w:rPr>
          <w:rFonts w:ascii="Verdana" w:hAnsi="Verdana" w:cs="Verdana"/>
          <w:b/>
        </w:rPr>
      </w:pPr>
    </w:p>
    <w:p w:rsidRPr="0043235D" w:rsidR="00603ACC" w:rsidP="00603ACC" w:rsidRDefault="00603ACC" w14:paraId="73DD288B" w14:textId="77777777">
      <w:pPr>
        <w:spacing w:before="120" w:after="120"/>
        <w:rPr>
          <w:rFonts w:ascii="Verdana" w:hAnsi="Verdana" w:cs="Verdana"/>
        </w:rPr>
      </w:pPr>
      <w:r w:rsidRPr="0043235D">
        <w:rPr>
          <w:rFonts w:ascii="Verdana" w:hAnsi="Verdana" w:cs="Arial"/>
          <w:b/>
          <w:bCs/>
        </w:rPr>
        <w:t xml:space="preserve">Example 2: </w:t>
      </w:r>
      <w:r w:rsidRPr="0043235D">
        <w:rPr>
          <w:rFonts w:ascii="Verdana" w:hAnsi="Verdana" w:cs="Verdana"/>
        </w:rPr>
        <w:t xml:space="preserve">If this Alert pops up, inform the beneficiary the payment was not successfully captured due to a system communication issue. No transaction will be sent to their account as the system has </w:t>
      </w:r>
      <w:r w:rsidRPr="0043235D">
        <w:rPr>
          <w:rFonts w:ascii="Verdana" w:hAnsi="Verdana" w:cs="Verdana"/>
          <w:b/>
        </w:rPr>
        <w:t xml:space="preserve">voided </w:t>
      </w:r>
      <w:r w:rsidRPr="0043235D">
        <w:rPr>
          <w:rFonts w:ascii="Verdana" w:hAnsi="Verdana" w:cs="Verdana"/>
        </w:rPr>
        <w:t>it. CCR should still create a Support Task regarding the downtime issue.</w:t>
      </w:r>
    </w:p>
    <w:p w:rsidRPr="0043235D" w:rsidR="00603ACC" w:rsidP="00603ACC" w:rsidRDefault="00603ACC" w14:paraId="06694D44" w14:textId="77777777">
      <w:pPr>
        <w:spacing w:before="120" w:after="120"/>
        <w:rPr>
          <w:rFonts w:ascii="Verdana" w:hAnsi="Verdana" w:cs="Verdana"/>
        </w:rPr>
      </w:pPr>
    </w:p>
    <w:p w:rsidRPr="0043235D" w:rsidR="00603ACC" w:rsidP="00603ACC" w:rsidRDefault="00603ACC" w14:paraId="10C5EB6B" w14:textId="77777777">
      <w:pPr>
        <w:spacing w:before="120" w:after="120"/>
        <w:jc w:val="center"/>
        <w:rPr>
          <w:rFonts w:ascii="Verdana" w:hAnsi="Verdana" w:cs="Verdana"/>
          <w:b/>
        </w:rPr>
      </w:pPr>
      <w:r w:rsidRPr="0043235D">
        <w:rPr>
          <w:rFonts w:ascii="Verdana" w:hAnsi="Verdana" w:cs="Verdana"/>
          <w:b/>
        </w:rPr>
        <w:t>Example 3</w:t>
      </w:r>
    </w:p>
    <w:p w:rsidRPr="0043235D" w:rsidR="00603ACC" w:rsidP="00603ACC" w:rsidRDefault="00603ACC" w14:paraId="13E526D0" w14:textId="77777777">
      <w:pPr>
        <w:spacing w:before="120" w:after="120"/>
        <w:jc w:val="center"/>
        <w:rPr>
          <w:rFonts w:ascii="Verdana" w:hAnsi="Verdana"/>
          <w:noProof/>
        </w:rPr>
      </w:pPr>
      <w:r w:rsidRPr="0043235D">
        <w:rPr>
          <w:rFonts w:ascii="Verdana" w:hAnsi="Verdana"/>
          <w:noProof/>
        </w:rPr>
        <w:drawing>
          <wp:inline distT="0" distB="0" distL="0" distR="0" wp14:anchorId="2220D1FD" wp14:editId="60248F68">
            <wp:extent cx="6267450" cy="1895475"/>
            <wp:effectExtent l="19050" t="19050" r="19050" b="28575"/>
            <wp:docPr id="146" name="Picture 14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A screenshot of a computer&#10;&#10;AI-generated content may be incorrect."/>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267450" cy="1895475"/>
                    </a:xfrm>
                    <a:prstGeom prst="rect">
                      <a:avLst/>
                    </a:prstGeom>
                    <a:noFill/>
                    <a:ln w="3175">
                      <a:solidFill>
                        <a:schemeClr val="tx1"/>
                      </a:solidFill>
                    </a:ln>
                    <a:effectLst/>
                  </pic:spPr>
                </pic:pic>
              </a:graphicData>
            </a:graphic>
          </wp:inline>
        </w:drawing>
      </w:r>
    </w:p>
    <w:p w:rsidRPr="0043235D" w:rsidR="00603ACC" w:rsidP="00603ACC" w:rsidRDefault="00603ACC" w14:paraId="590EC337" w14:textId="77777777">
      <w:pPr>
        <w:spacing w:before="120" w:after="120"/>
        <w:rPr>
          <w:rFonts w:ascii="Verdana" w:hAnsi="Verdana"/>
          <w:noProof/>
        </w:rPr>
      </w:pPr>
    </w:p>
    <w:p w:rsidRPr="0043235D" w:rsidR="00603ACC" w:rsidP="00603ACC" w:rsidRDefault="00603ACC" w14:paraId="26640407" w14:textId="77777777">
      <w:pPr>
        <w:spacing w:before="120" w:after="120"/>
        <w:rPr>
          <w:rFonts w:ascii="Verdana" w:hAnsi="Verdana" w:cs="Verdana"/>
        </w:rPr>
      </w:pPr>
      <w:r w:rsidRPr="0043235D">
        <w:rPr>
          <w:rFonts w:ascii="Verdana" w:hAnsi="Verdana" w:cs="Verdana"/>
          <w:b/>
        </w:rPr>
        <w:t xml:space="preserve">Example 3: </w:t>
      </w:r>
      <w:r w:rsidRPr="0043235D">
        <w:rPr>
          <w:rFonts w:ascii="Verdana" w:hAnsi="Verdana" w:cs="Verdana"/>
        </w:rPr>
        <w:t xml:space="preserve">If a message states that the “Single-Sign-On Token is already in use”, this means a prior payment screen or receipt was not closed. Check browser windows for a receipt or payment screen and close it. This should </w:t>
      </w:r>
      <w:proofErr w:type="gramStart"/>
      <w:r w:rsidRPr="0043235D">
        <w:rPr>
          <w:rFonts w:ascii="Verdana" w:hAnsi="Verdana" w:cs="Verdana"/>
        </w:rPr>
        <w:t>clear</w:t>
      </w:r>
      <w:proofErr w:type="gramEnd"/>
      <w:r w:rsidRPr="0043235D">
        <w:rPr>
          <w:rFonts w:ascii="Verdana" w:hAnsi="Verdana" w:cs="Verdana"/>
        </w:rPr>
        <w:t xml:space="preserve"> this error.</w:t>
      </w:r>
    </w:p>
    <w:p w:rsidRPr="0043235D" w:rsidR="00603ACC" w:rsidP="00603ACC" w:rsidRDefault="00603ACC" w14:paraId="65FB3B5C" w14:textId="77777777">
      <w:pPr>
        <w:spacing w:before="120" w:after="120"/>
        <w:rPr>
          <w:rFonts w:ascii="Verdana" w:hAnsi="Verdana" w:cs="Verdana"/>
        </w:rPr>
      </w:pPr>
    </w:p>
    <w:p w:rsidRPr="0043235D" w:rsidR="00603ACC" w:rsidP="00603ACC" w:rsidRDefault="00603ACC" w14:paraId="722128D0" w14:textId="77777777">
      <w:pPr>
        <w:spacing w:before="120" w:after="120"/>
        <w:jc w:val="center"/>
        <w:rPr>
          <w:rFonts w:ascii="Verdana" w:hAnsi="Verdana"/>
          <w:b/>
          <w:noProof/>
        </w:rPr>
      </w:pPr>
      <w:r w:rsidRPr="0043235D">
        <w:rPr>
          <w:rFonts w:ascii="Verdana" w:hAnsi="Verdana"/>
          <w:b/>
          <w:noProof/>
        </w:rPr>
        <w:t>Example 4</w:t>
      </w:r>
    </w:p>
    <w:p w:rsidRPr="0043235D" w:rsidR="00603ACC" w:rsidP="00603ACC" w:rsidRDefault="00603ACC" w14:paraId="7D279F15" w14:textId="77777777">
      <w:pPr>
        <w:spacing w:before="120" w:after="120"/>
        <w:jc w:val="center"/>
        <w:rPr>
          <w:rFonts w:ascii="Verdana" w:hAnsi="Verdana"/>
          <w:noProof/>
        </w:rPr>
      </w:pPr>
      <w:r w:rsidRPr="0043235D">
        <w:rPr>
          <w:rFonts w:ascii="Verdana" w:hAnsi="Verdana"/>
          <w:noProof/>
        </w:rPr>
        <w:drawing>
          <wp:inline distT="0" distB="0" distL="0" distR="0" wp14:anchorId="759E60F8" wp14:editId="57FB0247">
            <wp:extent cx="4114800" cy="1123950"/>
            <wp:effectExtent l="19050" t="19050" r="19050" b="19050"/>
            <wp:docPr id="147" name="Picture 147"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A close up of a sign&#10;&#10;AI-generated content may be incorrect."/>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114800" cy="1123950"/>
                    </a:xfrm>
                    <a:prstGeom prst="rect">
                      <a:avLst/>
                    </a:prstGeom>
                    <a:noFill/>
                    <a:ln w="3175">
                      <a:solidFill>
                        <a:schemeClr val="tx1"/>
                      </a:solidFill>
                    </a:ln>
                  </pic:spPr>
                </pic:pic>
              </a:graphicData>
            </a:graphic>
          </wp:inline>
        </w:drawing>
      </w:r>
    </w:p>
    <w:p w:rsidRPr="0043235D" w:rsidR="00603ACC" w:rsidP="00603ACC" w:rsidRDefault="00603ACC" w14:paraId="740EDBA4" w14:textId="77777777">
      <w:pPr>
        <w:spacing w:before="120" w:after="120"/>
        <w:jc w:val="center"/>
        <w:rPr>
          <w:rFonts w:ascii="Verdana" w:hAnsi="Verdana"/>
          <w:b/>
          <w:noProof/>
        </w:rPr>
      </w:pPr>
    </w:p>
    <w:p w:rsidRPr="0043235D" w:rsidR="00603ACC" w:rsidP="00603ACC" w:rsidRDefault="00603ACC" w14:paraId="790D1BE2" w14:textId="77777777">
      <w:pPr>
        <w:pStyle w:val="NormalWeb"/>
        <w:spacing w:before="120" w:beforeAutospacing="0" w:after="120" w:afterAutospacing="0"/>
        <w:rPr>
          <w:rFonts w:ascii="Verdana" w:hAnsi="Verdana" w:cs="Arial"/>
          <w:color w:val="000000"/>
        </w:rPr>
      </w:pPr>
      <w:r w:rsidRPr="0043235D">
        <w:rPr>
          <w:rFonts w:ascii="Verdana" w:hAnsi="Verdana" w:cs="Arial"/>
          <w:b/>
          <w:bCs/>
        </w:rPr>
        <w:t>Example 4</w:t>
      </w:r>
      <w:r w:rsidRPr="0043235D">
        <w:rPr>
          <w:rFonts w:ascii="Verdana" w:hAnsi="Verdana" w:cs="Verdana"/>
        </w:rPr>
        <w:t>: This error most commonly occurs when the ISP or local computer is experiencing connectivity issues and is resolved quickly. If you continue to experience this error, please reach out to IT for additional troubleshooting. No payment or change will be processed.</w:t>
      </w:r>
    </w:p>
    <w:p w:rsidRPr="0043235D" w:rsidR="00603ACC" w:rsidP="00603ACC" w:rsidRDefault="00603ACC" w14:paraId="06F3B04E" w14:textId="77777777">
      <w:pPr>
        <w:spacing w:before="120" w:after="120"/>
        <w:jc w:val="right"/>
        <w:rPr>
          <w:rFonts w:ascii="Verdana" w:hAnsi="Verdana"/>
          <w:color w:val="0000FF"/>
          <w:u w:val="single"/>
        </w:rPr>
      </w:pPr>
    </w:p>
    <w:p w:rsidRPr="0043235D" w:rsidR="00603ACC" w:rsidP="00603ACC" w:rsidRDefault="00603ACC" w14:paraId="4DBF55E9" w14:textId="77777777">
      <w:pPr>
        <w:jc w:val="right"/>
        <w:rPr>
          <w:rFonts w:ascii="Verdana" w:hAnsi="Verdana"/>
          <w:color w:val="000000"/>
        </w:rPr>
      </w:pPr>
      <w:hyperlink w:history="1" w:anchor="_top">
        <w:r w:rsidRPr="0043235D">
          <w:rPr>
            <w:rStyle w:val="Hyperlink"/>
            <w:rFonts w:ascii="Verdana" w:hAnsi="Verdana" w:eastAsiaTheme="minorHAnsi"/>
          </w:rPr>
          <w:t>Top of the Document</w:t>
        </w:r>
      </w:hyperlink>
    </w:p>
    <w:tbl>
      <w:tblPr>
        <w:tblW w:w="5000" w:type="pct"/>
        <w:tblBorders>
          <w:top w:val="single" w:color="auto" w:sz="4" w:space="0"/>
          <w:left w:val="single" w:color="auto" w:sz="4" w:space="0"/>
          <w:bottom w:val="single" w:color="auto" w:sz="4" w:space="0"/>
          <w:right w:val="single" w:color="auto" w:sz="4" w:space="0"/>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Pr="0043235D" w:rsidR="00603ACC" w:rsidTr="00965C56" w14:paraId="49D18020" w14:textId="77777777">
        <w:tc>
          <w:tcPr>
            <w:tcW w:w="5000" w:type="pct"/>
            <w:shd w:val="clear" w:color="auto" w:fill="C0C0C0"/>
          </w:tcPr>
          <w:p w:rsidRPr="00967BA9" w:rsidR="00603ACC" w:rsidP="00965C56" w:rsidRDefault="00603ACC" w14:paraId="404FA09D" w14:textId="77777777">
            <w:pPr>
              <w:pStyle w:val="Heading2"/>
              <w:spacing w:before="120" w:after="120"/>
              <w:rPr>
                <w:rFonts w:ascii="Verdana" w:hAnsi="Verdana"/>
                <w:i w:val="0"/>
                <w:iCs w:val="0"/>
              </w:rPr>
            </w:pPr>
            <w:bookmarkStart w:name="_Toc442967589" w:id="114"/>
            <w:bookmarkStart w:name="_Toc199918255" w:id="115"/>
            <w:r w:rsidRPr="00967BA9">
              <w:rPr>
                <w:rFonts w:ascii="Verdana" w:hAnsi="Verdana"/>
                <w:i w:val="0"/>
                <w:iCs w:val="0"/>
              </w:rPr>
              <w:t>Single-Sign-On (SSO) System Fields &amp; Rules</w:t>
            </w:r>
            <w:bookmarkEnd w:id="114"/>
            <w:bookmarkEnd w:id="115"/>
          </w:p>
        </w:tc>
      </w:tr>
    </w:tbl>
    <w:p w:rsidRPr="0043235D" w:rsidR="00603ACC" w:rsidP="00603ACC" w:rsidRDefault="00603ACC" w14:paraId="052D2458" w14:textId="77777777">
      <w:pPr>
        <w:spacing w:before="120" w:after="120"/>
        <w:rPr>
          <w:rFonts w:ascii="Verdana" w:hAnsi="Verdana"/>
          <w:bCs/>
          <w:color w:val="333333"/>
        </w:rPr>
      </w:pPr>
    </w:p>
    <w:p w:rsidRPr="0043235D" w:rsidR="00603ACC" w:rsidP="00603ACC" w:rsidRDefault="00603ACC" w14:paraId="2FD7F9D8" w14:textId="77777777">
      <w:pPr>
        <w:spacing w:before="120" w:after="120"/>
        <w:rPr>
          <w:rFonts w:ascii="Verdana" w:hAnsi="Verdana"/>
          <w:bCs/>
          <w:color w:val="333333"/>
        </w:rPr>
      </w:pPr>
      <w:r w:rsidRPr="0043235D">
        <w:rPr>
          <w:rFonts w:ascii="Verdana" w:hAnsi="Verdana"/>
          <w:bCs/>
          <w:color w:val="333333"/>
        </w:rPr>
        <w:t xml:space="preserve">Refer to the following list of </w:t>
      </w:r>
      <w:r w:rsidRPr="0043235D">
        <w:rPr>
          <w:rFonts w:ascii="Verdana" w:hAnsi="Verdana" w:cs="Arial"/>
          <w:b/>
          <w:color w:val="000000"/>
        </w:rPr>
        <w:t>Premium Payment Single-Sign-On (SSO)</w:t>
      </w:r>
      <w:r w:rsidRPr="0043235D">
        <w:rPr>
          <w:rFonts w:ascii="Verdana" w:hAnsi="Verdana" w:cs="Arial"/>
          <w:color w:val="000000"/>
        </w:rPr>
        <w:t xml:space="preserve"> </w:t>
      </w:r>
      <w:r w:rsidRPr="0043235D">
        <w:rPr>
          <w:rFonts w:ascii="Verdana" w:hAnsi="Verdana"/>
          <w:b/>
          <w:bCs/>
          <w:color w:val="333333"/>
        </w:rPr>
        <w:t>System Fields</w:t>
      </w:r>
      <w:r w:rsidRPr="0043235D">
        <w:rPr>
          <w:rFonts w:ascii="Verdana" w:hAnsi="Verdana"/>
          <w:bCs/>
          <w:color w:val="333333"/>
        </w:rPr>
        <w:t xml:space="preserve"> (not all inclusive):</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160"/>
        <w:gridCol w:w="9790"/>
      </w:tblGrid>
      <w:tr w:rsidRPr="0043235D" w:rsidR="00603ACC" w:rsidTr="00965C56" w14:paraId="33362751" w14:textId="77777777">
        <w:trPr>
          <w:trHeight w:val="300"/>
        </w:trPr>
        <w:tc>
          <w:tcPr>
            <w:tcW w:w="1220" w:type="pct"/>
            <w:shd w:val="clear" w:color="auto" w:fill="D9D9D9" w:themeFill="background1" w:themeFillShade="D9"/>
          </w:tcPr>
          <w:p w:rsidRPr="0043235D" w:rsidR="00603ACC" w:rsidP="00965C56" w:rsidRDefault="00603ACC" w14:paraId="0B989DF3" w14:textId="77777777">
            <w:pPr>
              <w:spacing w:before="120" w:after="120"/>
              <w:jc w:val="center"/>
              <w:rPr>
                <w:rFonts w:ascii="Verdana" w:hAnsi="Verdana"/>
                <w:b/>
                <w:bCs/>
              </w:rPr>
            </w:pPr>
            <w:r w:rsidRPr="0043235D">
              <w:rPr>
                <w:rFonts w:ascii="Verdana" w:hAnsi="Verdana"/>
                <w:b/>
                <w:bCs/>
              </w:rPr>
              <w:t>Single-Sign-On System Fields</w:t>
            </w:r>
          </w:p>
        </w:tc>
        <w:tc>
          <w:tcPr>
            <w:tcW w:w="3780" w:type="pct"/>
            <w:shd w:val="clear" w:color="auto" w:fill="D9D9D9" w:themeFill="background1" w:themeFillShade="D9"/>
          </w:tcPr>
          <w:p w:rsidRPr="0043235D" w:rsidR="00603ACC" w:rsidP="00965C56" w:rsidRDefault="00603ACC" w14:paraId="78F03BE1" w14:textId="77777777">
            <w:pPr>
              <w:spacing w:before="120" w:after="120"/>
              <w:jc w:val="center"/>
              <w:rPr>
                <w:rFonts w:ascii="Verdana" w:hAnsi="Verdana"/>
                <w:b/>
                <w:bCs/>
              </w:rPr>
            </w:pPr>
            <w:r w:rsidRPr="0043235D">
              <w:rPr>
                <w:rFonts w:ascii="Verdana" w:hAnsi="Verdana"/>
                <w:b/>
                <w:bCs/>
              </w:rPr>
              <w:t>Details</w:t>
            </w:r>
          </w:p>
        </w:tc>
      </w:tr>
      <w:tr w:rsidRPr="0043235D" w:rsidR="00603ACC" w:rsidTr="00965C56" w14:paraId="48A3D072" w14:textId="77777777">
        <w:tc>
          <w:tcPr>
            <w:tcW w:w="1220" w:type="pct"/>
          </w:tcPr>
          <w:p w:rsidRPr="0043235D" w:rsidR="00603ACC" w:rsidP="00965C56" w:rsidRDefault="00603ACC" w14:paraId="3F8F1C94" w14:textId="77777777">
            <w:pPr>
              <w:spacing w:before="120" w:after="120"/>
              <w:rPr>
                <w:rFonts w:ascii="Verdana" w:hAnsi="Verdana" w:eastAsia="Calibri" w:cs="Tahoma"/>
              </w:rPr>
            </w:pPr>
            <w:r w:rsidRPr="0043235D">
              <w:rPr>
                <w:rFonts w:ascii="Verdana" w:hAnsi="Verdana" w:eastAsia="Calibri" w:cs="Tahoma"/>
              </w:rPr>
              <w:t>Automatically Populated Fields:</w:t>
            </w:r>
          </w:p>
          <w:p w:rsidRPr="0043235D" w:rsidR="00603ACC" w:rsidP="00965C56" w:rsidRDefault="00603ACC" w14:paraId="70481E8C" w14:textId="77777777">
            <w:pPr>
              <w:spacing w:before="120" w:after="120"/>
              <w:rPr>
                <w:rFonts w:ascii="Verdana" w:hAnsi="Verdana" w:eastAsia="Calibri" w:cs="Tahoma"/>
              </w:rPr>
            </w:pPr>
            <w:r w:rsidRPr="0043235D">
              <w:rPr>
                <w:rFonts w:ascii="Verdana" w:hAnsi="Verdana" w:eastAsia="Calibri" w:cs="Tahoma"/>
              </w:rPr>
              <w:t>(</w:t>
            </w:r>
            <w:r w:rsidRPr="0043235D">
              <w:rPr>
                <w:rFonts w:ascii="Verdana" w:hAnsi="Verdana" w:eastAsia="Calibri" w:cs="Tahoma"/>
                <w:b/>
              </w:rPr>
              <w:t>Member ID-Group ID</w:t>
            </w:r>
            <w:r w:rsidRPr="0043235D">
              <w:rPr>
                <w:rFonts w:ascii="Verdana" w:hAnsi="Verdana" w:eastAsia="Calibri" w:cs="Tahoma"/>
              </w:rPr>
              <w:t xml:space="preserve">, </w:t>
            </w:r>
            <w:r w:rsidRPr="0043235D">
              <w:rPr>
                <w:rFonts w:ascii="Verdana" w:hAnsi="Verdana" w:eastAsia="Calibri" w:cs="Tahoma"/>
                <w:b/>
              </w:rPr>
              <w:t>First</w:t>
            </w:r>
            <w:r w:rsidRPr="0043235D">
              <w:rPr>
                <w:rFonts w:ascii="Verdana" w:hAnsi="Verdana" w:eastAsia="Calibri" w:cs="Tahoma"/>
              </w:rPr>
              <w:t xml:space="preserve"> and </w:t>
            </w:r>
            <w:r w:rsidRPr="0043235D">
              <w:rPr>
                <w:rFonts w:ascii="Verdana" w:hAnsi="Verdana" w:eastAsia="Calibri" w:cs="Tahoma"/>
                <w:b/>
              </w:rPr>
              <w:t>Last Name</w:t>
            </w:r>
            <w:r w:rsidRPr="0043235D">
              <w:rPr>
                <w:rFonts w:ascii="Verdana" w:hAnsi="Verdana" w:eastAsia="Calibri" w:cs="Tahoma"/>
              </w:rPr>
              <w:t>)</w:t>
            </w:r>
          </w:p>
        </w:tc>
        <w:tc>
          <w:tcPr>
            <w:tcW w:w="3780" w:type="pct"/>
          </w:tcPr>
          <w:p w:rsidRPr="0043235D" w:rsidR="00603ACC" w:rsidP="00965C56" w:rsidRDefault="00603ACC" w14:paraId="19C8D753" w14:textId="77777777">
            <w:pPr>
              <w:pStyle w:val="ListParagraph"/>
              <w:spacing w:before="120" w:after="120"/>
              <w:ind w:left="0"/>
              <w:contextualSpacing w:val="0"/>
              <w:rPr>
                <w:rFonts w:ascii="Verdana" w:hAnsi="Verdana" w:eastAsia="Calibri" w:cs="Tahoma"/>
              </w:rPr>
            </w:pPr>
            <w:r w:rsidRPr="0043235D">
              <w:rPr>
                <w:rFonts w:ascii="Verdana" w:hAnsi="Verdana" w:eastAsia="Calibri" w:cs="Tahoma"/>
                <w:b/>
              </w:rPr>
              <w:t xml:space="preserve">Member ID-Group ID, First </w:t>
            </w:r>
            <w:r w:rsidRPr="0043235D">
              <w:rPr>
                <w:rFonts w:ascii="Verdana" w:hAnsi="Verdana" w:eastAsia="Calibri" w:cs="Tahoma"/>
              </w:rPr>
              <w:t xml:space="preserve">and </w:t>
            </w:r>
            <w:r w:rsidRPr="0043235D">
              <w:rPr>
                <w:rFonts w:ascii="Verdana" w:hAnsi="Verdana" w:eastAsia="Calibri" w:cs="Tahoma"/>
                <w:b/>
              </w:rPr>
              <w:t>Last Name</w:t>
            </w:r>
            <w:r w:rsidRPr="0043235D">
              <w:rPr>
                <w:rFonts w:ascii="Verdana" w:hAnsi="Verdana" w:cs="Tahoma"/>
                <w:bCs/>
              </w:rPr>
              <w:t xml:space="preserve"> </w:t>
            </w:r>
            <w:r w:rsidRPr="0043235D">
              <w:rPr>
                <w:rFonts w:ascii="Verdana" w:hAnsi="Verdana" w:eastAsia="Calibri" w:cs="Tahoma"/>
              </w:rPr>
              <w:t>are automatically populated fields and are Read-only.</w:t>
            </w:r>
          </w:p>
          <w:p w:rsidRPr="0043235D" w:rsidR="00603ACC" w:rsidP="00965C56" w:rsidRDefault="00603ACC" w14:paraId="48F9455F" w14:textId="77777777">
            <w:pPr>
              <w:pStyle w:val="ListParagraph"/>
              <w:spacing w:before="120" w:after="120"/>
              <w:ind w:left="0"/>
              <w:contextualSpacing w:val="0"/>
              <w:rPr>
                <w:rFonts w:ascii="Verdana" w:hAnsi="Verdana" w:eastAsia="Calibri" w:cs="Tahoma"/>
              </w:rPr>
            </w:pPr>
          </w:p>
          <w:p w:rsidRPr="0043235D" w:rsidR="00603ACC" w:rsidP="00965C56" w:rsidRDefault="00603ACC" w14:paraId="1DE72C86" w14:textId="77777777">
            <w:pPr>
              <w:pStyle w:val="ListParagraph"/>
              <w:spacing w:before="120" w:after="120"/>
              <w:ind w:left="0"/>
              <w:contextualSpacing w:val="0"/>
              <w:rPr>
                <w:rFonts w:ascii="Verdana" w:hAnsi="Verdana" w:eastAsia="Calibri" w:cs="Tahoma"/>
              </w:rPr>
            </w:pPr>
          </w:p>
        </w:tc>
      </w:tr>
      <w:tr w:rsidRPr="0043235D" w:rsidR="00603ACC" w:rsidTr="00965C56" w14:paraId="69FD83DE" w14:textId="77777777">
        <w:tc>
          <w:tcPr>
            <w:tcW w:w="1220" w:type="pct"/>
          </w:tcPr>
          <w:p w:rsidRPr="0043235D" w:rsidR="00603ACC" w:rsidP="00965C56" w:rsidRDefault="00603ACC" w14:paraId="4F806EFE" w14:textId="77777777">
            <w:pPr>
              <w:spacing w:before="120" w:after="120"/>
              <w:rPr>
                <w:rFonts w:ascii="Verdana" w:hAnsi="Verdana" w:eastAsia="Calibri" w:cs="Tahoma"/>
              </w:rPr>
            </w:pPr>
            <w:bookmarkStart w:name="Save" w:id="116"/>
            <w:bookmarkStart w:name="savecard" w:id="117"/>
            <w:r w:rsidRPr="0043235D">
              <w:rPr>
                <w:rFonts w:ascii="Verdana" w:hAnsi="Verdana" w:eastAsia="Calibri" w:cs="Tahoma"/>
                <w:b/>
              </w:rPr>
              <w:t>Submit</w:t>
            </w:r>
            <w:r w:rsidRPr="0043235D">
              <w:rPr>
                <w:rFonts w:ascii="Verdana" w:hAnsi="Verdana" w:eastAsia="Calibri" w:cs="Tahoma"/>
              </w:rPr>
              <w:t xml:space="preserve"> Button </w:t>
            </w:r>
            <w:bookmarkEnd w:id="116"/>
          </w:p>
          <w:p w:rsidRPr="0043235D" w:rsidR="00603ACC" w:rsidP="00965C56" w:rsidRDefault="00603ACC" w14:paraId="0D2EEE5A" w14:textId="77777777">
            <w:pPr>
              <w:spacing w:before="120" w:after="120"/>
              <w:rPr>
                <w:rFonts w:ascii="Verdana" w:hAnsi="Verdana" w:cs="Arial"/>
                <w:color w:val="000000"/>
              </w:rPr>
            </w:pPr>
            <w:r w:rsidRPr="0043235D">
              <w:rPr>
                <w:rFonts w:ascii="Verdana" w:hAnsi="Verdana" w:eastAsia="Calibri" w:cs="Tahoma"/>
              </w:rPr>
              <w:t xml:space="preserve">(located on </w:t>
            </w:r>
            <w:r w:rsidRPr="0043235D">
              <w:rPr>
                <w:rFonts w:ascii="Verdana" w:hAnsi="Verdana" w:eastAsia="Calibri" w:cs="Tahoma"/>
                <w:b/>
              </w:rPr>
              <w:t>One Time E-Check Payment</w:t>
            </w:r>
            <w:r w:rsidRPr="0043235D">
              <w:rPr>
                <w:rFonts w:ascii="Verdana" w:hAnsi="Verdana" w:eastAsia="Calibri" w:cs="Tahoma"/>
              </w:rPr>
              <w:t xml:space="preserve"> screen in </w:t>
            </w:r>
            <w:r w:rsidRPr="0043235D">
              <w:rPr>
                <w:rFonts w:ascii="Verdana" w:hAnsi="Verdana" w:cs="Arial"/>
                <w:b/>
                <w:color w:val="000000"/>
              </w:rPr>
              <w:t>Single-Sign-On (SSO)</w:t>
            </w:r>
            <w:r w:rsidRPr="0043235D">
              <w:rPr>
                <w:rFonts w:ascii="Verdana" w:hAnsi="Verdana" w:cs="Arial"/>
                <w:color w:val="000000"/>
              </w:rPr>
              <w:t xml:space="preserve"> system) </w:t>
            </w:r>
            <w:bookmarkEnd w:id="117"/>
          </w:p>
        </w:tc>
        <w:tc>
          <w:tcPr>
            <w:tcW w:w="3780" w:type="pct"/>
          </w:tcPr>
          <w:p w:rsidRPr="0043235D" w:rsidR="00603ACC" w:rsidP="00965C56" w:rsidRDefault="00603ACC" w14:paraId="5C7AB1A2" w14:textId="77777777">
            <w:pPr>
              <w:spacing w:before="120" w:after="120"/>
              <w:rPr>
                <w:rFonts w:ascii="Verdana" w:hAnsi="Verdana" w:eastAsia="Calibri" w:cs="Tahoma"/>
              </w:rPr>
            </w:pPr>
            <w:r w:rsidRPr="0043235D">
              <w:rPr>
                <w:rFonts w:ascii="Verdana" w:hAnsi="Verdana" w:eastAsia="Calibri" w:cs="Tahoma"/>
              </w:rPr>
              <w:t xml:space="preserve">In order to complete a One-Time E-Check payment use the </w:t>
            </w:r>
            <w:r w:rsidRPr="0043235D">
              <w:rPr>
                <w:rFonts w:ascii="Verdana" w:hAnsi="Verdana" w:eastAsia="Calibri" w:cs="Tahoma"/>
                <w:b/>
              </w:rPr>
              <w:t>Submit</w:t>
            </w:r>
            <w:r w:rsidRPr="0043235D">
              <w:rPr>
                <w:rFonts w:ascii="Verdana" w:hAnsi="Verdana" w:eastAsia="Calibri" w:cs="Tahoma"/>
              </w:rPr>
              <w:t xml:space="preserve"> button. After clicking </w:t>
            </w:r>
            <w:r w:rsidRPr="0043235D">
              <w:rPr>
                <w:rFonts w:ascii="Verdana" w:hAnsi="Verdana" w:eastAsia="Calibri" w:cs="Tahoma"/>
                <w:b/>
              </w:rPr>
              <w:t>Submit</w:t>
            </w:r>
            <w:r w:rsidRPr="0043235D">
              <w:rPr>
                <w:rFonts w:ascii="Verdana" w:hAnsi="Verdana" w:eastAsia="Calibri" w:cs="Tahoma"/>
              </w:rPr>
              <w:t>, a pop-up receipt screen will appear.</w:t>
            </w:r>
          </w:p>
        </w:tc>
      </w:tr>
      <w:tr w:rsidRPr="0043235D" w:rsidR="00603ACC" w:rsidTr="00965C56" w14:paraId="6AF26413" w14:textId="77777777">
        <w:tc>
          <w:tcPr>
            <w:tcW w:w="1220" w:type="pct"/>
          </w:tcPr>
          <w:p w:rsidRPr="0043235D" w:rsidR="00603ACC" w:rsidP="00965C56" w:rsidRDefault="00603ACC" w14:paraId="3DB8CAB1" w14:textId="77777777">
            <w:pPr>
              <w:spacing w:before="120" w:after="120"/>
              <w:rPr>
                <w:rFonts w:ascii="Verdana" w:hAnsi="Verdana" w:eastAsia="Calibri" w:cs="Tahoma"/>
              </w:rPr>
            </w:pPr>
            <w:r w:rsidRPr="0043235D">
              <w:rPr>
                <w:rFonts w:ascii="Verdana" w:hAnsi="Verdana" w:eastAsia="Calibri" w:cs="Tahoma"/>
                <w:b/>
              </w:rPr>
              <w:t>Routing and Account Number</w:t>
            </w:r>
            <w:r w:rsidRPr="0043235D">
              <w:rPr>
                <w:rFonts w:ascii="Verdana" w:hAnsi="Verdana" w:eastAsia="Calibri" w:cs="Tahoma"/>
              </w:rPr>
              <w:t xml:space="preserve"> </w:t>
            </w:r>
            <w:r w:rsidRPr="0043235D" w:rsidDel="00017338">
              <w:rPr>
                <w:rFonts w:ascii="Verdana" w:hAnsi="Verdana" w:eastAsia="Calibri" w:cs="Tahoma"/>
              </w:rPr>
              <w:t>Field</w:t>
            </w:r>
            <w:r w:rsidRPr="0043235D">
              <w:rPr>
                <w:rFonts w:ascii="Verdana" w:hAnsi="Verdana" w:eastAsia="Calibri" w:cs="Tahoma"/>
              </w:rPr>
              <w:t xml:space="preserve">s </w:t>
            </w:r>
          </w:p>
        </w:tc>
        <w:tc>
          <w:tcPr>
            <w:tcW w:w="3780" w:type="pct"/>
          </w:tcPr>
          <w:p w:rsidRPr="0043235D" w:rsidR="00603ACC" w:rsidP="00965C56" w:rsidRDefault="00603ACC" w14:paraId="7544C97B" w14:textId="77777777">
            <w:pPr>
              <w:spacing w:before="120" w:after="120"/>
              <w:rPr>
                <w:rFonts w:ascii="Verdana" w:hAnsi="Verdana" w:eastAsia="Calibri" w:cs="Tahoma"/>
              </w:rPr>
            </w:pPr>
            <w:r w:rsidRPr="0043235D" w:rsidDel="00017338">
              <w:rPr>
                <w:rFonts w:ascii="Verdana" w:hAnsi="Verdana" w:eastAsia="Calibri" w:cs="Tahoma"/>
              </w:rPr>
              <w:t>Users</w:t>
            </w:r>
            <w:r w:rsidRPr="0043235D">
              <w:rPr>
                <w:rFonts w:ascii="Verdana" w:hAnsi="Verdana" w:eastAsia="Calibri" w:cs="Tahoma"/>
                <w:b/>
              </w:rPr>
              <w:t xml:space="preserve"> </w:t>
            </w:r>
            <w:r w:rsidRPr="0043235D">
              <w:rPr>
                <w:rFonts w:ascii="Verdana" w:hAnsi="Verdana" w:eastAsia="Calibri" w:cs="Tahoma"/>
              </w:rPr>
              <w:t>may</w:t>
            </w:r>
            <w:r w:rsidRPr="0043235D">
              <w:rPr>
                <w:rFonts w:ascii="Verdana" w:hAnsi="Verdana" w:eastAsia="Calibri" w:cs="Tahoma"/>
                <w:b/>
              </w:rPr>
              <w:t xml:space="preserve"> </w:t>
            </w:r>
            <w:r w:rsidRPr="0043235D">
              <w:rPr>
                <w:rFonts w:ascii="Verdana" w:hAnsi="Verdana" w:eastAsia="Calibri" w:cs="Tahoma"/>
              </w:rPr>
              <w:t>click the</w:t>
            </w:r>
            <w:r w:rsidRPr="0043235D">
              <w:rPr>
                <w:rFonts w:ascii="Verdana" w:hAnsi="Verdana" w:eastAsia="Calibri" w:cs="Tahoma"/>
                <w:b/>
              </w:rPr>
              <w:t xml:space="preserve"> “i” </w:t>
            </w:r>
            <w:r w:rsidRPr="0043235D">
              <w:rPr>
                <w:rFonts w:ascii="Verdana" w:hAnsi="Verdana" w:eastAsia="Calibri" w:cs="Tahoma"/>
              </w:rPr>
              <w:t>button</w:t>
            </w:r>
            <w:r w:rsidRPr="0043235D">
              <w:rPr>
                <w:rFonts w:ascii="Verdana" w:hAnsi="Verdana" w:eastAsia="Calibri" w:cs="Tahoma"/>
                <w:b/>
              </w:rPr>
              <w:t xml:space="preserve"> </w:t>
            </w:r>
            <w:r w:rsidRPr="0043235D" w:rsidDel="00017338">
              <w:rPr>
                <w:rFonts w:ascii="Verdana" w:hAnsi="Verdana" w:eastAsia="Calibri" w:cs="Tahoma"/>
              </w:rPr>
              <w:t>for</w:t>
            </w:r>
            <w:r w:rsidRPr="0043235D">
              <w:rPr>
                <w:rFonts w:ascii="Verdana" w:hAnsi="Verdana" w:eastAsia="Calibri" w:cs="Tahoma"/>
              </w:rPr>
              <w:t xml:space="preserve"> assistance completing these </w:t>
            </w:r>
            <w:r w:rsidRPr="0043235D" w:rsidDel="00017338">
              <w:rPr>
                <w:rFonts w:ascii="Verdana" w:hAnsi="Verdana" w:eastAsia="Calibri" w:cs="Tahoma"/>
              </w:rPr>
              <w:t>field</w:t>
            </w:r>
            <w:r w:rsidRPr="0043235D">
              <w:rPr>
                <w:rFonts w:ascii="Verdana" w:hAnsi="Verdana" w:eastAsia="Calibri" w:cs="Tahoma"/>
              </w:rPr>
              <w:t>s</w:t>
            </w:r>
            <w:r w:rsidRPr="0043235D" w:rsidDel="00017338">
              <w:rPr>
                <w:rFonts w:ascii="Verdana" w:hAnsi="Verdana" w:eastAsia="Calibri" w:cs="Tahoma"/>
              </w:rPr>
              <w:t>.</w:t>
            </w:r>
          </w:p>
        </w:tc>
      </w:tr>
      <w:tr w:rsidRPr="0043235D" w:rsidR="00603ACC" w:rsidTr="00965C56" w14:paraId="47A89C32" w14:textId="77777777">
        <w:tc>
          <w:tcPr>
            <w:tcW w:w="1220" w:type="pct"/>
          </w:tcPr>
          <w:p w:rsidRPr="0043235D" w:rsidR="00603ACC" w:rsidP="00965C56" w:rsidRDefault="00603ACC" w14:paraId="6FF6186C" w14:textId="77777777">
            <w:pPr>
              <w:spacing w:before="120" w:after="120"/>
              <w:rPr>
                <w:rFonts w:ascii="Verdana" w:hAnsi="Verdana" w:eastAsia="Calibri" w:cs="Tahoma"/>
                <w:b/>
              </w:rPr>
            </w:pPr>
            <w:r w:rsidRPr="0043235D">
              <w:rPr>
                <w:rFonts w:ascii="Verdana" w:hAnsi="Verdana" w:eastAsia="Calibri" w:cs="Tahoma"/>
                <w:b/>
              </w:rPr>
              <w:t xml:space="preserve">Check State </w:t>
            </w:r>
            <w:r w:rsidRPr="0043235D">
              <w:rPr>
                <w:rFonts w:ascii="Verdana" w:hAnsi="Verdana" w:eastAsia="Calibri" w:cs="Tahoma"/>
              </w:rPr>
              <w:t>and</w:t>
            </w:r>
            <w:r w:rsidRPr="0043235D">
              <w:rPr>
                <w:rFonts w:ascii="Verdana" w:hAnsi="Verdana" w:eastAsia="Calibri" w:cs="Tahoma"/>
                <w:b/>
              </w:rPr>
              <w:t xml:space="preserve"> Zip </w:t>
            </w:r>
            <w:r w:rsidRPr="0043235D">
              <w:rPr>
                <w:rFonts w:ascii="Verdana" w:hAnsi="Verdana" w:eastAsia="Calibri" w:cs="Tahoma"/>
              </w:rPr>
              <w:t>Fields</w:t>
            </w:r>
          </w:p>
        </w:tc>
        <w:tc>
          <w:tcPr>
            <w:tcW w:w="3780" w:type="pct"/>
          </w:tcPr>
          <w:p w:rsidRPr="0043235D" w:rsidR="00603ACC" w:rsidDel="00017338" w:rsidP="00965C56" w:rsidRDefault="00603ACC" w14:paraId="4F13DA40" w14:textId="77777777">
            <w:pPr>
              <w:spacing w:before="120" w:after="120"/>
              <w:rPr>
                <w:rFonts w:ascii="Verdana" w:hAnsi="Verdana" w:eastAsia="Calibri" w:cs="Tahoma"/>
              </w:rPr>
            </w:pPr>
            <w:r w:rsidRPr="0043235D">
              <w:rPr>
                <w:rFonts w:ascii="Verdana" w:hAnsi="Verdana" w:eastAsia="Calibri" w:cs="Tahoma"/>
              </w:rPr>
              <w:t xml:space="preserve">These fields must </w:t>
            </w:r>
            <w:r w:rsidRPr="0043235D">
              <w:rPr>
                <w:rFonts w:ascii="Verdana" w:hAnsi="Verdana" w:eastAsia="Calibri" w:cs="Tahoma"/>
                <w:b/>
              </w:rPr>
              <w:t>match</w:t>
            </w:r>
            <w:r w:rsidRPr="0043235D">
              <w:rPr>
                <w:rFonts w:ascii="Verdana" w:hAnsi="Verdana" w:eastAsia="Calibri" w:cs="Tahoma"/>
              </w:rPr>
              <w:t xml:space="preserve"> the </w:t>
            </w:r>
            <w:r w:rsidRPr="0043235D">
              <w:rPr>
                <w:rFonts w:ascii="Verdana" w:hAnsi="Verdana" w:eastAsia="Calibri" w:cs="Tahoma"/>
                <w:b/>
              </w:rPr>
              <w:t>address on the check/ savings account</w:t>
            </w:r>
            <w:r w:rsidRPr="0043235D">
              <w:rPr>
                <w:rFonts w:ascii="Verdana" w:hAnsi="Verdana" w:eastAsia="Calibri" w:cs="Tahoma"/>
              </w:rPr>
              <w:t>. State is a drop-down menu, and Zip auto-populates from the beneficiary’s mailing address on file. Zip may be changed by CCR if it does not match payer’s check/ savings account.</w:t>
            </w:r>
          </w:p>
        </w:tc>
      </w:tr>
      <w:tr w:rsidRPr="0043235D" w:rsidR="00603ACC" w:rsidTr="00965C56" w14:paraId="05F7825F" w14:textId="77777777">
        <w:tc>
          <w:tcPr>
            <w:tcW w:w="1220"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2A7D06ED" w14:textId="77777777">
            <w:pPr>
              <w:spacing w:before="120" w:after="120"/>
              <w:rPr>
                <w:rFonts w:ascii="Verdana" w:hAnsi="Verdana" w:eastAsia="Calibri" w:cs="Tahoma"/>
                <w:b/>
              </w:rPr>
            </w:pPr>
            <w:bookmarkStart w:name="cancel" w:id="118"/>
            <w:r w:rsidRPr="0043235D">
              <w:rPr>
                <w:rFonts w:ascii="Verdana" w:hAnsi="Verdana" w:eastAsia="Calibri" w:cs="Tahoma"/>
                <w:b/>
              </w:rPr>
              <w:t xml:space="preserve">Cancel Link </w:t>
            </w:r>
            <w:bookmarkEnd w:id="118"/>
          </w:p>
        </w:tc>
        <w:tc>
          <w:tcPr>
            <w:tcW w:w="3780"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197F86FE" w14:textId="77777777">
            <w:pPr>
              <w:spacing w:before="120" w:after="120"/>
              <w:rPr>
                <w:rFonts w:ascii="Verdana" w:hAnsi="Verdana" w:eastAsia="Calibri" w:cs="Tahoma"/>
              </w:rPr>
            </w:pPr>
            <w:r w:rsidRPr="0043235D">
              <w:rPr>
                <w:rFonts w:ascii="Verdana" w:hAnsi="Verdana" w:eastAsia="Calibri" w:cs="Tahoma"/>
              </w:rPr>
              <w:t xml:space="preserve">Users </w:t>
            </w:r>
            <w:r w:rsidRPr="0043235D">
              <w:rPr>
                <w:rFonts w:ascii="Verdana" w:hAnsi="Verdana" w:eastAsia="Calibri" w:cs="Tahoma"/>
                <w:b/>
              </w:rPr>
              <w:t>do NOT use</w:t>
            </w:r>
            <w:r w:rsidRPr="0043235D">
              <w:rPr>
                <w:rFonts w:ascii="Verdana" w:hAnsi="Verdana" w:eastAsia="Calibri" w:cs="Tahoma"/>
              </w:rPr>
              <w:t xml:space="preserve"> the </w:t>
            </w:r>
            <w:r w:rsidRPr="0043235D">
              <w:rPr>
                <w:rFonts w:ascii="Verdana" w:hAnsi="Verdana" w:eastAsia="Calibri" w:cs="Tahoma"/>
                <w:b/>
              </w:rPr>
              <w:t>Cancel</w:t>
            </w:r>
            <w:r w:rsidRPr="0043235D">
              <w:rPr>
                <w:rFonts w:ascii="Verdana" w:hAnsi="Verdana" w:eastAsia="Calibri" w:cs="Tahoma"/>
              </w:rPr>
              <w:t xml:space="preserve"> link in the Automatic Credit Card payment screen (located in the NEXT TRANSACTION section).</w:t>
            </w:r>
          </w:p>
          <w:p w:rsidRPr="0043235D" w:rsidR="00603ACC" w:rsidP="00965C56" w:rsidRDefault="00603ACC" w14:paraId="4C6A9065" w14:textId="77777777">
            <w:pPr>
              <w:spacing w:before="120" w:after="120"/>
              <w:rPr>
                <w:rFonts w:ascii="Verdana" w:hAnsi="Verdana" w:eastAsia="Calibri" w:cs="Tahoma"/>
              </w:rPr>
            </w:pPr>
          </w:p>
          <w:p w:rsidRPr="0043235D" w:rsidR="00603ACC" w:rsidP="00965C56" w:rsidRDefault="00603ACC" w14:paraId="2F324F87" w14:textId="77777777">
            <w:pPr>
              <w:spacing w:before="120" w:after="120"/>
              <w:rPr>
                <w:rFonts w:ascii="Verdana" w:hAnsi="Verdana" w:eastAsia="Calibri" w:cs="Tahoma"/>
                <w:b/>
              </w:rPr>
            </w:pPr>
            <w:r w:rsidRPr="0043235D">
              <w:rPr>
                <w:rFonts w:ascii="Verdana" w:hAnsi="Verdana" w:eastAsia="Calibri" w:cs="Tahoma"/>
                <w:b/>
              </w:rPr>
              <w:t>Notes:</w:t>
            </w:r>
          </w:p>
          <w:p w:rsidRPr="0043235D" w:rsidR="00603ACC" w:rsidP="00965C56" w:rsidRDefault="00603ACC" w14:paraId="3821C9E8" w14:textId="77777777">
            <w:pPr>
              <w:pStyle w:val="ListParagraph"/>
              <w:numPr>
                <w:ilvl w:val="0"/>
                <w:numId w:val="20"/>
              </w:numPr>
              <w:spacing w:before="120" w:after="120"/>
              <w:contextualSpacing w:val="0"/>
              <w:rPr>
                <w:rFonts w:ascii="Verdana" w:hAnsi="Verdana" w:eastAsia="Calibri" w:cs="Tahoma"/>
              </w:rPr>
            </w:pPr>
            <w:r w:rsidRPr="0043235D">
              <w:rPr>
                <w:rFonts w:ascii="Verdana" w:hAnsi="Verdana" w:eastAsia="Calibri" w:cs="Tahoma"/>
              </w:rPr>
              <w:t xml:space="preserve">If the </w:t>
            </w:r>
            <w:r w:rsidRPr="0043235D">
              <w:rPr>
                <w:rFonts w:ascii="Verdana" w:hAnsi="Verdana" w:eastAsia="Calibri" w:cs="Tahoma"/>
                <w:b/>
              </w:rPr>
              <w:t>Cancel</w:t>
            </w:r>
            <w:r w:rsidRPr="0043235D">
              <w:rPr>
                <w:rFonts w:ascii="Verdana" w:hAnsi="Verdana" w:eastAsia="Calibri" w:cs="Tahoma"/>
              </w:rPr>
              <w:t xml:space="preserve"> link is clicked in error, the scheduled payment will </w:t>
            </w:r>
            <w:proofErr w:type="gramStart"/>
            <w:r w:rsidRPr="0043235D">
              <w:rPr>
                <w:rFonts w:ascii="Verdana" w:hAnsi="Verdana" w:eastAsia="Calibri" w:cs="Tahoma"/>
              </w:rPr>
              <w:t>reschedule itself</w:t>
            </w:r>
            <w:proofErr w:type="gramEnd"/>
            <w:r w:rsidRPr="0043235D">
              <w:rPr>
                <w:rFonts w:ascii="Verdana" w:hAnsi="Verdana" w:eastAsia="Calibri" w:cs="Tahoma"/>
              </w:rPr>
              <w:t xml:space="preserve"> if the </w:t>
            </w:r>
            <w:r w:rsidRPr="0043235D">
              <w:rPr>
                <w:rFonts w:ascii="Verdana" w:hAnsi="Verdana" w:eastAsia="Calibri" w:cs="Tahoma"/>
                <w:b/>
                <w:bCs/>
              </w:rPr>
              <w:t>Automatic Payment</w:t>
            </w:r>
            <w:r w:rsidRPr="0043235D">
              <w:rPr>
                <w:rFonts w:ascii="Verdana" w:hAnsi="Verdana" w:eastAsia="Calibri" w:cs="Tahoma"/>
              </w:rPr>
              <w:t xml:space="preserve"> radio button is still selected and the status is still </w:t>
            </w:r>
            <w:r w:rsidRPr="0043235D">
              <w:rPr>
                <w:rFonts w:ascii="Verdana" w:hAnsi="Verdana" w:eastAsia="Calibri" w:cs="Tahoma"/>
                <w:b/>
              </w:rPr>
              <w:t>Active</w:t>
            </w:r>
            <w:r w:rsidRPr="0043235D">
              <w:rPr>
                <w:rFonts w:ascii="Verdana" w:hAnsi="Verdana" w:eastAsia="Calibri" w:cs="Tahoma"/>
              </w:rPr>
              <w:t>.</w:t>
            </w:r>
          </w:p>
          <w:p w:rsidRPr="0043235D" w:rsidR="00603ACC" w:rsidP="00965C56" w:rsidRDefault="00603ACC" w14:paraId="034B9749" w14:textId="77777777">
            <w:pPr>
              <w:pStyle w:val="ListParagraph"/>
              <w:numPr>
                <w:ilvl w:val="0"/>
                <w:numId w:val="20"/>
              </w:numPr>
              <w:spacing w:before="120" w:after="120"/>
              <w:contextualSpacing w:val="0"/>
              <w:rPr>
                <w:rFonts w:ascii="Verdana" w:hAnsi="Verdana" w:eastAsia="Calibri" w:cs="Tahoma"/>
              </w:rPr>
            </w:pPr>
            <w:bookmarkStart w:name="OLE_LINK32" w:id="119"/>
            <w:r w:rsidRPr="0043235D">
              <w:rPr>
                <w:rFonts w:ascii="Verdana" w:hAnsi="Verdana" w:eastAsia="Calibri" w:cs="Tahoma"/>
              </w:rPr>
              <w:t xml:space="preserve">Cancelling a scheduled payment is not possible without setting the Automatic Payment Status to Inactive and selecting the </w:t>
            </w:r>
            <w:r w:rsidRPr="0043235D">
              <w:rPr>
                <w:rFonts w:ascii="Verdana" w:hAnsi="Verdana" w:eastAsia="Calibri" w:cs="Tahoma"/>
                <w:b/>
                <w:bCs/>
              </w:rPr>
              <w:t>Save On File</w:t>
            </w:r>
            <w:r w:rsidRPr="0043235D">
              <w:rPr>
                <w:rFonts w:ascii="Verdana" w:hAnsi="Verdana" w:eastAsia="Calibri" w:cs="Tahoma"/>
              </w:rPr>
              <w:t xml:space="preserve"> radio button. This removes EFT as a payment method and returns the beneficiary to invoicing.</w:t>
            </w:r>
            <w:bookmarkEnd w:id="119"/>
          </w:p>
        </w:tc>
      </w:tr>
      <w:tr w:rsidRPr="0043235D" w:rsidR="00603ACC" w:rsidTr="00965C56" w14:paraId="4EC21259" w14:textId="77777777">
        <w:tc>
          <w:tcPr>
            <w:tcW w:w="1220"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0351287F" w14:textId="77777777">
            <w:pPr>
              <w:spacing w:before="120" w:after="120"/>
              <w:rPr>
                <w:rFonts w:ascii="Verdana" w:hAnsi="Verdana" w:eastAsia="Calibri" w:cs="Tahoma"/>
                <w:b/>
              </w:rPr>
            </w:pPr>
            <w:r w:rsidRPr="0043235D">
              <w:rPr>
                <w:rFonts w:ascii="Verdana" w:hAnsi="Verdana" w:eastAsia="Calibri" w:cs="Tahoma"/>
                <w:b/>
              </w:rPr>
              <w:t>Payment Method</w:t>
            </w:r>
          </w:p>
        </w:tc>
        <w:tc>
          <w:tcPr>
            <w:tcW w:w="3780"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5B8B3A29" w14:textId="77777777">
            <w:pPr>
              <w:spacing w:before="120" w:after="120"/>
              <w:rPr>
                <w:rFonts w:ascii="Verdana" w:hAnsi="Verdana" w:eastAsia="Calibri" w:cs="Tahoma"/>
              </w:rPr>
            </w:pPr>
            <w:r w:rsidRPr="0043235D">
              <w:rPr>
                <w:rFonts w:ascii="Verdana" w:hAnsi="Verdana" w:eastAsia="Calibri" w:cs="Tahoma"/>
              </w:rPr>
              <w:t xml:space="preserve">Users </w:t>
            </w:r>
            <w:r w:rsidRPr="0043235D">
              <w:rPr>
                <w:rFonts w:ascii="Verdana" w:hAnsi="Verdana" w:eastAsia="Calibri" w:cs="Tahoma"/>
                <w:b/>
              </w:rPr>
              <w:t>do NOT use</w:t>
            </w:r>
            <w:r w:rsidRPr="0043235D">
              <w:rPr>
                <w:rFonts w:ascii="Verdana" w:hAnsi="Verdana" w:eastAsia="Calibri" w:cs="Tahoma"/>
              </w:rPr>
              <w:t xml:space="preserve"> the </w:t>
            </w:r>
            <w:r w:rsidRPr="0043235D">
              <w:rPr>
                <w:rFonts w:ascii="Verdana" w:hAnsi="Verdana" w:eastAsia="Calibri" w:cs="Tahoma"/>
                <w:b/>
              </w:rPr>
              <w:t>“+ New Payment Method</w:t>
            </w:r>
            <w:r w:rsidRPr="0043235D">
              <w:rPr>
                <w:rFonts w:ascii="Verdana" w:hAnsi="Verdana" w:eastAsia="Calibri" w:cs="Tahoma"/>
              </w:rPr>
              <w:t>” option on the One-Time Payment screen to change automatic payment source. This is a one-time use feature, and account information will not be stored.</w:t>
            </w:r>
          </w:p>
          <w:p w:rsidRPr="0043235D" w:rsidR="00603ACC" w:rsidP="00965C56" w:rsidRDefault="00603ACC" w14:paraId="07432406" w14:textId="77777777">
            <w:pPr>
              <w:spacing w:before="120" w:after="120"/>
              <w:rPr>
                <w:rFonts w:ascii="Verdana" w:hAnsi="Verdana" w:eastAsia="Calibri" w:cs="Tahoma"/>
              </w:rPr>
            </w:pPr>
          </w:p>
          <w:p w:rsidRPr="0043235D" w:rsidR="00603ACC" w:rsidP="00965C56" w:rsidRDefault="00603ACC" w14:paraId="35C9B7B2" w14:textId="77777777">
            <w:pPr>
              <w:spacing w:before="120" w:after="120"/>
              <w:rPr>
                <w:rFonts w:ascii="Verdana" w:hAnsi="Verdana" w:eastAsia="Calibri" w:cs="Tahoma"/>
                <w:b/>
              </w:rPr>
            </w:pPr>
            <w:r w:rsidRPr="0043235D">
              <w:rPr>
                <w:rFonts w:ascii="Verdana" w:hAnsi="Verdana" w:eastAsia="Calibri" w:cs="Tahoma"/>
                <w:b/>
              </w:rPr>
              <w:t xml:space="preserve">Notes: </w:t>
            </w:r>
          </w:p>
          <w:p w:rsidRPr="0043235D" w:rsidR="00603ACC" w:rsidP="00965C56" w:rsidRDefault="00603ACC" w14:paraId="16990660" w14:textId="77777777">
            <w:pPr>
              <w:pStyle w:val="ListParagraph"/>
              <w:numPr>
                <w:ilvl w:val="0"/>
                <w:numId w:val="20"/>
              </w:numPr>
              <w:spacing w:before="120" w:after="120"/>
              <w:contextualSpacing w:val="0"/>
              <w:rPr>
                <w:rFonts w:ascii="Verdana" w:hAnsi="Verdana" w:eastAsia="Calibri" w:cs="Tahoma"/>
              </w:rPr>
            </w:pPr>
            <w:r w:rsidRPr="0043235D">
              <w:rPr>
                <w:rFonts w:ascii="Verdana" w:hAnsi="Verdana" w:eastAsia="Calibri" w:cs="Tahoma"/>
              </w:rPr>
              <w:t xml:space="preserve">If this is populated with payment method information, the beneficiary has a card or banking information on file for </w:t>
            </w:r>
            <w:r w:rsidRPr="0043235D">
              <w:rPr>
                <w:rFonts w:ascii="Verdana" w:hAnsi="Verdana"/>
              </w:rPr>
              <w:t xml:space="preserve">EFT/RCD. </w:t>
            </w:r>
            <w:r w:rsidRPr="0043235D">
              <w:rPr>
                <w:rFonts w:ascii="Verdana" w:hAnsi="Verdana" w:eastAsia="Calibri" w:cs="Tahoma"/>
              </w:rPr>
              <w:t xml:space="preserve">Close the current payment screen. Check the Automatic Payment screen for the status of the payment method on file for </w:t>
            </w:r>
            <w:r w:rsidRPr="0043235D">
              <w:rPr>
                <w:rFonts w:ascii="Verdana" w:hAnsi="Verdana"/>
              </w:rPr>
              <w:t>EFT/RCD</w:t>
            </w:r>
            <w:r w:rsidRPr="0043235D">
              <w:rPr>
                <w:rFonts w:ascii="Verdana" w:hAnsi="Verdana" w:eastAsia="Calibri" w:cs="Tahoma"/>
              </w:rPr>
              <w:t>. The status may be made Active or Inactive.</w:t>
            </w:r>
          </w:p>
          <w:p w:rsidRPr="0043235D" w:rsidR="00603ACC" w:rsidP="00965C56" w:rsidRDefault="00603ACC" w14:paraId="07965B22" w14:textId="77777777">
            <w:pPr>
              <w:pStyle w:val="ListParagraph"/>
              <w:spacing w:before="120" w:after="120"/>
              <w:contextualSpacing w:val="0"/>
              <w:rPr>
                <w:rFonts w:ascii="Verdana" w:hAnsi="Verdana" w:eastAsia="Calibri" w:cs="Tahoma"/>
              </w:rPr>
            </w:pPr>
          </w:p>
          <w:p w:rsidRPr="0043235D" w:rsidR="00603ACC" w:rsidP="00603ACC" w:rsidRDefault="00603ACC" w14:paraId="2E32DB0E" w14:textId="77777777">
            <w:pPr>
              <w:pStyle w:val="ListParagraph"/>
              <w:numPr>
                <w:ilvl w:val="0"/>
                <w:numId w:val="43"/>
              </w:numPr>
              <w:spacing w:before="120" w:after="120"/>
              <w:contextualSpacing w:val="0"/>
              <w:rPr>
                <w:rFonts w:ascii="Verdana" w:hAnsi="Verdana" w:eastAsia="Calibri" w:cs="Tahoma"/>
              </w:rPr>
            </w:pPr>
            <w:r w:rsidRPr="0043235D">
              <w:rPr>
                <w:rFonts w:ascii="Verdana" w:hAnsi="Verdana" w:eastAsia="Calibri" w:cs="Tahoma"/>
              </w:rPr>
              <w:t xml:space="preserve">Active will populate the payment information on the one-time payment screen after updating and renew the </w:t>
            </w:r>
            <w:r w:rsidRPr="0043235D">
              <w:rPr>
                <w:rFonts w:ascii="Verdana" w:hAnsi="Verdana"/>
              </w:rPr>
              <w:t xml:space="preserve">EFT/RCD </w:t>
            </w:r>
            <w:r w:rsidRPr="0043235D">
              <w:rPr>
                <w:rFonts w:ascii="Verdana" w:hAnsi="Verdana" w:eastAsia="Calibri" w:cs="Tahoma"/>
              </w:rPr>
              <w:t>of premiums.</w:t>
            </w:r>
          </w:p>
          <w:p w:rsidRPr="0043235D" w:rsidR="00603ACC" w:rsidP="00603ACC" w:rsidRDefault="00603ACC" w14:paraId="700A684C" w14:textId="77777777">
            <w:pPr>
              <w:pStyle w:val="ListParagraph"/>
              <w:numPr>
                <w:ilvl w:val="0"/>
                <w:numId w:val="43"/>
              </w:numPr>
              <w:spacing w:before="120" w:after="120"/>
              <w:contextualSpacing w:val="0"/>
              <w:rPr>
                <w:rFonts w:ascii="Verdana" w:hAnsi="Verdana" w:eastAsia="Calibri" w:cs="Tahoma"/>
              </w:rPr>
            </w:pPr>
            <w:r w:rsidRPr="0043235D">
              <w:rPr>
                <w:rFonts w:ascii="Verdana" w:hAnsi="Verdana" w:eastAsia="Calibri" w:cs="Tahoma"/>
              </w:rPr>
              <w:t>Inactive will remove the payment information on the one-time payment screen after updating and return beneficiary to INV.</w:t>
            </w:r>
          </w:p>
          <w:p w:rsidRPr="0043235D" w:rsidR="00603ACC" w:rsidP="00603ACC" w:rsidRDefault="00603ACC" w14:paraId="5A501EFF" w14:textId="77777777">
            <w:pPr>
              <w:pStyle w:val="ListParagraph"/>
              <w:numPr>
                <w:ilvl w:val="0"/>
                <w:numId w:val="43"/>
              </w:numPr>
              <w:spacing w:before="120" w:after="120"/>
              <w:contextualSpacing w:val="0"/>
              <w:rPr>
                <w:rFonts w:ascii="Verdana" w:hAnsi="Verdana" w:eastAsia="Calibri" w:cs="Tahoma"/>
              </w:rPr>
            </w:pPr>
            <w:r w:rsidRPr="0043235D">
              <w:rPr>
                <w:rFonts w:ascii="Verdana" w:hAnsi="Verdana" w:eastAsia="Calibri" w:cs="Tahoma"/>
              </w:rPr>
              <w:t xml:space="preserve">Only select the </w:t>
            </w:r>
            <w:r w:rsidRPr="0043235D">
              <w:rPr>
                <w:rFonts w:ascii="Verdana" w:hAnsi="Verdana" w:eastAsia="Calibri" w:cs="Tahoma"/>
                <w:b/>
                <w:bCs/>
              </w:rPr>
              <w:t>Automatic Payment</w:t>
            </w:r>
            <w:r w:rsidRPr="0043235D">
              <w:rPr>
                <w:rFonts w:ascii="Verdana" w:hAnsi="Verdana" w:eastAsia="Calibri" w:cs="Tahoma"/>
              </w:rPr>
              <w:t xml:space="preserve"> radio button if the beneficiary wants to use this method for Automatic monthly premium charges.</w:t>
            </w:r>
          </w:p>
        </w:tc>
      </w:tr>
      <w:tr w:rsidRPr="0043235D" w:rsidR="00603ACC" w:rsidTr="00965C56" w14:paraId="11F8E76A" w14:textId="77777777">
        <w:tc>
          <w:tcPr>
            <w:tcW w:w="1220"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0646C7E3" w14:textId="77777777">
            <w:pPr>
              <w:spacing w:before="120" w:after="120"/>
              <w:rPr>
                <w:rFonts w:ascii="Verdana" w:hAnsi="Verdana" w:eastAsia="Calibri" w:cs="Tahoma"/>
                <w:b/>
              </w:rPr>
            </w:pPr>
            <w:r w:rsidRPr="0043235D">
              <w:rPr>
                <w:rFonts w:ascii="Verdana" w:hAnsi="Verdana" w:eastAsia="Calibri" w:cs="Tahoma"/>
                <w:b/>
              </w:rPr>
              <w:t xml:space="preserve">Save Button </w:t>
            </w:r>
            <w:r w:rsidRPr="0043235D">
              <w:rPr>
                <w:rFonts w:ascii="Verdana" w:hAnsi="Verdana" w:eastAsia="Calibri" w:cs="Tahoma"/>
                <w:bCs/>
              </w:rPr>
              <w:t>(l</w:t>
            </w:r>
            <w:r w:rsidRPr="0043235D">
              <w:rPr>
                <w:rFonts w:ascii="Verdana" w:hAnsi="Verdana" w:eastAsia="Calibri" w:cs="Tahoma"/>
              </w:rPr>
              <w:t>ocated on</w:t>
            </w:r>
            <w:r w:rsidRPr="0043235D">
              <w:rPr>
                <w:rFonts w:ascii="Verdana" w:hAnsi="Verdana" w:eastAsia="Calibri" w:cs="Tahoma"/>
                <w:b/>
              </w:rPr>
              <w:t xml:space="preserve"> Automatic Payment screen </w:t>
            </w:r>
            <w:r w:rsidRPr="0043235D">
              <w:rPr>
                <w:rFonts w:ascii="Verdana" w:hAnsi="Verdana" w:eastAsia="Calibri" w:cs="Tahoma"/>
              </w:rPr>
              <w:t>in</w:t>
            </w:r>
            <w:r w:rsidRPr="0043235D">
              <w:rPr>
                <w:rFonts w:ascii="Verdana" w:hAnsi="Verdana" w:eastAsia="Calibri" w:cs="Tahoma"/>
                <w:b/>
              </w:rPr>
              <w:t xml:space="preserve"> Credit Card Single-Sign-On (SSO) system</w:t>
            </w:r>
            <w:r w:rsidRPr="0043235D">
              <w:rPr>
                <w:rFonts w:ascii="Verdana" w:hAnsi="Verdana" w:eastAsia="Calibri" w:cs="Tahoma"/>
                <w:bCs/>
              </w:rPr>
              <w:t>)</w:t>
            </w:r>
            <w:r w:rsidRPr="0043235D">
              <w:rPr>
                <w:rFonts w:ascii="Verdana" w:hAnsi="Verdana" w:eastAsia="Calibri" w:cs="Tahoma"/>
                <w:b/>
              </w:rPr>
              <w:t xml:space="preserve"> </w:t>
            </w:r>
          </w:p>
        </w:tc>
        <w:tc>
          <w:tcPr>
            <w:tcW w:w="3780"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646F03FD" w14:textId="77777777">
            <w:pPr>
              <w:spacing w:before="120" w:after="120"/>
              <w:rPr>
                <w:rFonts w:ascii="Verdana" w:hAnsi="Verdana" w:eastAsia="Calibri" w:cs="Tahoma"/>
              </w:rPr>
            </w:pPr>
            <w:r w:rsidRPr="0043235D">
              <w:rPr>
                <w:rFonts w:ascii="Verdana" w:hAnsi="Verdana" w:eastAsia="Calibri" w:cs="Tahoma"/>
              </w:rPr>
              <w:t xml:space="preserve">In order to complete </w:t>
            </w:r>
            <w:proofErr w:type="gramStart"/>
            <w:r w:rsidRPr="0043235D">
              <w:rPr>
                <w:rFonts w:ascii="Verdana" w:hAnsi="Verdana" w:eastAsia="Calibri" w:cs="Tahoma"/>
              </w:rPr>
              <w:t xml:space="preserve">set </w:t>
            </w:r>
            <w:proofErr w:type="gramEnd"/>
            <w:r w:rsidRPr="0043235D">
              <w:rPr>
                <w:rFonts w:ascii="Verdana" w:hAnsi="Verdana" w:eastAsia="Calibri" w:cs="Tahoma"/>
              </w:rPr>
              <w:t xml:space="preserve">up of automatic EFT payment use the </w:t>
            </w:r>
            <w:r w:rsidRPr="0043235D">
              <w:rPr>
                <w:rFonts w:ascii="Verdana" w:hAnsi="Verdana" w:eastAsia="Calibri" w:cs="Tahoma"/>
                <w:b/>
              </w:rPr>
              <w:t>Save</w:t>
            </w:r>
            <w:r w:rsidRPr="0043235D">
              <w:rPr>
                <w:rFonts w:ascii="Verdana" w:hAnsi="Verdana" w:eastAsia="Calibri" w:cs="Tahoma"/>
              </w:rPr>
              <w:t xml:space="preserve"> button. After clicking Save, a pop-up receipt screen will appear.</w:t>
            </w:r>
          </w:p>
        </w:tc>
      </w:tr>
      <w:tr w:rsidRPr="0043235D" w:rsidR="00603ACC" w:rsidTr="00965C56" w14:paraId="1490739F" w14:textId="77777777">
        <w:tc>
          <w:tcPr>
            <w:tcW w:w="1220"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14D29392" w14:textId="77777777">
            <w:pPr>
              <w:spacing w:before="120" w:after="120"/>
              <w:rPr>
                <w:rFonts w:ascii="Verdana" w:hAnsi="Verdana" w:eastAsia="Calibri" w:cs="Tahoma"/>
                <w:b/>
              </w:rPr>
            </w:pPr>
            <w:r w:rsidRPr="0043235D">
              <w:rPr>
                <w:rFonts w:ascii="Verdana" w:hAnsi="Verdana" w:eastAsia="Calibri" w:cs="Tahoma"/>
                <w:b/>
              </w:rPr>
              <w:t xml:space="preserve">Close Button </w:t>
            </w:r>
            <w:r w:rsidRPr="00046CD7">
              <w:rPr>
                <w:rFonts w:ascii="Verdana" w:hAnsi="Verdana" w:eastAsia="Calibri" w:cs="Tahoma"/>
                <w:bCs/>
              </w:rPr>
              <w:t>(</w:t>
            </w:r>
            <w:r w:rsidRPr="0043235D">
              <w:rPr>
                <w:rFonts w:ascii="Verdana" w:hAnsi="Verdana" w:eastAsia="Calibri" w:cs="Tahoma"/>
                <w:bCs/>
              </w:rPr>
              <w:t>located on</w:t>
            </w:r>
            <w:r w:rsidRPr="0043235D">
              <w:rPr>
                <w:rFonts w:ascii="Verdana" w:hAnsi="Verdana" w:eastAsia="Calibri" w:cs="Tahoma"/>
                <w:b/>
              </w:rPr>
              <w:t xml:space="preserve"> pop-up receipt screens</w:t>
            </w:r>
            <w:r w:rsidRPr="00046CD7">
              <w:rPr>
                <w:rFonts w:ascii="Verdana" w:hAnsi="Verdana" w:eastAsia="Calibri" w:cs="Tahoma"/>
                <w:bCs/>
              </w:rPr>
              <w:t>)</w:t>
            </w:r>
          </w:p>
        </w:tc>
        <w:tc>
          <w:tcPr>
            <w:tcW w:w="3780"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6D73F525" w14:textId="77777777">
            <w:pPr>
              <w:spacing w:before="120" w:after="120"/>
              <w:rPr>
                <w:rFonts w:ascii="Verdana" w:hAnsi="Verdana" w:eastAsia="Calibri" w:cs="Tahoma"/>
              </w:rPr>
            </w:pPr>
            <w:r w:rsidRPr="0043235D">
              <w:rPr>
                <w:rFonts w:ascii="Verdana" w:hAnsi="Verdana" w:cs="Arial"/>
                <w:noProof/>
                <w:color w:val="000000"/>
              </w:rPr>
              <w:drawing>
                <wp:inline distT="0" distB="0" distL="0" distR="0" wp14:anchorId="5393451E" wp14:editId="53CF7C3E">
                  <wp:extent cx="238125" cy="2095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You must click </w:t>
            </w:r>
            <w:r w:rsidRPr="0043235D">
              <w:rPr>
                <w:rFonts w:ascii="Verdana" w:hAnsi="Verdana" w:cs="Arial"/>
                <w:b/>
                <w:bCs/>
                <w:color w:val="000000"/>
              </w:rPr>
              <w:t>Close</w:t>
            </w:r>
            <w:r>
              <w:rPr>
                <w:rFonts w:ascii="Verdana" w:hAnsi="Verdana" w:cs="Arial"/>
                <w:b/>
                <w:bCs/>
                <w:color w:val="000000"/>
              </w:rPr>
              <w:t>.</w:t>
            </w:r>
            <w:r w:rsidRPr="0043235D">
              <w:rPr>
                <w:rFonts w:ascii="Verdana" w:hAnsi="Verdana" w:cs="Arial"/>
                <w:color w:val="000000"/>
              </w:rPr>
              <w:t xml:space="preserve"> </w:t>
            </w:r>
            <w:r w:rsidRPr="0043235D">
              <w:rPr>
                <w:rFonts w:ascii="Verdana" w:hAnsi="Verdana" w:eastAsia="Calibri" w:cs="Tahoma"/>
              </w:rPr>
              <w:t xml:space="preserve">Failure to </w:t>
            </w:r>
            <w:r w:rsidRPr="0043235D">
              <w:rPr>
                <w:rFonts w:ascii="Verdana" w:hAnsi="Verdana" w:eastAsia="Calibri" w:cs="Tahoma"/>
                <w:b/>
              </w:rPr>
              <w:t>close</w:t>
            </w:r>
            <w:r w:rsidRPr="0043235D">
              <w:rPr>
                <w:rFonts w:ascii="Verdana" w:hAnsi="Verdana" w:eastAsia="Calibri" w:cs="Tahoma"/>
              </w:rPr>
              <w:t xml:space="preserve"> the pop-up windows will keep the SSO token open and could cause your next beneficiary’s EFT/RCD request or payment to apply to the previous beneficiary’s account.</w:t>
            </w:r>
          </w:p>
        </w:tc>
      </w:tr>
      <w:tr w:rsidRPr="0043235D" w:rsidR="00603ACC" w:rsidTr="00965C56" w14:paraId="62E67FDF" w14:textId="77777777">
        <w:tc>
          <w:tcPr>
            <w:tcW w:w="1220"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04B052E3" w14:textId="77777777">
            <w:pPr>
              <w:spacing w:before="120" w:after="120"/>
              <w:rPr>
                <w:rFonts w:ascii="Verdana" w:hAnsi="Verdana" w:eastAsia="Calibri" w:cs="Tahoma"/>
                <w:b/>
              </w:rPr>
            </w:pPr>
            <w:r w:rsidRPr="0043235D">
              <w:rPr>
                <w:rFonts w:ascii="Verdana" w:hAnsi="Verdana" w:eastAsia="Calibri" w:cs="Tahoma"/>
                <w:b/>
              </w:rPr>
              <w:t xml:space="preserve">Set Status To </w:t>
            </w:r>
            <w:r w:rsidRPr="0043235D">
              <w:rPr>
                <w:rFonts w:ascii="Verdana" w:hAnsi="Verdana" w:eastAsia="Calibri" w:cs="Tahoma"/>
                <w:bCs/>
              </w:rPr>
              <w:t xml:space="preserve">Field </w:t>
            </w:r>
          </w:p>
        </w:tc>
        <w:tc>
          <w:tcPr>
            <w:tcW w:w="3780"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7B6883CF" w14:textId="77777777">
            <w:pPr>
              <w:spacing w:before="120" w:after="120"/>
              <w:rPr>
                <w:rFonts w:ascii="Verdana" w:hAnsi="Verdana" w:eastAsia="Calibri" w:cs="Tahoma"/>
              </w:rPr>
            </w:pPr>
            <w:r w:rsidRPr="0043235D">
              <w:rPr>
                <w:rFonts w:ascii="Verdana" w:hAnsi="Verdana" w:eastAsia="Calibri" w:cs="Tahoma"/>
              </w:rPr>
              <w:t xml:space="preserve">Users </w:t>
            </w:r>
            <w:r w:rsidRPr="0043235D">
              <w:rPr>
                <w:rFonts w:ascii="Verdana" w:hAnsi="Verdana" w:eastAsia="Calibri" w:cs="Tahoma"/>
                <w:b/>
              </w:rPr>
              <w:t>do not use</w:t>
            </w:r>
            <w:r w:rsidRPr="0043235D">
              <w:rPr>
                <w:rFonts w:ascii="Verdana" w:hAnsi="Verdana" w:eastAsia="Calibri" w:cs="Tahoma"/>
              </w:rPr>
              <w:t xml:space="preserve"> the </w:t>
            </w:r>
            <w:r w:rsidRPr="0043235D">
              <w:rPr>
                <w:rFonts w:ascii="Verdana" w:hAnsi="Verdana" w:eastAsia="Calibri" w:cs="Tahoma"/>
                <w:b/>
              </w:rPr>
              <w:t>Complete</w:t>
            </w:r>
            <w:r w:rsidRPr="0043235D">
              <w:rPr>
                <w:rFonts w:ascii="Verdana" w:hAnsi="Verdana" w:eastAsia="Calibri" w:cs="Tahoma"/>
              </w:rPr>
              <w:t xml:space="preserve"> option for this field.</w:t>
            </w:r>
          </w:p>
          <w:p w:rsidRPr="0043235D" w:rsidR="00603ACC" w:rsidP="00965C56" w:rsidRDefault="00603ACC" w14:paraId="7395A8FD" w14:textId="77777777">
            <w:pPr>
              <w:spacing w:before="120" w:after="120"/>
              <w:rPr>
                <w:rFonts w:ascii="Verdana" w:hAnsi="Verdana" w:eastAsia="Calibri" w:cs="Tahoma"/>
              </w:rPr>
            </w:pPr>
          </w:p>
          <w:p w:rsidRPr="0043235D" w:rsidR="00603ACC" w:rsidP="00965C56" w:rsidRDefault="00603ACC" w14:paraId="4F80D770" w14:textId="77777777">
            <w:pPr>
              <w:spacing w:before="120" w:after="120"/>
              <w:rPr>
                <w:rFonts w:ascii="Verdana" w:hAnsi="Verdana" w:eastAsia="Calibri" w:cs="Tahoma"/>
                <w:b/>
              </w:rPr>
            </w:pPr>
            <w:r w:rsidRPr="0043235D">
              <w:rPr>
                <w:rFonts w:ascii="Verdana" w:hAnsi="Verdana" w:eastAsia="Calibri" w:cs="Tahoma"/>
                <w:b/>
              </w:rPr>
              <w:t>Notes:</w:t>
            </w:r>
          </w:p>
          <w:p w:rsidRPr="00046CD7" w:rsidR="00603ACC" w:rsidP="00965C56" w:rsidRDefault="00603ACC" w14:paraId="1CD5C253" w14:textId="77777777">
            <w:pPr>
              <w:pStyle w:val="ListParagraph"/>
              <w:numPr>
                <w:ilvl w:val="0"/>
                <w:numId w:val="20"/>
              </w:numPr>
              <w:spacing w:before="120" w:after="120"/>
              <w:contextualSpacing w:val="0"/>
              <w:rPr>
                <w:rFonts w:ascii="Verdana" w:hAnsi="Verdana" w:eastAsia="Calibri" w:cs="Tahoma"/>
              </w:rPr>
            </w:pPr>
            <w:r w:rsidRPr="00046CD7">
              <w:rPr>
                <w:rFonts w:ascii="Verdana" w:hAnsi="Verdana" w:eastAsia="Calibri" w:cs="Tahoma"/>
              </w:rPr>
              <w:t xml:space="preserve">Verify and update </w:t>
            </w:r>
            <w:r w:rsidRPr="00046CD7">
              <w:rPr>
                <w:rFonts w:ascii="Verdana" w:hAnsi="Verdana" w:eastAsia="Calibri" w:cs="Tahoma"/>
                <w:b/>
              </w:rPr>
              <w:t>Set Status To</w:t>
            </w:r>
            <w:r w:rsidRPr="00046CD7">
              <w:rPr>
                <w:rFonts w:ascii="Verdana" w:hAnsi="Verdana" w:eastAsia="Calibri" w:cs="Tahoma"/>
              </w:rPr>
              <w:t xml:space="preserve"> field to </w:t>
            </w:r>
            <w:r w:rsidRPr="00046CD7">
              <w:rPr>
                <w:rFonts w:ascii="Verdana" w:hAnsi="Verdana" w:eastAsia="Calibri" w:cs="Tahoma"/>
                <w:b/>
              </w:rPr>
              <w:t>Active</w:t>
            </w:r>
            <w:r w:rsidRPr="00046CD7">
              <w:rPr>
                <w:rFonts w:ascii="Verdana" w:hAnsi="Verdana" w:eastAsia="Calibri" w:cs="Tahoma"/>
              </w:rPr>
              <w:t xml:space="preserve"> when </w:t>
            </w:r>
            <w:hyperlink w:history="1" w:anchor="_Updating_Automatic_Credit">
              <w:r w:rsidRPr="00046CD7">
                <w:rPr>
                  <w:rStyle w:val="Hyperlink"/>
                  <w:rFonts w:ascii="Verdana" w:hAnsi="Verdana" w:eastAsia="Calibri" w:cs="Tahoma"/>
                </w:rPr>
                <w:t>Updating Automatic EFT Payments</w:t>
              </w:r>
            </w:hyperlink>
            <w:r w:rsidRPr="00046CD7">
              <w:rPr>
                <w:rFonts w:ascii="Verdana" w:hAnsi="Verdana" w:eastAsia="Calibri" w:cs="Tahoma"/>
              </w:rPr>
              <w:t xml:space="preserve"> information (must click the </w:t>
            </w:r>
            <w:hyperlink w:history="1" w:anchor="Save">
              <w:r w:rsidRPr="00046CD7">
                <w:rPr>
                  <w:rStyle w:val="Hyperlink"/>
                  <w:rFonts w:ascii="Verdana" w:hAnsi="Verdana" w:eastAsia="Calibri" w:cs="Tahoma"/>
                </w:rPr>
                <w:t>Save</w:t>
              </w:r>
            </w:hyperlink>
            <w:r w:rsidRPr="00046CD7">
              <w:rPr>
                <w:rFonts w:ascii="Verdana" w:hAnsi="Verdana" w:eastAsia="Calibri" w:cs="Tahoma"/>
              </w:rPr>
              <w:t xml:space="preserve"> button afterwards).</w:t>
            </w:r>
          </w:p>
          <w:p w:rsidRPr="00046CD7" w:rsidR="00603ACC" w:rsidP="00965C56" w:rsidRDefault="00603ACC" w14:paraId="4F8CAD70" w14:textId="77777777">
            <w:pPr>
              <w:pStyle w:val="ListParagraph"/>
              <w:numPr>
                <w:ilvl w:val="0"/>
                <w:numId w:val="20"/>
              </w:numPr>
              <w:spacing w:before="120" w:after="120"/>
              <w:contextualSpacing w:val="0"/>
              <w:rPr>
                <w:rFonts w:ascii="Verdana" w:hAnsi="Verdana" w:eastAsia="Calibri" w:cs="Tahoma"/>
              </w:rPr>
            </w:pPr>
            <w:r w:rsidRPr="00046CD7">
              <w:rPr>
                <w:rFonts w:ascii="Verdana" w:hAnsi="Verdana" w:eastAsia="Calibri" w:cs="Tahoma"/>
              </w:rPr>
              <w:t xml:space="preserve">Update </w:t>
            </w:r>
            <w:r w:rsidRPr="00046CD7">
              <w:rPr>
                <w:rFonts w:ascii="Verdana" w:hAnsi="Verdana" w:eastAsia="Calibri" w:cs="Tahoma"/>
                <w:b/>
              </w:rPr>
              <w:t>Set Status To</w:t>
            </w:r>
            <w:r w:rsidRPr="00046CD7">
              <w:rPr>
                <w:rFonts w:ascii="Verdana" w:hAnsi="Verdana" w:eastAsia="Calibri" w:cs="Tahoma"/>
              </w:rPr>
              <w:t xml:space="preserve"> field to </w:t>
            </w:r>
            <w:r w:rsidRPr="00046CD7">
              <w:rPr>
                <w:rFonts w:ascii="Verdana" w:hAnsi="Verdana" w:eastAsia="Calibri" w:cs="Tahoma"/>
                <w:b/>
              </w:rPr>
              <w:t>Inactive</w:t>
            </w:r>
            <w:r w:rsidRPr="00046CD7">
              <w:rPr>
                <w:rFonts w:ascii="Verdana" w:hAnsi="Verdana" w:eastAsia="Calibri" w:cs="Tahoma"/>
              </w:rPr>
              <w:t xml:space="preserve"> when </w:t>
            </w:r>
            <w:hyperlink w:history="1" w:anchor="_Cancelling_Automatic_Credit">
              <w:r w:rsidRPr="00046CD7">
                <w:rPr>
                  <w:rStyle w:val="Hyperlink"/>
                  <w:rFonts w:ascii="Verdana" w:hAnsi="Verdana" w:eastAsia="Calibri" w:cs="Tahoma"/>
                </w:rPr>
                <w:t>Cancelling Automatic EFT Premium Payments</w:t>
              </w:r>
            </w:hyperlink>
            <w:r w:rsidRPr="00046CD7">
              <w:rPr>
                <w:rFonts w:ascii="Verdana" w:hAnsi="Verdana" w:eastAsia="Calibri" w:cs="Tahoma"/>
              </w:rPr>
              <w:t>.</w:t>
            </w:r>
          </w:p>
        </w:tc>
      </w:tr>
      <w:tr w:rsidRPr="0043235D" w:rsidR="00603ACC" w:rsidTr="00965C56" w14:paraId="77034476" w14:textId="77777777">
        <w:tc>
          <w:tcPr>
            <w:tcW w:w="1220"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3FC47437" w14:textId="77777777">
            <w:pPr>
              <w:spacing w:before="120" w:after="120"/>
              <w:rPr>
                <w:rFonts w:ascii="Verdana" w:hAnsi="Verdana" w:eastAsia="Calibri" w:cs="Tahoma"/>
                <w:b/>
              </w:rPr>
            </w:pPr>
            <w:r w:rsidRPr="0043235D">
              <w:rPr>
                <w:rFonts w:ascii="Verdana" w:hAnsi="Verdana" w:eastAsia="Calibri" w:cs="Tahoma"/>
                <w:b/>
              </w:rPr>
              <w:t xml:space="preserve">Automatic Payment </w:t>
            </w:r>
            <w:r w:rsidRPr="0043235D">
              <w:rPr>
                <w:rFonts w:ascii="Verdana" w:hAnsi="Verdana" w:eastAsia="Calibri" w:cs="Tahoma"/>
                <w:bCs/>
              </w:rPr>
              <w:t>radio button</w:t>
            </w:r>
          </w:p>
        </w:tc>
        <w:tc>
          <w:tcPr>
            <w:tcW w:w="3780" w:type="pct"/>
            <w:tcBorders>
              <w:top w:val="single" w:color="auto" w:sz="4" w:space="0"/>
              <w:left w:val="single" w:color="auto" w:sz="4" w:space="0"/>
              <w:bottom w:val="single" w:color="auto" w:sz="4" w:space="0"/>
              <w:right w:val="single" w:color="auto" w:sz="4" w:space="0"/>
            </w:tcBorders>
          </w:tcPr>
          <w:p w:rsidRPr="00046CD7" w:rsidR="00603ACC" w:rsidP="00965C56" w:rsidRDefault="00603ACC" w14:paraId="6EAB3287" w14:textId="77777777">
            <w:pPr>
              <w:pStyle w:val="ListParagraph"/>
              <w:numPr>
                <w:ilvl w:val="0"/>
                <w:numId w:val="20"/>
              </w:numPr>
              <w:spacing w:before="120" w:after="120"/>
              <w:contextualSpacing w:val="0"/>
              <w:rPr>
                <w:rFonts w:ascii="Verdana" w:hAnsi="Verdana" w:eastAsia="Calibri" w:cs="Tahoma"/>
              </w:rPr>
            </w:pPr>
            <w:r w:rsidRPr="00046CD7">
              <w:rPr>
                <w:rFonts w:ascii="Verdana" w:hAnsi="Verdana" w:eastAsia="Calibri" w:cs="Tahoma"/>
              </w:rPr>
              <w:t xml:space="preserve">If status is being set to </w:t>
            </w:r>
            <w:r w:rsidRPr="00046CD7">
              <w:rPr>
                <w:rFonts w:ascii="Verdana" w:hAnsi="Verdana" w:eastAsia="Calibri" w:cs="Tahoma"/>
                <w:b/>
              </w:rPr>
              <w:t>Active</w:t>
            </w:r>
            <w:r w:rsidRPr="00046CD7">
              <w:rPr>
                <w:rFonts w:ascii="Verdana" w:hAnsi="Verdana" w:eastAsia="Calibri" w:cs="Tahoma"/>
              </w:rPr>
              <w:t xml:space="preserve">, then select the </w:t>
            </w:r>
            <w:r w:rsidRPr="00046CD7">
              <w:rPr>
                <w:rFonts w:ascii="Verdana" w:hAnsi="Verdana" w:eastAsia="Calibri" w:cs="Tahoma"/>
                <w:b/>
              </w:rPr>
              <w:t>Automatic Payment</w:t>
            </w:r>
            <w:r w:rsidRPr="00046CD7">
              <w:rPr>
                <w:rFonts w:ascii="Verdana" w:hAnsi="Verdana" w:eastAsia="Calibri" w:cs="Tahoma"/>
              </w:rPr>
              <w:t xml:space="preserve"> radio button.</w:t>
            </w:r>
          </w:p>
          <w:p w:rsidRPr="00046CD7" w:rsidR="00603ACC" w:rsidP="00965C56" w:rsidRDefault="00603ACC" w14:paraId="38BE4900" w14:textId="77777777">
            <w:pPr>
              <w:pStyle w:val="ListParagraph"/>
              <w:numPr>
                <w:ilvl w:val="0"/>
                <w:numId w:val="20"/>
              </w:numPr>
              <w:spacing w:before="120" w:after="120"/>
              <w:contextualSpacing w:val="0"/>
              <w:rPr>
                <w:rFonts w:ascii="Verdana" w:hAnsi="Verdana" w:eastAsia="Calibri" w:cs="Tahoma"/>
              </w:rPr>
            </w:pPr>
            <w:r w:rsidRPr="00046CD7">
              <w:rPr>
                <w:rFonts w:ascii="Verdana" w:hAnsi="Verdana" w:eastAsia="Calibri" w:cs="Tahoma"/>
              </w:rPr>
              <w:t xml:space="preserve">If status is being set to </w:t>
            </w:r>
            <w:r w:rsidRPr="00046CD7">
              <w:rPr>
                <w:rFonts w:ascii="Verdana" w:hAnsi="Verdana" w:eastAsia="Calibri" w:cs="Tahoma"/>
                <w:b/>
              </w:rPr>
              <w:t>Inactive</w:t>
            </w:r>
            <w:r w:rsidRPr="00046CD7">
              <w:rPr>
                <w:rFonts w:ascii="Verdana" w:hAnsi="Verdana" w:eastAsia="Calibri" w:cs="Tahoma"/>
              </w:rPr>
              <w:t xml:space="preserve">, then select the </w:t>
            </w:r>
            <w:r w:rsidRPr="00046CD7">
              <w:rPr>
                <w:rFonts w:ascii="Verdana" w:hAnsi="Verdana" w:eastAsia="Calibri" w:cs="Tahoma"/>
                <w:b/>
                <w:bCs/>
              </w:rPr>
              <w:t>Save On File</w:t>
            </w:r>
            <w:r w:rsidRPr="00046CD7">
              <w:rPr>
                <w:rFonts w:ascii="Verdana" w:hAnsi="Verdana" w:eastAsia="Calibri" w:cs="Tahoma"/>
              </w:rPr>
              <w:t xml:space="preserve"> radio button.</w:t>
            </w:r>
          </w:p>
        </w:tc>
      </w:tr>
      <w:tr w:rsidRPr="0043235D" w:rsidR="00603ACC" w:rsidTr="00965C56" w14:paraId="7F70A275" w14:textId="77777777">
        <w:tc>
          <w:tcPr>
            <w:tcW w:w="1220" w:type="pct"/>
          </w:tcPr>
          <w:p w:rsidRPr="0043235D" w:rsidR="00603ACC" w:rsidP="00965C56" w:rsidRDefault="00603ACC" w14:paraId="53665D4D" w14:textId="77777777">
            <w:pPr>
              <w:spacing w:before="120" w:after="120"/>
              <w:rPr>
                <w:rFonts w:ascii="Verdana" w:hAnsi="Verdana" w:eastAsia="Calibri" w:cs="Tahoma"/>
                <w:b/>
              </w:rPr>
            </w:pPr>
            <w:r w:rsidRPr="0043235D">
              <w:rPr>
                <w:rFonts w:ascii="Verdana" w:hAnsi="Verdana" w:eastAsia="Calibri" w:cs="Tahoma"/>
                <w:b/>
              </w:rPr>
              <w:t xml:space="preserve">Email Address </w:t>
            </w:r>
            <w:r w:rsidRPr="0043235D">
              <w:rPr>
                <w:rFonts w:ascii="Verdana" w:hAnsi="Verdana" w:eastAsia="Calibri" w:cs="Tahoma"/>
              </w:rPr>
              <w:t>Field</w:t>
            </w:r>
          </w:p>
        </w:tc>
        <w:tc>
          <w:tcPr>
            <w:tcW w:w="3780" w:type="pct"/>
          </w:tcPr>
          <w:p w:rsidRPr="0043235D" w:rsidR="00603ACC" w:rsidP="00965C56" w:rsidRDefault="00603ACC" w14:paraId="19162552" w14:textId="77777777">
            <w:pPr>
              <w:spacing w:before="120" w:after="120"/>
              <w:rPr>
                <w:rFonts w:ascii="Verdana" w:hAnsi="Verdana" w:eastAsia="Calibri" w:cs="Tahoma"/>
              </w:rPr>
            </w:pPr>
            <w:r w:rsidRPr="0043235D">
              <w:rPr>
                <w:rFonts w:ascii="Verdana" w:hAnsi="Verdana" w:eastAsia="Calibri" w:cs="Tahoma"/>
              </w:rPr>
              <w:t xml:space="preserve">The </w:t>
            </w:r>
            <w:r w:rsidRPr="0043235D">
              <w:rPr>
                <w:rFonts w:ascii="Verdana" w:hAnsi="Verdana" w:eastAsia="Calibri" w:cs="Tahoma"/>
                <w:b/>
              </w:rPr>
              <w:t>Email Address</w:t>
            </w:r>
            <w:r w:rsidRPr="0043235D">
              <w:rPr>
                <w:rFonts w:ascii="Verdana" w:hAnsi="Verdana" w:eastAsia="Calibri" w:cs="Tahoma"/>
              </w:rPr>
              <w:t xml:space="preserve"> field is </w:t>
            </w:r>
            <w:r w:rsidRPr="0043235D">
              <w:rPr>
                <w:rFonts w:ascii="Verdana" w:hAnsi="Verdana" w:eastAsia="Calibri" w:cs="Tahoma"/>
                <w:b/>
              </w:rPr>
              <w:t>optional</w:t>
            </w:r>
            <w:r w:rsidRPr="0043235D">
              <w:rPr>
                <w:rFonts w:ascii="Verdana" w:hAnsi="Verdana" w:eastAsia="Calibri" w:cs="Tahoma"/>
              </w:rPr>
              <w:t>. Entering an email address in the payment screen will prepare the Single-Sign-On (SSO) system for a transaction receipt to be emailed to the beneficiary for a One-Time payment.</w:t>
            </w:r>
          </w:p>
          <w:p w:rsidRPr="00046CD7" w:rsidR="00603ACC" w:rsidP="00965C56" w:rsidRDefault="00603ACC" w14:paraId="01A2862C" w14:textId="77777777">
            <w:pPr>
              <w:pStyle w:val="ListParagraph"/>
              <w:numPr>
                <w:ilvl w:val="0"/>
                <w:numId w:val="20"/>
              </w:numPr>
              <w:spacing w:before="120" w:after="120"/>
              <w:contextualSpacing w:val="0"/>
              <w:rPr>
                <w:rFonts w:ascii="Verdana" w:hAnsi="Verdana" w:eastAsia="Calibri" w:cs="Tahoma"/>
              </w:rPr>
            </w:pPr>
            <w:r w:rsidRPr="00046CD7">
              <w:rPr>
                <w:rFonts w:ascii="Verdana" w:hAnsi="Verdana" w:eastAsia="Calibri" w:cs="Tahoma"/>
              </w:rPr>
              <w:t xml:space="preserve">Confirm the Email Address on the receipt and click </w:t>
            </w:r>
            <w:r w:rsidRPr="00046CD7">
              <w:rPr>
                <w:rFonts w:ascii="Verdana" w:hAnsi="Verdana" w:eastAsia="Calibri" w:cs="Tahoma"/>
                <w:b/>
              </w:rPr>
              <w:t>Send</w:t>
            </w:r>
            <w:r w:rsidRPr="00046CD7">
              <w:rPr>
                <w:rFonts w:ascii="Verdana" w:hAnsi="Verdana" w:eastAsia="Calibri" w:cs="Tahoma"/>
              </w:rPr>
              <w:t xml:space="preserve"> to complete the email request.</w:t>
            </w:r>
          </w:p>
          <w:p w:rsidRPr="00046CD7" w:rsidR="00603ACC" w:rsidP="00965C56" w:rsidRDefault="00603ACC" w14:paraId="5301EF1F" w14:textId="77777777">
            <w:pPr>
              <w:pStyle w:val="ListParagraph"/>
              <w:numPr>
                <w:ilvl w:val="0"/>
                <w:numId w:val="20"/>
              </w:numPr>
              <w:spacing w:before="120" w:after="120"/>
              <w:contextualSpacing w:val="0"/>
              <w:rPr>
                <w:rFonts w:ascii="Verdana" w:hAnsi="Verdana" w:eastAsia="Calibri" w:cs="Tahoma"/>
              </w:rPr>
            </w:pPr>
            <w:r w:rsidRPr="00046CD7">
              <w:rPr>
                <w:rFonts w:ascii="Verdana" w:hAnsi="Verdana" w:eastAsia="Calibri" w:cs="Tahoma"/>
              </w:rPr>
              <w:t>The email will be sent from the payment processor (InstaMed) and have an Aetna header with “Powered by InstaMed” in the footer.</w:t>
            </w:r>
          </w:p>
          <w:p w:rsidRPr="00046CD7" w:rsidR="00603ACC" w:rsidP="00965C56" w:rsidRDefault="00603ACC" w14:paraId="0C3F4764" w14:textId="77777777">
            <w:pPr>
              <w:pStyle w:val="ListParagraph"/>
              <w:numPr>
                <w:ilvl w:val="0"/>
                <w:numId w:val="20"/>
              </w:numPr>
              <w:spacing w:before="120" w:after="120"/>
              <w:contextualSpacing w:val="0"/>
              <w:rPr>
                <w:rFonts w:ascii="Verdana" w:hAnsi="Verdana" w:eastAsia="Calibri" w:cs="Tahoma"/>
              </w:rPr>
            </w:pPr>
            <w:r w:rsidRPr="00046CD7">
              <w:rPr>
                <w:rFonts w:ascii="Verdana" w:hAnsi="Verdana"/>
              </w:rPr>
              <w:t xml:space="preserve">InstaMed will also send an email notification if the payment is Returned, including the reason for </w:t>
            </w:r>
            <w:hyperlink w:history="1" w:anchor="return">
              <w:r w:rsidRPr="00046CD7">
                <w:rPr>
                  <w:rStyle w:val="Hyperlink"/>
                  <w:rFonts w:ascii="Verdana" w:hAnsi="Verdana" w:eastAsiaTheme="minorHAnsi"/>
                </w:rPr>
                <w:t>return</w:t>
              </w:r>
            </w:hyperlink>
            <w:r w:rsidRPr="00046CD7">
              <w:rPr>
                <w:rFonts w:ascii="Verdana" w:hAnsi="Verdana"/>
              </w:rPr>
              <w:t>.</w:t>
            </w:r>
          </w:p>
          <w:p w:rsidRPr="0043235D" w:rsidR="00603ACC" w:rsidP="00965C56" w:rsidRDefault="00603ACC" w14:paraId="72A27F12" w14:textId="77777777">
            <w:pPr>
              <w:spacing w:before="120" w:after="120"/>
              <w:ind w:left="360"/>
              <w:rPr>
                <w:rFonts w:ascii="Verdana" w:hAnsi="Verdana" w:eastAsia="Calibri" w:cs="Tahoma"/>
              </w:rPr>
            </w:pPr>
          </w:p>
          <w:p w:rsidRPr="0043235D" w:rsidR="00603ACC" w:rsidP="00965C56" w:rsidRDefault="00603ACC" w14:paraId="5EF1DB22" w14:textId="77777777">
            <w:pPr>
              <w:autoSpaceDE w:val="0"/>
              <w:autoSpaceDN w:val="0"/>
              <w:adjustRightInd w:val="0"/>
              <w:spacing w:before="120" w:after="120"/>
              <w:rPr>
                <w:rFonts w:ascii="Verdana" w:hAnsi="Verdana"/>
              </w:rPr>
            </w:pPr>
            <w:r w:rsidRPr="0043235D">
              <w:rPr>
                <w:rFonts w:ascii="Verdana" w:hAnsi="Verdana"/>
                <w:b/>
              </w:rPr>
              <w:t xml:space="preserve">Note: </w:t>
            </w:r>
            <w:r w:rsidRPr="0043235D">
              <w:rPr>
                <w:rFonts w:ascii="Verdana" w:hAnsi="Verdana"/>
              </w:rPr>
              <w:t>The email will be generated immediately but may take several minutes to be received depending on server traffic for both InstaMed and the beneficiary’s service provider or email settings. It may also sort to a junk folder due to images contained in the body of the email.</w:t>
            </w:r>
          </w:p>
        </w:tc>
      </w:tr>
    </w:tbl>
    <w:p w:rsidRPr="0043235D" w:rsidR="00603ACC" w:rsidP="00603ACC" w:rsidRDefault="00603ACC" w14:paraId="1F154D0E" w14:textId="77777777">
      <w:pPr>
        <w:spacing w:before="120" w:after="120"/>
        <w:rPr>
          <w:rFonts w:ascii="Verdana" w:hAnsi="Verdana"/>
          <w:bCs/>
          <w:color w:val="333333"/>
        </w:rPr>
      </w:pPr>
    </w:p>
    <w:p w:rsidRPr="0043235D" w:rsidR="00603ACC" w:rsidP="00603ACC" w:rsidRDefault="00603ACC" w14:paraId="0F39D0F4" w14:textId="77777777">
      <w:pPr>
        <w:jc w:val="right"/>
        <w:rPr>
          <w:rFonts w:ascii="Verdana" w:hAnsi="Verdana"/>
          <w:color w:val="000000"/>
        </w:rPr>
      </w:pPr>
      <w:hyperlink w:history="1" w:anchor="_top">
        <w:r w:rsidRPr="0043235D">
          <w:rPr>
            <w:rStyle w:val="Hyperlink"/>
            <w:rFonts w:ascii="Verdana" w:hAnsi="Verdana" w:eastAsiaTheme="minorHAnsi"/>
          </w:rPr>
          <w:t>Top of the Document</w:t>
        </w:r>
      </w:hyperlink>
    </w:p>
    <w:p w:rsidRPr="0043235D" w:rsidR="00603ACC" w:rsidP="00603ACC" w:rsidRDefault="00603ACC" w14:paraId="3811E354" w14:textId="77777777">
      <w:pPr>
        <w:spacing w:before="120" w:after="120"/>
        <w:jc w:val="right"/>
        <w:rPr>
          <w:rFonts w:ascii="Verdana" w:hAnsi="Verdana"/>
          <w:bCs/>
          <w:color w:val="333333"/>
        </w:rPr>
      </w:pPr>
    </w:p>
    <w:p w:rsidRPr="0043235D" w:rsidR="00603ACC" w:rsidP="00603ACC" w:rsidRDefault="00603ACC" w14:paraId="214ADA52" w14:textId="77777777">
      <w:pPr>
        <w:spacing w:before="120" w:after="120"/>
        <w:rPr>
          <w:rFonts w:ascii="Verdana" w:hAnsi="Verdana"/>
          <w:bCs/>
          <w:color w:val="333333"/>
        </w:rPr>
      </w:pPr>
      <w:r w:rsidRPr="0043235D">
        <w:rPr>
          <w:rFonts w:ascii="Verdana" w:hAnsi="Verdana"/>
          <w:bCs/>
          <w:color w:val="333333"/>
        </w:rPr>
        <w:t xml:space="preserve">Refer to the Following </w:t>
      </w:r>
      <w:r w:rsidRPr="0043235D">
        <w:rPr>
          <w:rFonts w:ascii="Verdana" w:hAnsi="Verdana" w:cs="Arial"/>
          <w:b/>
          <w:color w:val="000000"/>
        </w:rPr>
        <w:t>Premium Payment Single-Sign-On (SSO)</w:t>
      </w:r>
      <w:r w:rsidRPr="0043235D">
        <w:rPr>
          <w:rFonts w:ascii="Verdana" w:hAnsi="Verdana" w:cs="Arial"/>
          <w:color w:val="000000"/>
        </w:rPr>
        <w:t xml:space="preserve"> </w:t>
      </w:r>
      <w:r w:rsidRPr="0043235D">
        <w:rPr>
          <w:rFonts w:ascii="Verdana" w:hAnsi="Verdana" w:cs="Arial"/>
          <w:b/>
          <w:color w:val="000000"/>
        </w:rPr>
        <w:t>System</w:t>
      </w:r>
      <w:r w:rsidRPr="0043235D">
        <w:rPr>
          <w:rFonts w:ascii="Verdana" w:hAnsi="Verdana"/>
          <w:b/>
          <w:bCs/>
          <w:color w:val="333333"/>
        </w:rPr>
        <w:t xml:space="preserve"> Rules </w:t>
      </w:r>
      <w:r w:rsidRPr="0043235D">
        <w:rPr>
          <w:rFonts w:ascii="Verdana" w:hAnsi="Verdana"/>
          <w:bCs/>
          <w:color w:val="333333"/>
        </w:rPr>
        <w:t>(not all inclusive):</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28"/>
        <w:gridCol w:w="10422"/>
      </w:tblGrid>
      <w:tr w:rsidRPr="0043235D" w:rsidR="00603ACC" w:rsidTr="00965C56" w14:paraId="37855519" w14:textId="77777777">
        <w:trPr>
          <w:trHeight w:val="300"/>
        </w:trPr>
        <w:tc>
          <w:tcPr>
            <w:tcW w:w="976" w:type="pct"/>
            <w:shd w:val="clear" w:color="auto" w:fill="D9D9D9" w:themeFill="background1" w:themeFillShade="D9"/>
          </w:tcPr>
          <w:p w:rsidRPr="0043235D" w:rsidR="00603ACC" w:rsidP="00965C56" w:rsidRDefault="00603ACC" w14:paraId="4FA6363C" w14:textId="77777777">
            <w:pPr>
              <w:spacing w:before="120" w:after="120"/>
              <w:jc w:val="center"/>
              <w:rPr>
                <w:rFonts w:ascii="Verdana" w:hAnsi="Verdana" w:eastAsia="Calibri"/>
                <w:b/>
              </w:rPr>
            </w:pPr>
            <w:r w:rsidRPr="0043235D">
              <w:rPr>
                <w:rFonts w:ascii="Verdana" w:hAnsi="Verdana" w:eastAsia="Calibri"/>
                <w:b/>
              </w:rPr>
              <w:t xml:space="preserve">Single-Sign-On Rules </w:t>
            </w:r>
          </w:p>
        </w:tc>
        <w:tc>
          <w:tcPr>
            <w:tcW w:w="4024" w:type="pct"/>
            <w:shd w:val="clear" w:color="auto" w:fill="D9D9D9" w:themeFill="background1" w:themeFillShade="D9"/>
          </w:tcPr>
          <w:p w:rsidRPr="0043235D" w:rsidR="00603ACC" w:rsidP="00965C56" w:rsidRDefault="00603ACC" w14:paraId="367B6959" w14:textId="77777777">
            <w:pPr>
              <w:spacing w:before="120" w:after="120"/>
              <w:jc w:val="center"/>
              <w:rPr>
                <w:rFonts w:ascii="Verdana" w:hAnsi="Verdana" w:eastAsia="Calibri"/>
                <w:b/>
              </w:rPr>
            </w:pPr>
            <w:r w:rsidRPr="0043235D">
              <w:rPr>
                <w:rFonts w:ascii="Verdana" w:hAnsi="Verdana" w:eastAsia="Calibri"/>
                <w:b/>
              </w:rPr>
              <w:t>Details</w:t>
            </w:r>
          </w:p>
        </w:tc>
      </w:tr>
      <w:tr w:rsidRPr="0043235D" w:rsidR="00603ACC" w:rsidTr="00965C56" w14:paraId="71A6F20C" w14:textId="77777777">
        <w:tc>
          <w:tcPr>
            <w:tcW w:w="976" w:type="pct"/>
          </w:tcPr>
          <w:p w:rsidRPr="0043235D" w:rsidR="00603ACC" w:rsidP="00965C56" w:rsidRDefault="00603ACC" w14:paraId="111E6ACA" w14:textId="77777777">
            <w:pPr>
              <w:spacing w:before="120" w:after="120"/>
              <w:rPr>
                <w:rFonts w:ascii="Verdana" w:hAnsi="Verdana" w:eastAsia="Calibri" w:cs="Tahoma"/>
              </w:rPr>
            </w:pPr>
            <w:r w:rsidRPr="0043235D">
              <w:rPr>
                <w:rFonts w:ascii="Verdana" w:hAnsi="Verdana" w:eastAsia="Calibri" w:cs="Tahoma"/>
              </w:rPr>
              <w:t>One-Time E-Check Payments</w:t>
            </w:r>
          </w:p>
        </w:tc>
        <w:tc>
          <w:tcPr>
            <w:tcW w:w="4024" w:type="pct"/>
          </w:tcPr>
          <w:p w:rsidRPr="0043235D" w:rsidR="00603ACC" w:rsidP="00965C56" w:rsidRDefault="00603ACC" w14:paraId="56F37E87" w14:textId="77777777">
            <w:pPr>
              <w:spacing w:before="120" w:after="120"/>
              <w:rPr>
                <w:rFonts w:ascii="Verdana" w:hAnsi="Verdana"/>
              </w:rPr>
            </w:pPr>
            <w:r w:rsidRPr="0043235D">
              <w:rPr>
                <w:rFonts w:ascii="Verdana" w:hAnsi="Verdana" w:cs="Arial"/>
                <w:noProof/>
                <w:color w:val="000000"/>
              </w:rPr>
              <w:drawing>
                <wp:inline distT="0" distB="0" distL="0" distR="0" wp14:anchorId="59DE4963" wp14:editId="3FB24643">
                  <wp:extent cx="238125" cy="20955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rPr>
              <w:t xml:space="preserve">The </w:t>
            </w:r>
            <w:r w:rsidRPr="0043235D">
              <w:rPr>
                <w:rFonts w:ascii="Verdana" w:hAnsi="Verdana"/>
                <w:b/>
              </w:rPr>
              <w:t>Authorization Code</w:t>
            </w:r>
            <w:r w:rsidRPr="0043235D">
              <w:rPr>
                <w:rFonts w:ascii="Verdana" w:hAnsi="Verdana"/>
              </w:rPr>
              <w:t xml:space="preserve"> for </w:t>
            </w:r>
            <w:r w:rsidRPr="0043235D">
              <w:rPr>
                <w:rFonts w:ascii="Verdana" w:hAnsi="Verdana"/>
                <w:b/>
              </w:rPr>
              <w:t>One-time E-Check</w:t>
            </w:r>
            <w:r w:rsidRPr="0043235D">
              <w:rPr>
                <w:rFonts w:ascii="Verdana" w:hAnsi="Verdana"/>
              </w:rPr>
              <w:t xml:space="preserve"> payments is system generated, not a bank response. However, the code will be tied to the payment in InstaMed and may be used by Premium Billing for payment research. Approved status does not mean the payment is accepted by the bank/financial institution. </w:t>
            </w:r>
            <w:r w:rsidRPr="0043235D">
              <w:rPr>
                <w:rFonts w:ascii="Verdana" w:hAnsi="Verdana"/>
                <w:b/>
              </w:rPr>
              <w:t>One-time</w:t>
            </w:r>
            <w:r w:rsidRPr="0043235D">
              <w:rPr>
                <w:rFonts w:ascii="Verdana" w:hAnsi="Verdana"/>
                <w:b/>
                <w:i/>
              </w:rPr>
              <w:t xml:space="preserve"> </w:t>
            </w:r>
            <w:r w:rsidRPr="0043235D">
              <w:rPr>
                <w:rFonts w:ascii="Verdana" w:hAnsi="Verdana"/>
                <w:b/>
              </w:rPr>
              <w:t xml:space="preserve">E-Check </w:t>
            </w:r>
            <w:r w:rsidRPr="0043235D">
              <w:rPr>
                <w:rFonts w:ascii="Verdana" w:hAnsi="Verdana"/>
              </w:rPr>
              <w:t xml:space="preserve">premium billing payments made on the </w:t>
            </w:r>
            <w:r w:rsidRPr="0043235D">
              <w:rPr>
                <w:rFonts w:ascii="Verdana" w:hAnsi="Verdana" w:cs="Arial"/>
                <w:b/>
                <w:color w:val="000000"/>
              </w:rPr>
              <w:t>Single-Sign-On (SSO)</w:t>
            </w:r>
            <w:r w:rsidRPr="0043235D">
              <w:rPr>
                <w:rFonts w:ascii="Verdana" w:hAnsi="Verdana" w:cs="Arial"/>
                <w:color w:val="000000"/>
              </w:rPr>
              <w:t xml:space="preserve"> system</w:t>
            </w:r>
            <w:r w:rsidRPr="0043235D">
              <w:rPr>
                <w:rFonts w:ascii="Verdana" w:hAnsi="Verdana"/>
              </w:rPr>
              <w:t xml:space="preserve"> are visible in </w:t>
            </w:r>
            <w:r w:rsidRPr="0043235D">
              <w:rPr>
                <w:rFonts w:ascii="Verdana" w:hAnsi="Verdana"/>
                <w:b/>
              </w:rPr>
              <w:t xml:space="preserve">Compass </w:t>
            </w:r>
            <w:r w:rsidRPr="0043235D">
              <w:rPr>
                <w:rFonts w:ascii="Verdana" w:hAnsi="Verdana"/>
              </w:rPr>
              <w:t xml:space="preserve">within </w:t>
            </w:r>
            <w:r w:rsidRPr="0043235D">
              <w:rPr>
                <w:rFonts w:ascii="Verdana" w:hAnsi="Verdana"/>
                <w:b/>
              </w:rPr>
              <w:t>3 calendar days</w:t>
            </w:r>
            <w:r w:rsidRPr="0043235D">
              <w:rPr>
                <w:rFonts w:ascii="Verdana" w:hAnsi="Verdana"/>
              </w:rPr>
              <w:t>.</w:t>
            </w:r>
          </w:p>
          <w:p w:rsidRPr="0043235D" w:rsidR="00603ACC" w:rsidP="00965C56" w:rsidRDefault="00603ACC" w14:paraId="5649F541" w14:textId="77777777">
            <w:pPr>
              <w:spacing w:before="120" w:after="120"/>
              <w:rPr>
                <w:rFonts w:ascii="Verdana" w:hAnsi="Verdana"/>
              </w:rPr>
            </w:pPr>
          </w:p>
          <w:p w:rsidRPr="0043235D" w:rsidR="00603ACC" w:rsidP="00965C56" w:rsidRDefault="00603ACC" w14:paraId="6E52B440" w14:textId="77777777">
            <w:pPr>
              <w:spacing w:before="120" w:after="120"/>
              <w:rPr>
                <w:rFonts w:ascii="Verdana" w:hAnsi="Verdana"/>
              </w:rPr>
            </w:pPr>
            <w:r w:rsidRPr="0043235D">
              <w:rPr>
                <w:rFonts w:ascii="Verdana" w:hAnsi="Verdana" w:cs="Arial"/>
                <w:noProof/>
                <w:color w:val="000000"/>
              </w:rPr>
              <w:drawing>
                <wp:inline distT="0" distB="0" distL="0" distR="0" wp14:anchorId="353E5660" wp14:editId="33847924">
                  <wp:extent cx="238125" cy="2095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rPr>
              <w:t>The funds may draft from the beneficiary’s account as soon as the same day but may take an additional 24-48 hours depending on bank processes.</w:t>
            </w:r>
          </w:p>
          <w:p w:rsidRPr="0043235D" w:rsidR="00603ACC" w:rsidP="00965C56" w:rsidRDefault="00603ACC" w14:paraId="75D9DBD4" w14:textId="77777777">
            <w:pPr>
              <w:spacing w:before="120" w:after="120"/>
              <w:rPr>
                <w:rFonts w:ascii="Verdana" w:hAnsi="Verdana"/>
              </w:rPr>
            </w:pPr>
          </w:p>
          <w:p w:rsidRPr="0043235D" w:rsidR="00603ACC" w:rsidP="00965C56" w:rsidRDefault="00603ACC" w14:paraId="41D35977" w14:textId="77777777">
            <w:pPr>
              <w:spacing w:before="120" w:after="120"/>
              <w:rPr>
                <w:rFonts w:ascii="Verdana" w:hAnsi="Verdana"/>
              </w:rPr>
            </w:pPr>
            <w:r w:rsidRPr="0043235D">
              <w:rPr>
                <w:rFonts w:ascii="Verdana" w:hAnsi="Verdana" w:cs="Arial"/>
                <w:noProof/>
                <w:color w:val="000000"/>
              </w:rPr>
              <w:drawing>
                <wp:inline distT="0" distB="0" distL="0" distR="0" wp14:anchorId="7C2832DD" wp14:editId="2D3451DB">
                  <wp:extent cx="238125" cy="2095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rPr>
              <w:t xml:space="preserve">A rejected payment will result in a reversal posting to the account. The beneficiary will receive notice from their financial institution for most rejections. Payments rejected by the bank will result in a reversal adjustment within 3 days. </w:t>
            </w:r>
          </w:p>
          <w:p w:rsidRPr="00046CD7" w:rsidR="00603ACC" w:rsidP="00965C56" w:rsidRDefault="00603ACC" w14:paraId="641BF109" w14:textId="77777777">
            <w:pPr>
              <w:pStyle w:val="ListParagraph"/>
              <w:numPr>
                <w:ilvl w:val="0"/>
                <w:numId w:val="20"/>
              </w:numPr>
              <w:spacing w:before="120" w:after="120"/>
              <w:contextualSpacing w:val="0"/>
              <w:rPr>
                <w:rFonts w:ascii="Verdana" w:hAnsi="Verdana"/>
              </w:rPr>
            </w:pPr>
            <w:r w:rsidRPr="00046CD7">
              <w:rPr>
                <w:rFonts w:ascii="Verdana" w:hAnsi="Verdana"/>
                <w:b/>
              </w:rPr>
              <w:t xml:space="preserve">InstaMed </w:t>
            </w:r>
            <w:r w:rsidRPr="00046CD7">
              <w:rPr>
                <w:rFonts w:ascii="Verdana" w:hAnsi="Verdana"/>
              </w:rPr>
              <w:t xml:space="preserve">will send an automated </w:t>
            </w:r>
            <w:r w:rsidRPr="00046CD7">
              <w:rPr>
                <w:rFonts w:ascii="Verdana" w:hAnsi="Verdana"/>
                <w:b/>
              </w:rPr>
              <w:t>email</w:t>
            </w:r>
            <w:r w:rsidRPr="00046CD7">
              <w:rPr>
                <w:rFonts w:ascii="Verdana" w:hAnsi="Verdana"/>
              </w:rPr>
              <w:t xml:space="preserve"> for returned payments if an email was entered at time of payment. </w:t>
            </w:r>
          </w:p>
          <w:p w:rsidRPr="00046CD7" w:rsidR="00603ACC" w:rsidP="00965C56" w:rsidRDefault="00603ACC" w14:paraId="1EFAD910" w14:textId="77777777">
            <w:pPr>
              <w:pStyle w:val="ListParagraph"/>
              <w:numPr>
                <w:ilvl w:val="1"/>
                <w:numId w:val="20"/>
              </w:numPr>
              <w:spacing w:before="120" w:after="120"/>
              <w:contextualSpacing w:val="0"/>
              <w:rPr>
                <w:rFonts w:ascii="Verdana" w:hAnsi="Verdana"/>
              </w:rPr>
            </w:pPr>
            <w:r w:rsidRPr="00046CD7">
              <w:rPr>
                <w:rFonts w:ascii="Verdana" w:hAnsi="Verdana"/>
              </w:rPr>
              <w:t xml:space="preserve">Email will be sent on the </w:t>
            </w:r>
            <w:r w:rsidRPr="00046CD7">
              <w:rPr>
                <w:rFonts w:ascii="Verdana" w:hAnsi="Verdana"/>
                <w:b/>
                <w:bCs/>
              </w:rPr>
              <w:t>same date</w:t>
            </w:r>
            <w:r w:rsidRPr="00046CD7">
              <w:rPr>
                <w:rFonts w:ascii="Verdana" w:hAnsi="Verdana"/>
              </w:rPr>
              <w:t xml:space="preserve"> as the returned E-check. </w:t>
            </w:r>
          </w:p>
          <w:p w:rsidRPr="00046CD7" w:rsidR="00603ACC" w:rsidP="00965C56" w:rsidRDefault="00603ACC" w14:paraId="1865F8C8" w14:textId="77777777">
            <w:pPr>
              <w:pStyle w:val="ListParagraph"/>
              <w:numPr>
                <w:ilvl w:val="0"/>
                <w:numId w:val="20"/>
              </w:numPr>
              <w:spacing w:before="120" w:after="120"/>
              <w:contextualSpacing w:val="0"/>
              <w:rPr>
                <w:rFonts w:ascii="Verdana" w:hAnsi="Verdana"/>
              </w:rPr>
            </w:pPr>
            <w:r w:rsidRPr="00046CD7">
              <w:rPr>
                <w:rFonts w:ascii="Verdana" w:hAnsi="Verdana"/>
                <w:b/>
              </w:rPr>
              <w:t>Premium Billing Med D</w:t>
            </w:r>
            <w:r w:rsidRPr="00046CD7">
              <w:rPr>
                <w:rFonts w:ascii="Verdana" w:hAnsi="Verdana"/>
              </w:rPr>
              <w:t xml:space="preserve"> will send a letter to the beneficiary to </w:t>
            </w:r>
            <w:proofErr w:type="gramStart"/>
            <w:r w:rsidRPr="00046CD7">
              <w:rPr>
                <w:rFonts w:ascii="Verdana" w:hAnsi="Verdana"/>
              </w:rPr>
              <w:t>inform</w:t>
            </w:r>
            <w:proofErr w:type="gramEnd"/>
            <w:r w:rsidRPr="00046CD7">
              <w:rPr>
                <w:rFonts w:ascii="Verdana" w:hAnsi="Verdana"/>
              </w:rPr>
              <w:t xml:space="preserve"> of the returned item, even if they received an email from InstaMed. </w:t>
            </w:r>
          </w:p>
          <w:p w:rsidRPr="00046CD7" w:rsidR="00603ACC" w:rsidP="00965C56" w:rsidRDefault="00603ACC" w14:paraId="1B05CC74" w14:textId="77777777">
            <w:pPr>
              <w:pStyle w:val="ListParagraph"/>
              <w:numPr>
                <w:ilvl w:val="1"/>
                <w:numId w:val="20"/>
              </w:numPr>
              <w:spacing w:before="120" w:after="120"/>
              <w:contextualSpacing w:val="0"/>
              <w:rPr>
                <w:rFonts w:ascii="Verdana" w:hAnsi="Verdana"/>
              </w:rPr>
            </w:pPr>
            <w:r w:rsidRPr="00046CD7">
              <w:rPr>
                <w:rFonts w:ascii="Verdana" w:hAnsi="Verdana"/>
              </w:rPr>
              <w:t xml:space="preserve">The letter will be viewable in </w:t>
            </w:r>
            <w:r w:rsidRPr="00046CD7">
              <w:rPr>
                <w:rFonts w:ascii="Verdana" w:hAnsi="Verdana"/>
                <w:b/>
              </w:rPr>
              <w:t>OneClick</w:t>
            </w:r>
            <w:r w:rsidRPr="00046CD7">
              <w:rPr>
                <w:rFonts w:ascii="Verdana" w:hAnsi="Verdana"/>
              </w:rPr>
              <w:t xml:space="preserve"> (SilverScript letters will include the Reference ID </w:t>
            </w:r>
            <w:r w:rsidRPr="00046CD7">
              <w:rPr>
                <w:rFonts w:ascii="Verdana" w:hAnsi="Verdana"/>
                <w:b/>
              </w:rPr>
              <w:t>EFTECK</w:t>
            </w:r>
            <w:r w:rsidRPr="00046CD7">
              <w:rPr>
                <w:rFonts w:ascii="Verdana" w:hAnsi="Verdana"/>
              </w:rPr>
              <w:t xml:space="preserve"> in upper right corner below the date).</w:t>
            </w:r>
          </w:p>
          <w:p w:rsidRPr="00046CD7" w:rsidR="00603ACC" w:rsidP="00965C56" w:rsidRDefault="00603ACC" w14:paraId="48812FAB" w14:textId="77777777">
            <w:pPr>
              <w:pStyle w:val="ListParagraph"/>
              <w:numPr>
                <w:ilvl w:val="0"/>
                <w:numId w:val="20"/>
              </w:numPr>
              <w:spacing w:before="120" w:after="120"/>
              <w:contextualSpacing w:val="0"/>
              <w:rPr>
                <w:rFonts w:ascii="Verdana" w:hAnsi="Verdana"/>
              </w:rPr>
            </w:pPr>
            <w:r w:rsidRPr="00046CD7">
              <w:rPr>
                <w:rFonts w:ascii="Verdana" w:hAnsi="Verdana"/>
              </w:rPr>
              <w:t>Timing of a returned payment varies by bank and return reason.</w:t>
            </w:r>
          </w:p>
          <w:p w:rsidRPr="0043235D" w:rsidR="00603ACC" w:rsidP="00965C56" w:rsidRDefault="00603ACC" w14:paraId="1F0E8F6F" w14:textId="77777777">
            <w:pPr>
              <w:spacing w:before="120" w:after="120"/>
              <w:rPr>
                <w:rFonts w:ascii="Verdana" w:hAnsi="Verdana"/>
              </w:rPr>
            </w:pPr>
          </w:p>
          <w:p w:rsidRPr="0043235D" w:rsidR="00603ACC" w:rsidP="00965C56" w:rsidRDefault="00603ACC" w14:paraId="0CA166C6" w14:textId="77777777">
            <w:pPr>
              <w:spacing w:before="120" w:after="120"/>
              <w:rPr>
                <w:rFonts w:ascii="Verdana" w:hAnsi="Verdana" w:cs="Arial"/>
                <w:i/>
              </w:rPr>
            </w:pPr>
            <w:r w:rsidRPr="0043235D">
              <w:rPr>
                <w:rFonts w:ascii="Verdana" w:hAnsi="Verdana" w:cs="Arial"/>
              </w:rPr>
              <w:t>Refer to the</w:t>
            </w:r>
            <w:r w:rsidRPr="0043235D">
              <w:rPr>
                <w:rFonts w:ascii="Verdana" w:hAnsi="Verdana" w:cs="Arial"/>
                <w:i/>
              </w:rPr>
              <w:t xml:space="preserve"> </w:t>
            </w:r>
            <w:r w:rsidRPr="0043235D">
              <w:rPr>
                <w:rFonts w:ascii="Verdana" w:hAnsi="Verdana" w:cs="Arial"/>
              </w:rPr>
              <w:t>following Sample E-Check Returned Item Letters:</w:t>
            </w:r>
          </w:p>
          <w:p w:rsidRPr="00127C4A" w:rsidR="00603ACC" w:rsidP="00965C56" w:rsidRDefault="00603ACC" w14:paraId="26F07E6A" w14:textId="77777777">
            <w:pPr>
              <w:pStyle w:val="ListParagraph"/>
              <w:numPr>
                <w:ilvl w:val="0"/>
                <w:numId w:val="20"/>
              </w:numPr>
              <w:autoSpaceDE w:val="0"/>
              <w:autoSpaceDN w:val="0"/>
              <w:adjustRightInd w:val="0"/>
              <w:spacing w:before="120" w:after="120"/>
              <w:contextualSpacing w:val="0"/>
              <w:rPr>
                <w:rStyle w:val="Hyperlink"/>
                <w:rFonts w:ascii="Verdana" w:hAnsi="Verdana" w:cs="Arial"/>
                <w:i/>
              </w:rPr>
            </w:pPr>
            <w:r>
              <w:rPr>
                <w:rFonts w:ascii="Verdana" w:hAnsi="Verdana" w:eastAsiaTheme="minorHAnsi"/>
              </w:rPr>
              <w:fldChar w:fldCharType="begin"/>
            </w:r>
            <w:r>
              <w:rPr>
                <w:rFonts w:ascii="Verdana" w:hAnsi="Verdana" w:eastAsiaTheme="minorHAnsi"/>
              </w:rPr>
              <w:instrText>HYPERLINK "https://thesource.cvshealth.com/nuxeo/thesource/" \l "!/view?docid=375b48e5-ef96-41b3-9696-b9c256c285ba"</w:instrText>
            </w:r>
            <w:r>
              <w:rPr>
                <w:rFonts w:ascii="Verdana" w:hAnsi="Verdana" w:eastAsiaTheme="minorHAnsi"/>
              </w:rPr>
            </w:r>
            <w:r>
              <w:rPr>
                <w:rFonts w:ascii="Verdana" w:hAnsi="Verdana" w:eastAsiaTheme="minorHAnsi"/>
              </w:rPr>
              <w:fldChar w:fldCharType="separate"/>
            </w:r>
            <w:r w:rsidRPr="00127C4A">
              <w:rPr>
                <w:rStyle w:val="Hyperlink"/>
                <w:rFonts w:ascii="Verdana" w:hAnsi="Verdana" w:eastAsiaTheme="minorHAnsi"/>
              </w:rPr>
              <w:t>SilverScript</w:t>
            </w:r>
            <w:r w:rsidRPr="00127C4A">
              <w:rPr>
                <w:rStyle w:val="Hyperlink"/>
                <w:rFonts w:ascii="Verdana" w:hAnsi="Verdana"/>
              </w:rPr>
              <w:t xml:space="preserve"> Sample E-Check Returned Item Letter (013848)</w:t>
            </w:r>
            <w:r w:rsidRPr="00127C4A">
              <w:rPr>
                <w:rStyle w:val="Hyperlink"/>
                <w:rFonts w:ascii="Verdana" w:hAnsi="Verdana" w:cs="Arial"/>
                <w:i/>
              </w:rPr>
              <w:t xml:space="preserve"> </w:t>
            </w:r>
          </w:p>
          <w:p w:rsidRPr="0043235D" w:rsidR="00603ACC" w:rsidP="00965C56" w:rsidRDefault="00603ACC" w14:paraId="732E8318" w14:textId="77777777">
            <w:pPr>
              <w:spacing w:before="120" w:after="120"/>
              <w:jc w:val="center"/>
              <w:rPr>
                <w:rFonts w:ascii="Verdana" w:hAnsi="Verdana"/>
              </w:rPr>
            </w:pPr>
            <w:r>
              <w:rPr>
                <w:rFonts w:ascii="Verdana" w:hAnsi="Verdana" w:eastAsiaTheme="minorHAnsi"/>
              </w:rPr>
              <w:fldChar w:fldCharType="end"/>
            </w:r>
          </w:p>
          <w:p w:rsidRPr="0043235D" w:rsidR="00603ACC" w:rsidP="00965C56" w:rsidRDefault="00603ACC" w14:paraId="5A6820B6" w14:textId="77777777">
            <w:pPr>
              <w:spacing w:before="120" w:after="120"/>
              <w:jc w:val="center"/>
              <w:rPr>
                <w:rFonts w:ascii="Verdana" w:hAnsi="Verdana"/>
                <w:b/>
              </w:rPr>
            </w:pPr>
            <w:r w:rsidRPr="0043235D">
              <w:rPr>
                <w:rFonts w:ascii="Verdana" w:hAnsi="Verdana"/>
                <w:b/>
              </w:rPr>
              <w:t>Returned/Rejected E-Check Payment Compass Example:</w:t>
            </w:r>
          </w:p>
          <w:p w:rsidRPr="0043235D" w:rsidR="00603ACC" w:rsidP="00965C56" w:rsidRDefault="00603ACC" w14:paraId="67BBBCA8" w14:textId="77777777">
            <w:pPr>
              <w:spacing w:before="120" w:after="120"/>
              <w:jc w:val="center"/>
              <w:rPr>
                <w:rFonts w:ascii="Verdana" w:hAnsi="Verdana"/>
                <w:noProof/>
              </w:rPr>
            </w:pPr>
            <w:r w:rsidRPr="0043235D">
              <w:rPr>
                <w:rFonts w:ascii="Verdana" w:hAnsi="Verdana"/>
                <w:noProof/>
              </w:rPr>
              <w:drawing>
                <wp:inline distT="0" distB="0" distL="0" distR="0" wp14:anchorId="4B3504EA" wp14:editId="4C0A745A">
                  <wp:extent cx="6070249" cy="1511909"/>
                  <wp:effectExtent l="19050" t="19050" r="26035" b="12700"/>
                  <wp:docPr id="2125456050" name="Picture 212545605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56050" name="Picture 2125456050" descr="A screenshot of a computer screen&#10;&#10;AI-generated content may be incorrect."/>
                          <pic:cNvPicPr>
                            <a:picLocks noChangeAspect="1"/>
                          </pic:cNvPicPr>
                        </pic:nvPicPr>
                        <pic:blipFill rotWithShape="1">
                          <a:blip r:embed="rId34"/>
                          <a:srcRect l="968"/>
                          <a:stretch/>
                        </pic:blipFill>
                        <pic:spPr bwMode="auto">
                          <a:xfrm>
                            <a:off x="0" y="0"/>
                            <a:ext cx="6082841" cy="1515045"/>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rsidRPr="0043235D" w:rsidR="00603ACC" w:rsidP="00965C56" w:rsidRDefault="00603ACC" w14:paraId="2841715E" w14:textId="77777777">
            <w:pPr>
              <w:spacing w:before="120" w:after="120"/>
              <w:jc w:val="center"/>
              <w:rPr>
                <w:rFonts w:ascii="Verdana" w:hAnsi="Verdana" w:eastAsia="Calibri" w:cs="Tahoma"/>
              </w:rPr>
            </w:pPr>
          </w:p>
        </w:tc>
      </w:tr>
      <w:tr w:rsidRPr="0043235D" w:rsidR="00603ACC" w:rsidTr="00965C56" w14:paraId="4C4ACD68" w14:textId="77777777">
        <w:tc>
          <w:tcPr>
            <w:tcW w:w="976" w:type="pct"/>
          </w:tcPr>
          <w:p w:rsidRPr="0043235D" w:rsidR="00603ACC" w:rsidP="00965C56" w:rsidRDefault="00603ACC" w14:paraId="2CA09A77" w14:textId="77777777">
            <w:pPr>
              <w:spacing w:before="120" w:after="120"/>
              <w:rPr>
                <w:rFonts w:ascii="Verdana" w:hAnsi="Verdana" w:eastAsia="Calibri" w:cs="Tahoma"/>
              </w:rPr>
            </w:pPr>
            <w:r w:rsidRPr="0043235D">
              <w:rPr>
                <w:rFonts w:ascii="Verdana" w:hAnsi="Verdana" w:eastAsia="Calibri" w:cs="Tahoma"/>
              </w:rPr>
              <w:t>Automatic EFT Payments</w:t>
            </w:r>
          </w:p>
        </w:tc>
        <w:tc>
          <w:tcPr>
            <w:tcW w:w="4024" w:type="pct"/>
          </w:tcPr>
          <w:p w:rsidRPr="0043235D" w:rsidR="00603ACC" w:rsidP="00965C56" w:rsidRDefault="00603ACC" w14:paraId="2852947C" w14:textId="77777777">
            <w:pPr>
              <w:spacing w:before="120" w:after="120"/>
              <w:rPr>
                <w:rFonts w:ascii="Verdana" w:hAnsi="Verdana" w:eastAsia="Calibri" w:cs="Tahoma"/>
              </w:rPr>
            </w:pPr>
            <w:r w:rsidRPr="0043235D">
              <w:rPr>
                <w:rFonts w:ascii="Verdana" w:hAnsi="Verdana" w:eastAsia="Calibri" w:cs="Tahoma"/>
              </w:rPr>
              <w:t xml:space="preserve">Entire premium charged monthly. </w:t>
            </w:r>
          </w:p>
          <w:p w:rsidRPr="0043235D" w:rsidR="00603ACC" w:rsidP="00965C56" w:rsidRDefault="00603ACC" w14:paraId="031716F1" w14:textId="77777777">
            <w:pPr>
              <w:pStyle w:val="ListParagraph"/>
              <w:numPr>
                <w:ilvl w:val="0"/>
                <w:numId w:val="20"/>
              </w:numPr>
              <w:spacing w:before="120" w:after="120"/>
              <w:contextualSpacing w:val="0"/>
              <w:rPr>
                <w:rFonts w:ascii="Verdana" w:hAnsi="Verdana" w:eastAsia="Calibri" w:cs="Tahoma"/>
              </w:rPr>
            </w:pPr>
            <w:proofErr w:type="gramStart"/>
            <w:r w:rsidRPr="0043235D">
              <w:rPr>
                <w:rFonts w:ascii="Verdana" w:hAnsi="Verdana" w:eastAsia="Calibri" w:cs="Tahoma"/>
              </w:rPr>
              <w:t>Remind</w:t>
            </w:r>
            <w:proofErr w:type="gramEnd"/>
            <w:r w:rsidRPr="0043235D">
              <w:rPr>
                <w:rFonts w:ascii="Verdana" w:hAnsi="Verdana" w:eastAsia="Calibri" w:cs="Tahoma"/>
              </w:rPr>
              <w:t xml:space="preserve"> the beneficiary the entire balance is deducted each month. </w:t>
            </w:r>
          </w:p>
          <w:p w:rsidRPr="0043235D" w:rsidR="00603ACC" w:rsidP="00965C56" w:rsidRDefault="00603ACC" w14:paraId="27D7D061" w14:textId="77777777">
            <w:pPr>
              <w:pStyle w:val="ListParagraph"/>
              <w:numPr>
                <w:ilvl w:val="0"/>
                <w:numId w:val="20"/>
              </w:numPr>
              <w:spacing w:before="120" w:after="120"/>
              <w:contextualSpacing w:val="0"/>
              <w:rPr>
                <w:rFonts w:ascii="Verdana" w:hAnsi="Verdana" w:eastAsia="Calibri" w:cs="Tahoma"/>
              </w:rPr>
            </w:pPr>
            <w:r w:rsidRPr="0043235D">
              <w:rPr>
                <w:rFonts w:ascii="Verdana" w:hAnsi="Verdana" w:eastAsia="Calibri" w:cs="Tahoma"/>
              </w:rPr>
              <w:t xml:space="preserve">On the first automatic charge to the bank account, if the beneficiary owes more than one month of premiums, the system will take ALL that is due and not just one month’s premium. </w:t>
            </w:r>
          </w:p>
          <w:p w:rsidRPr="0043235D" w:rsidR="00603ACC" w:rsidP="00965C56" w:rsidRDefault="00603ACC" w14:paraId="1D61CEE4" w14:textId="77777777">
            <w:pPr>
              <w:pStyle w:val="ListParagraph"/>
              <w:numPr>
                <w:ilvl w:val="0"/>
                <w:numId w:val="20"/>
              </w:numPr>
              <w:spacing w:before="120" w:after="120"/>
              <w:contextualSpacing w:val="0"/>
              <w:rPr>
                <w:rFonts w:ascii="Verdana" w:hAnsi="Verdana" w:eastAsia="Calibri" w:cs="Tahoma"/>
              </w:rPr>
            </w:pPr>
            <w:r w:rsidRPr="0043235D">
              <w:rPr>
                <w:rFonts w:ascii="Verdana" w:hAnsi="Verdana" w:eastAsia="Calibri" w:cs="Tahoma"/>
              </w:rPr>
              <w:t>Refer to</w:t>
            </w:r>
            <w:r>
              <w:rPr>
                <w:rFonts w:ascii="Verdana" w:hAnsi="Verdana" w:eastAsia="Calibri" w:cs="Tahoma"/>
              </w:rPr>
              <w:t xml:space="preserve"> the</w:t>
            </w:r>
            <w:r w:rsidRPr="0043235D">
              <w:rPr>
                <w:rFonts w:ascii="Verdana" w:hAnsi="Verdana" w:eastAsia="Calibri" w:cs="Tahoma"/>
              </w:rPr>
              <w:t xml:space="preserve"> </w:t>
            </w:r>
            <w:hyperlink w:history="1" w:anchor="threehundred">
              <w:r w:rsidRPr="0043235D">
                <w:rPr>
                  <w:rStyle w:val="Hyperlink"/>
                  <w:rFonts w:ascii="Verdana" w:hAnsi="Verdana" w:eastAsia="Calibri" w:cs="Tahoma"/>
                </w:rPr>
                <w:t>Premium Balance Greater than $300</w:t>
              </w:r>
            </w:hyperlink>
            <w:r>
              <w:rPr>
                <w:rFonts w:ascii="Verdana" w:hAnsi="Verdana"/>
              </w:rPr>
              <w:t xml:space="preserve"> section.</w:t>
            </w:r>
          </w:p>
        </w:tc>
      </w:tr>
      <w:tr w:rsidRPr="0043235D" w:rsidR="00603ACC" w:rsidTr="00965C56" w14:paraId="364B779B" w14:textId="77777777">
        <w:tc>
          <w:tcPr>
            <w:tcW w:w="976" w:type="pct"/>
          </w:tcPr>
          <w:p w:rsidRPr="0043235D" w:rsidR="00603ACC" w:rsidP="00965C56" w:rsidRDefault="00603ACC" w14:paraId="6CB6DAAE" w14:textId="77777777">
            <w:pPr>
              <w:spacing w:before="120" w:after="120"/>
              <w:rPr>
                <w:rFonts w:ascii="Verdana" w:hAnsi="Verdana" w:eastAsia="Calibri" w:cs="Tahoma"/>
              </w:rPr>
            </w:pPr>
            <w:bookmarkStart w:name="confirmatino" w:id="120"/>
            <w:bookmarkStart w:name="conf" w:id="121"/>
            <w:r w:rsidRPr="0043235D">
              <w:rPr>
                <w:rFonts w:ascii="Verdana" w:hAnsi="Verdana" w:eastAsia="Calibri" w:cs="Tahoma"/>
              </w:rPr>
              <w:t>Confirmation Number</w:t>
            </w:r>
            <w:bookmarkEnd w:id="120"/>
            <w:bookmarkEnd w:id="121"/>
            <w:r w:rsidRPr="0043235D">
              <w:rPr>
                <w:rFonts w:ascii="Verdana" w:hAnsi="Verdana" w:eastAsia="Calibri" w:cs="Tahoma"/>
              </w:rPr>
              <w:t xml:space="preserve"> (</w:t>
            </w:r>
            <w:r w:rsidRPr="0043235D">
              <w:rPr>
                <w:rFonts w:ascii="Verdana" w:hAnsi="Verdana" w:eastAsia="Calibri" w:cs="Tahoma"/>
                <w:b/>
              </w:rPr>
              <w:t xml:space="preserve">Authorization Code </w:t>
            </w:r>
            <w:r w:rsidRPr="0043235D">
              <w:rPr>
                <w:rFonts w:ascii="Verdana" w:hAnsi="Verdana" w:eastAsia="Calibri" w:cs="Tahoma"/>
              </w:rPr>
              <w:t>for</w:t>
            </w:r>
            <w:r w:rsidRPr="0043235D">
              <w:rPr>
                <w:rFonts w:ascii="Verdana" w:hAnsi="Verdana" w:eastAsia="Calibri" w:cs="Tahoma"/>
                <w:b/>
              </w:rPr>
              <w:t xml:space="preserve"> Approved </w:t>
            </w:r>
            <w:r w:rsidRPr="0043235D">
              <w:rPr>
                <w:rFonts w:ascii="Verdana" w:hAnsi="Verdana" w:eastAsia="Calibri" w:cs="Tahoma"/>
              </w:rPr>
              <w:t>receipts)</w:t>
            </w:r>
          </w:p>
        </w:tc>
        <w:tc>
          <w:tcPr>
            <w:tcW w:w="4024" w:type="pct"/>
          </w:tcPr>
          <w:p w:rsidRPr="0043235D" w:rsidR="00603ACC" w:rsidP="00965C56" w:rsidRDefault="00603ACC" w14:paraId="3DF0457D" w14:textId="77777777">
            <w:pPr>
              <w:spacing w:before="120" w:after="120"/>
              <w:rPr>
                <w:rFonts w:ascii="Verdana" w:hAnsi="Verdana" w:eastAsia="Calibri" w:cs="Tahoma"/>
              </w:rPr>
            </w:pPr>
            <w:r w:rsidRPr="0043235D">
              <w:rPr>
                <w:rFonts w:ascii="Verdana" w:hAnsi="Verdana" w:eastAsia="Calibri" w:cs="Tahoma"/>
              </w:rPr>
              <w:t xml:space="preserve">A receipt will pop up displaying the status of the payment entry. </w:t>
            </w:r>
          </w:p>
          <w:p w:rsidRPr="0043235D" w:rsidR="00603ACC" w:rsidP="00965C56" w:rsidRDefault="00603ACC" w14:paraId="45A6A50D" w14:textId="77777777">
            <w:pPr>
              <w:pStyle w:val="ListParagraph"/>
              <w:numPr>
                <w:ilvl w:val="0"/>
                <w:numId w:val="20"/>
              </w:numPr>
              <w:spacing w:before="120" w:after="120"/>
              <w:contextualSpacing w:val="0"/>
              <w:rPr>
                <w:rFonts w:ascii="Verdana" w:hAnsi="Verdana"/>
              </w:rPr>
            </w:pPr>
            <w:r w:rsidRPr="0043235D">
              <w:rPr>
                <w:rFonts w:ascii="Verdana" w:hAnsi="Verdana"/>
              </w:rPr>
              <w:t xml:space="preserve">The </w:t>
            </w:r>
            <w:r w:rsidRPr="0043235D">
              <w:rPr>
                <w:rFonts w:ascii="Verdana" w:hAnsi="Verdana"/>
                <w:b/>
              </w:rPr>
              <w:t>Authorization Code</w:t>
            </w:r>
            <w:r w:rsidRPr="0043235D">
              <w:rPr>
                <w:rFonts w:ascii="Verdana" w:hAnsi="Verdana"/>
              </w:rPr>
              <w:t xml:space="preserve"> for </w:t>
            </w:r>
            <w:r w:rsidRPr="0043235D">
              <w:rPr>
                <w:rFonts w:ascii="Verdana" w:hAnsi="Verdana"/>
                <w:b/>
              </w:rPr>
              <w:t>One-time E-Check</w:t>
            </w:r>
            <w:r w:rsidRPr="0043235D">
              <w:rPr>
                <w:rFonts w:ascii="Verdana" w:hAnsi="Verdana"/>
              </w:rPr>
              <w:t xml:space="preserve"> payments is system generated, not a bank response. However, the code will be tied to the payment in InstaMed and may be used by Premium Billing for payment research. </w:t>
            </w:r>
          </w:p>
          <w:p w:rsidRPr="0043235D" w:rsidR="00603ACC" w:rsidP="00965C56" w:rsidRDefault="00603ACC" w14:paraId="2516B8FE" w14:textId="77777777">
            <w:pPr>
              <w:pStyle w:val="ListParagraph"/>
              <w:numPr>
                <w:ilvl w:val="0"/>
                <w:numId w:val="20"/>
              </w:numPr>
              <w:spacing w:before="120" w:after="120"/>
              <w:contextualSpacing w:val="0"/>
              <w:rPr>
                <w:rFonts w:ascii="Verdana" w:hAnsi="Verdana"/>
              </w:rPr>
            </w:pPr>
            <w:r w:rsidRPr="0043235D">
              <w:rPr>
                <w:rFonts w:ascii="Verdana" w:hAnsi="Verdana" w:eastAsia="Calibri" w:cs="Tahoma"/>
              </w:rPr>
              <w:t xml:space="preserve">E-Checks are not live transactions with the bank or financial institution. </w:t>
            </w:r>
          </w:p>
          <w:p w:rsidRPr="0043235D" w:rsidR="00603ACC" w:rsidP="00965C56" w:rsidRDefault="00603ACC" w14:paraId="73C3B6DF" w14:textId="77777777">
            <w:pPr>
              <w:pStyle w:val="ListParagraph"/>
              <w:numPr>
                <w:ilvl w:val="0"/>
                <w:numId w:val="20"/>
              </w:numPr>
              <w:spacing w:before="120" w:after="120"/>
              <w:contextualSpacing w:val="0"/>
              <w:rPr>
                <w:rFonts w:ascii="Verdana" w:hAnsi="Verdana"/>
              </w:rPr>
            </w:pPr>
            <w:r w:rsidRPr="0043235D">
              <w:rPr>
                <w:rFonts w:ascii="Verdana" w:hAnsi="Verdana" w:eastAsia="Calibri" w:cs="Tahoma"/>
              </w:rPr>
              <w:t xml:space="preserve">The </w:t>
            </w:r>
            <w:r w:rsidRPr="0043235D">
              <w:rPr>
                <w:rFonts w:ascii="Verdana" w:hAnsi="Verdana" w:eastAsia="Calibri" w:cs="Tahoma"/>
                <w:b/>
              </w:rPr>
              <w:t>Approved</w:t>
            </w:r>
            <w:r w:rsidRPr="0043235D">
              <w:rPr>
                <w:rFonts w:ascii="Verdana" w:hAnsi="Verdana" w:eastAsia="Calibri" w:cs="Tahoma"/>
              </w:rPr>
              <w:t xml:space="preserve"> status on the receipt is </w:t>
            </w:r>
            <w:r w:rsidRPr="0043235D">
              <w:rPr>
                <w:rFonts w:ascii="Verdana" w:hAnsi="Verdana" w:eastAsia="Calibri" w:cs="Tahoma"/>
                <w:b/>
              </w:rPr>
              <w:t>only</w:t>
            </w:r>
            <w:r w:rsidRPr="0043235D">
              <w:rPr>
                <w:rFonts w:ascii="Verdana" w:hAnsi="Verdana" w:eastAsia="Calibri" w:cs="Tahoma"/>
              </w:rPr>
              <w:t xml:space="preserve"> confirmation of successfully capturing the payment information. Acceptance or Rejection will occur once the payment is submitted to the financial institution</w:t>
            </w:r>
            <w:r w:rsidRPr="0043235D">
              <w:rPr>
                <w:rFonts w:ascii="Verdana" w:hAnsi="Verdana"/>
              </w:rPr>
              <w:t xml:space="preserve"> within the next 72 hours.</w:t>
            </w:r>
          </w:p>
        </w:tc>
      </w:tr>
      <w:tr w:rsidRPr="0043235D" w:rsidR="00603ACC" w:rsidTr="00965C56" w14:paraId="5E93D5C7" w14:textId="77777777">
        <w:tc>
          <w:tcPr>
            <w:tcW w:w="976" w:type="pct"/>
          </w:tcPr>
          <w:p w:rsidRPr="0043235D" w:rsidR="00603ACC" w:rsidP="00965C56" w:rsidRDefault="00603ACC" w14:paraId="0838530C" w14:textId="77777777">
            <w:pPr>
              <w:spacing w:before="120" w:after="120"/>
              <w:rPr>
                <w:rFonts w:ascii="Verdana" w:hAnsi="Verdana" w:eastAsia="Calibri" w:cs="Tahoma"/>
              </w:rPr>
            </w:pPr>
            <w:r w:rsidRPr="0043235D">
              <w:rPr>
                <w:rFonts w:ascii="Verdana" w:hAnsi="Verdana" w:eastAsia="Calibri" w:cs="Tahoma"/>
                <w:b/>
              </w:rPr>
              <w:t>Declined</w:t>
            </w:r>
            <w:r w:rsidRPr="0043235D">
              <w:rPr>
                <w:rFonts w:ascii="Verdana" w:hAnsi="Verdana" w:eastAsia="Calibri" w:cs="Tahoma"/>
              </w:rPr>
              <w:t xml:space="preserve"> E-Check Automatic Payment Receipt </w:t>
            </w:r>
          </w:p>
        </w:tc>
        <w:tc>
          <w:tcPr>
            <w:tcW w:w="4024" w:type="pct"/>
          </w:tcPr>
          <w:p w:rsidRPr="0043235D" w:rsidR="00603ACC" w:rsidP="00965C56" w:rsidRDefault="00603ACC" w14:paraId="73D6AFC0" w14:textId="77777777">
            <w:pPr>
              <w:spacing w:before="120" w:after="120"/>
              <w:rPr>
                <w:rFonts w:ascii="Verdana" w:hAnsi="Verdana" w:eastAsia="Calibri" w:cs="Tahoma"/>
              </w:rPr>
            </w:pPr>
            <w:r w:rsidRPr="0043235D">
              <w:rPr>
                <w:rFonts w:ascii="Verdana" w:hAnsi="Verdana" w:eastAsia="Calibri" w:cs="Tahoma"/>
              </w:rPr>
              <w:t xml:space="preserve">EFT Receipt shows </w:t>
            </w:r>
            <w:r w:rsidRPr="0043235D">
              <w:rPr>
                <w:rFonts w:ascii="Verdana" w:hAnsi="Verdana" w:eastAsia="Calibri" w:cs="Tahoma"/>
                <w:b/>
              </w:rPr>
              <w:t>Declined</w:t>
            </w:r>
            <w:r w:rsidRPr="0043235D">
              <w:rPr>
                <w:rFonts w:ascii="Verdana" w:hAnsi="Verdana" w:eastAsia="Calibri" w:cs="Tahoma"/>
              </w:rPr>
              <w:t>.</w:t>
            </w:r>
          </w:p>
          <w:p w:rsidRPr="0043235D" w:rsidR="00603ACC" w:rsidP="00965C56" w:rsidRDefault="00603ACC" w14:paraId="0E214207" w14:textId="77777777">
            <w:pPr>
              <w:spacing w:before="120" w:after="120"/>
              <w:rPr>
                <w:rFonts w:ascii="Verdana" w:hAnsi="Verdana" w:eastAsia="Calibri" w:cs="Tahoma"/>
              </w:rPr>
            </w:pPr>
          </w:p>
          <w:p w:rsidRPr="0043235D" w:rsidR="00603ACC" w:rsidP="00965C56" w:rsidRDefault="00603ACC" w14:paraId="2CEEC1F6" w14:textId="77777777">
            <w:pPr>
              <w:spacing w:before="120" w:after="120"/>
              <w:rPr>
                <w:rFonts w:ascii="Verdana" w:hAnsi="Verdana"/>
                <w:noProof/>
                <w:kern w:val="32"/>
              </w:rPr>
            </w:pPr>
            <w:r w:rsidRPr="0043235D">
              <w:rPr>
                <w:rFonts w:ascii="Verdana" w:hAnsi="Verdana"/>
                <w:b/>
                <w:noProof/>
                <w:kern w:val="32"/>
              </w:rPr>
              <w:t>Declined</w:t>
            </w:r>
            <w:r w:rsidRPr="0043235D">
              <w:rPr>
                <w:rFonts w:ascii="Verdana" w:hAnsi="Verdana"/>
                <w:noProof/>
                <w:kern w:val="32"/>
              </w:rPr>
              <w:t xml:space="preserve"> E-Check Automatic payment statuses are a result user error, </w:t>
            </w:r>
            <w:r w:rsidRPr="0043235D">
              <w:rPr>
                <w:rFonts w:ascii="Verdana" w:hAnsi="Verdana"/>
                <w:b/>
                <w:noProof/>
                <w:kern w:val="32"/>
              </w:rPr>
              <w:t>not</w:t>
            </w:r>
            <w:r w:rsidRPr="0043235D">
              <w:rPr>
                <w:rFonts w:ascii="Verdana" w:hAnsi="Verdana"/>
                <w:noProof/>
                <w:kern w:val="32"/>
              </w:rPr>
              <w:t xml:space="preserve"> a live response from the financial institution</w:t>
            </w:r>
            <w:r w:rsidRPr="0043235D">
              <w:rPr>
                <w:rFonts w:ascii="Verdana" w:hAnsi="Verdana"/>
                <w:noProof/>
              </w:rPr>
              <w:t>. This often occurs when payment method is changed from RCD that previously declined to an EFT account.</w:t>
            </w:r>
            <w:r w:rsidRPr="0043235D">
              <w:rPr>
                <w:rFonts w:ascii="Verdana" w:hAnsi="Verdana"/>
                <w:noProof/>
                <w:kern w:val="32"/>
              </w:rPr>
              <w:t xml:space="preserve"> CCR resolution is to open the SSO screen and ensure status is set to </w:t>
            </w:r>
            <w:r w:rsidRPr="0043235D">
              <w:rPr>
                <w:rFonts w:ascii="Verdana" w:hAnsi="Verdana"/>
                <w:b/>
                <w:bCs/>
                <w:noProof/>
                <w:kern w:val="32"/>
              </w:rPr>
              <w:t>Active</w:t>
            </w:r>
            <w:r w:rsidRPr="0043235D">
              <w:rPr>
                <w:rFonts w:ascii="Verdana" w:hAnsi="Verdana"/>
                <w:noProof/>
                <w:kern w:val="32"/>
              </w:rPr>
              <w:t>.</w:t>
            </w:r>
          </w:p>
        </w:tc>
      </w:tr>
      <w:tr w:rsidRPr="0043235D" w:rsidR="00603ACC" w:rsidTr="00965C56" w14:paraId="43623567" w14:textId="77777777">
        <w:trPr>
          <w:trHeight w:val="800"/>
        </w:trPr>
        <w:tc>
          <w:tcPr>
            <w:tcW w:w="976" w:type="pct"/>
          </w:tcPr>
          <w:p w:rsidRPr="0043235D" w:rsidR="00603ACC" w:rsidP="00965C56" w:rsidRDefault="00603ACC" w14:paraId="687D2435" w14:textId="77777777">
            <w:pPr>
              <w:spacing w:before="120" w:after="120"/>
              <w:rPr>
                <w:rFonts w:ascii="Verdana" w:hAnsi="Verdana" w:eastAsia="Calibri" w:cs="Tahoma"/>
              </w:rPr>
            </w:pPr>
            <w:bookmarkStart w:name="documentation" w:id="122"/>
            <w:r w:rsidRPr="0043235D">
              <w:rPr>
                <w:rFonts w:ascii="Verdana" w:hAnsi="Verdana" w:eastAsia="Calibri" w:cs="Tahoma"/>
              </w:rPr>
              <w:t xml:space="preserve">Premium Billing Call </w:t>
            </w:r>
            <w:r w:rsidRPr="0043235D">
              <w:rPr>
                <w:rFonts w:ascii="Verdana" w:hAnsi="Verdana" w:eastAsia="Calibri" w:cs="Tahoma"/>
                <w:b/>
              </w:rPr>
              <w:t xml:space="preserve">Documentation </w:t>
            </w:r>
            <w:r w:rsidRPr="0043235D">
              <w:rPr>
                <w:rFonts w:ascii="Verdana" w:hAnsi="Verdana" w:eastAsia="Calibri" w:cs="Tahoma"/>
              </w:rPr>
              <w:t xml:space="preserve">Requirements </w:t>
            </w:r>
            <w:bookmarkEnd w:id="122"/>
          </w:p>
        </w:tc>
        <w:tc>
          <w:tcPr>
            <w:tcW w:w="4024" w:type="pct"/>
          </w:tcPr>
          <w:p w:rsidRPr="0043235D" w:rsidR="00603ACC" w:rsidP="00965C56" w:rsidRDefault="00603ACC" w14:paraId="23E2FB31" w14:textId="77777777">
            <w:pPr>
              <w:spacing w:before="120" w:after="120"/>
              <w:rPr>
                <w:rFonts w:ascii="Verdana" w:hAnsi="Verdana" w:eastAsia="Calibri" w:cs="Tahoma"/>
              </w:rPr>
            </w:pPr>
            <w:r w:rsidRPr="0043235D">
              <w:rPr>
                <w:rFonts w:ascii="Verdana" w:hAnsi="Verdana" w:eastAsia="Calibri" w:cs="Tahoma"/>
              </w:rPr>
              <w:t xml:space="preserve">CCRs </w:t>
            </w:r>
            <w:r w:rsidRPr="0043235D">
              <w:rPr>
                <w:rFonts w:ascii="Verdana" w:hAnsi="Verdana" w:eastAsia="Calibri" w:cs="Tahoma"/>
                <w:b/>
              </w:rPr>
              <w:t>must</w:t>
            </w:r>
            <w:r w:rsidRPr="0043235D">
              <w:rPr>
                <w:rFonts w:ascii="Verdana" w:hAnsi="Verdana" w:eastAsia="Calibri" w:cs="Tahoma"/>
              </w:rPr>
              <w:t xml:space="preserve"> leave notes providing a clear picture of what transpired during the call, include the amount, “E-Check”, and the</w:t>
            </w:r>
            <w:r w:rsidRPr="0043235D">
              <w:rPr>
                <w:rFonts w:ascii="Verdana" w:hAnsi="Verdana" w:eastAsia="Calibri" w:cs="Tahoma"/>
                <w:b/>
              </w:rPr>
              <w:t xml:space="preserve"> Authorization Code</w:t>
            </w:r>
            <w:r w:rsidRPr="0043235D">
              <w:rPr>
                <w:rFonts w:ascii="Verdana" w:hAnsi="Verdana" w:eastAsia="Calibri" w:cs="Tahoma"/>
              </w:rPr>
              <w:t xml:space="preserve"> for One-Time E-Check Payments.</w:t>
            </w:r>
          </w:p>
          <w:p w:rsidRPr="0043235D" w:rsidR="00603ACC" w:rsidP="00965C56" w:rsidRDefault="00603ACC" w14:paraId="55CB5CE4" w14:textId="77777777">
            <w:pPr>
              <w:spacing w:before="120" w:after="120"/>
              <w:rPr>
                <w:rFonts w:ascii="Verdana" w:hAnsi="Verdana" w:eastAsia="Calibri" w:cs="Tahoma"/>
              </w:rPr>
            </w:pPr>
          </w:p>
          <w:p w:rsidRPr="0043235D" w:rsidR="00603ACC" w:rsidP="00965C56" w:rsidRDefault="00603ACC" w14:paraId="75B78BB7" w14:textId="77777777">
            <w:pPr>
              <w:spacing w:before="120" w:after="120"/>
              <w:rPr>
                <w:rFonts w:ascii="Verdana" w:hAnsi="Verdana" w:eastAsia="Calibri" w:cs="Tahoma"/>
              </w:rPr>
            </w:pPr>
            <w:r w:rsidRPr="0043235D">
              <w:rPr>
                <w:rFonts w:ascii="Verdana" w:hAnsi="Verdana" w:eastAsia="Calibri" w:cs="Tahoma"/>
                <w:b/>
              </w:rPr>
              <w:t xml:space="preserve">Example 1: </w:t>
            </w:r>
            <w:r w:rsidRPr="0043235D">
              <w:rPr>
                <w:rFonts w:ascii="Verdana" w:hAnsi="Verdana" w:eastAsia="Calibri" w:cs="Tahoma"/>
              </w:rPr>
              <w:t>Beneficiary gave permission for wife to make a One-Time premium payment of $</w:t>
            </w:r>
            <w:proofErr w:type="gramStart"/>
            <w:r w:rsidRPr="0043235D">
              <w:rPr>
                <w:rFonts w:ascii="Verdana" w:hAnsi="Verdana" w:eastAsia="Calibri" w:cs="Tahoma"/>
              </w:rPr>
              <w:t>$.$</w:t>
            </w:r>
            <w:proofErr w:type="gramEnd"/>
            <w:r w:rsidRPr="0043235D">
              <w:rPr>
                <w:rFonts w:ascii="Verdana" w:hAnsi="Verdana" w:eastAsia="Calibri" w:cs="Tahoma"/>
              </w:rPr>
              <w:t>$ by E-Check conf# a1b2c3.</w:t>
            </w:r>
          </w:p>
          <w:p w:rsidRPr="0043235D" w:rsidR="00603ACC" w:rsidP="00965C56" w:rsidRDefault="00603ACC" w14:paraId="1D77D31C" w14:textId="77777777">
            <w:pPr>
              <w:spacing w:before="120" w:after="120"/>
              <w:rPr>
                <w:rFonts w:ascii="Verdana" w:hAnsi="Verdana" w:eastAsia="Calibri" w:cs="Tahoma"/>
              </w:rPr>
            </w:pPr>
            <w:r w:rsidRPr="0043235D">
              <w:rPr>
                <w:rFonts w:ascii="Verdana" w:hAnsi="Verdana" w:eastAsia="Calibri" w:cs="Tahoma"/>
                <w:b/>
              </w:rPr>
              <w:t xml:space="preserve">Example 2: </w:t>
            </w:r>
            <w:r w:rsidRPr="0043235D">
              <w:rPr>
                <w:rFonts w:ascii="Verdana" w:hAnsi="Verdana" w:eastAsia="Calibri" w:cs="Tahoma"/>
              </w:rPr>
              <w:t>Beneficiary added banking information for EFT of premiums. Conf # 01a23b</w:t>
            </w:r>
          </w:p>
          <w:p w:rsidRPr="0043235D" w:rsidR="00603ACC" w:rsidP="00965C56" w:rsidRDefault="00603ACC" w14:paraId="18EA94BE" w14:textId="77777777">
            <w:pPr>
              <w:spacing w:before="120" w:after="120"/>
              <w:rPr>
                <w:rFonts w:ascii="Verdana" w:hAnsi="Verdana" w:cs="Arial"/>
                <w:color w:val="000000"/>
              </w:rPr>
            </w:pPr>
          </w:p>
          <w:p w:rsidRPr="0043235D" w:rsidR="00603ACC" w:rsidP="00965C56" w:rsidRDefault="00603ACC" w14:paraId="7A590002" w14:textId="77777777">
            <w:pPr>
              <w:spacing w:before="120" w:after="120"/>
              <w:rPr>
                <w:rFonts w:ascii="Verdana" w:hAnsi="Verdana" w:eastAsia="Calibri" w:cs="Tahoma"/>
              </w:rPr>
            </w:pPr>
            <w:r w:rsidRPr="0043235D">
              <w:rPr>
                <w:rFonts w:ascii="Verdana" w:hAnsi="Verdana" w:cs="Arial"/>
                <w:noProof/>
                <w:color w:val="000000"/>
              </w:rPr>
              <w:drawing>
                <wp:inline distT="0" distB="0" distL="0" distR="0" wp14:anchorId="481E7763" wp14:editId="53D6F0DF">
                  <wp:extent cx="238125" cy="2095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eastAsia="Calibri" w:cs="Tahoma"/>
              </w:rPr>
              <w:t xml:space="preserve">The </w:t>
            </w:r>
            <w:r w:rsidRPr="0043235D">
              <w:rPr>
                <w:rFonts w:ascii="Verdana" w:hAnsi="Verdana" w:eastAsia="Calibri" w:cs="Tahoma"/>
                <w:b/>
              </w:rPr>
              <w:t>Authorization Code</w:t>
            </w:r>
            <w:r w:rsidRPr="0043235D">
              <w:rPr>
                <w:rFonts w:ascii="Verdana" w:hAnsi="Verdana" w:eastAsia="Calibri" w:cs="Tahoma"/>
              </w:rPr>
              <w:t xml:space="preserve"> cannot be retrieved by Care once the pop-up receipt window is closed.</w:t>
            </w:r>
          </w:p>
        </w:tc>
      </w:tr>
      <w:tr w:rsidRPr="0043235D" w:rsidR="00603ACC" w:rsidTr="00965C56" w14:paraId="0F867DF9" w14:textId="77777777">
        <w:tc>
          <w:tcPr>
            <w:tcW w:w="976"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29A780D1" w14:textId="77777777">
            <w:pPr>
              <w:spacing w:before="120" w:after="120"/>
              <w:rPr>
                <w:rFonts w:ascii="Verdana" w:hAnsi="Verdana" w:eastAsia="Calibri" w:cs="Tahoma"/>
              </w:rPr>
            </w:pPr>
            <w:r w:rsidRPr="0043235D">
              <w:rPr>
                <w:rFonts w:ascii="Verdana" w:hAnsi="Verdana" w:eastAsia="Calibri" w:cs="Tahoma"/>
              </w:rPr>
              <w:t xml:space="preserve">Inactive EFT on Automatic Payment </w:t>
            </w:r>
          </w:p>
        </w:tc>
        <w:tc>
          <w:tcPr>
            <w:tcW w:w="4024"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1A05A7F2" w14:textId="77777777">
            <w:pPr>
              <w:spacing w:before="120" w:after="120"/>
              <w:rPr>
                <w:rFonts w:ascii="Verdana" w:hAnsi="Verdana" w:eastAsia="Calibri" w:cs="Tahoma"/>
              </w:rPr>
            </w:pPr>
            <w:r w:rsidRPr="0043235D">
              <w:rPr>
                <w:rFonts w:ascii="Verdana" w:hAnsi="Verdana" w:eastAsia="Calibri" w:cs="Tahoma"/>
                <w:b/>
              </w:rPr>
              <w:t>Status</w:t>
            </w:r>
            <w:r w:rsidRPr="0043235D">
              <w:rPr>
                <w:rFonts w:ascii="Verdana" w:hAnsi="Verdana" w:eastAsia="Calibri" w:cs="Tahoma"/>
              </w:rPr>
              <w:t xml:space="preserve"> shows </w:t>
            </w:r>
            <w:r w:rsidRPr="0043235D">
              <w:rPr>
                <w:rFonts w:ascii="Verdana" w:hAnsi="Verdana" w:eastAsia="Calibri" w:cs="Tahoma"/>
                <w:b/>
              </w:rPr>
              <w:t>Inactive</w:t>
            </w:r>
            <w:r w:rsidRPr="0043235D">
              <w:rPr>
                <w:rFonts w:ascii="Verdana" w:hAnsi="Verdana" w:eastAsia="Calibri" w:cs="Tahoma"/>
              </w:rPr>
              <w:t>.</w:t>
            </w:r>
          </w:p>
          <w:p w:rsidRPr="0043235D" w:rsidR="00603ACC" w:rsidP="00965C56" w:rsidRDefault="00603ACC" w14:paraId="6608B678" w14:textId="77777777">
            <w:pPr>
              <w:pStyle w:val="ListParagraph"/>
              <w:numPr>
                <w:ilvl w:val="0"/>
                <w:numId w:val="20"/>
              </w:numPr>
              <w:spacing w:before="120" w:after="120"/>
              <w:contextualSpacing w:val="0"/>
              <w:rPr>
                <w:rFonts w:ascii="Verdana" w:hAnsi="Verdana" w:eastAsia="Calibri" w:cs="Tahoma"/>
              </w:rPr>
            </w:pPr>
            <w:r w:rsidRPr="0043235D">
              <w:rPr>
                <w:rFonts w:ascii="Verdana" w:hAnsi="Verdana" w:eastAsia="Calibri" w:cs="Tahoma"/>
              </w:rPr>
              <w:t xml:space="preserve">If the beneficiary’s EFT is returned during a monthly draft or payment taken using banking information on file, the account will show </w:t>
            </w:r>
            <w:r w:rsidRPr="0043235D">
              <w:rPr>
                <w:rFonts w:ascii="Verdana" w:hAnsi="Verdana" w:eastAsia="Calibri" w:cs="Tahoma"/>
                <w:b/>
              </w:rPr>
              <w:t>Inactive</w:t>
            </w:r>
            <w:r w:rsidRPr="0043235D">
              <w:rPr>
                <w:rFonts w:ascii="Verdana" w:hAnsi="Verdana" w:eastAsia="Calibri" w:cs="Tahoma"/>
              </w:rPr>
              <w:t xml:space="preserve"> until the account/routing numbers are updated, and the status is updated to </w:t>
            </w:r>
            <w:r w:rsidRPr="0043235D">
              <w:rPr>
                <w:rFonts w:ascii="Verdana" w:hAnsi="Verdana" w:eastAsia="Calibri" w:cs="Tahoma"/>
                <w:b/>
              </w:rPr>
              <w:t>Active</w:t>
            </w:r>
            <w:r w:rsidRPr="0043235D">
              <w:rPr>
                <w:rFonts w:ascii="Verdana" w:hAnsi="Verdana" w:eastAsia="Calibri" w:cs="Tahoma"/>
              </w:rPr>
              <w:t xml:space="preserve"> using the Set Status drop-down. </w:t>
            </w:r>
          </w:p>
          <w:p w:rsidRPr="0043235D" w:rsidR="00603ACC" w:rsidP="00965C56" w:rsidRDefault="00603ACC" w14:paraId="774D0556" w14:textId="77777777">
            <w:pPr>
              <w:pStyle w:val="ListParagraph"/>
              <w:numPr>
                <w:ilvl w:val="0"/>
                <w:numId w:val="20"/>
              </w:numPr>
              <w:spacing w:before="120" w:after="120"/>
              <w:contextualSpacing w:val="0"/>
              <w:rPr>
                <w:rFonts w:ascii="Verdana" w:hAnsi="Verdana" w:eastAsia="Calibri" w:cs="Tahoma"/>
              </w:rPr>
            </w:pPr>
            <w:r w:rsidRPr="0043235D">
              <w:rPr>
                <w:rFonts w:ascii="Verdana" w:hAnsi="Verdana" w:eastAsia="Calibri" w:cs="Tahoma"/>
              </w:rPr>
              <w:t xml:space="preserve">The </w:t>
            </w:r>
            <w:r w:rsidRPr="0043235D">
              <w:rPr>
                <w:rFonts w:ascii="Verdana" w:hAnsi="Verdana" w:eastAsia="Calibri" w:cs="Tahoma"/>
                <w:b/>
              </w:rPr>
              <w:t>Automatic Payment</w:t>
            </w:r>
            <w:r w:rsidRPr="0043235D">
              <w:rPr>
                <w:rFonts w:ascii="Verdana" w:hAnsi="Verdana" w:eastAsia="Calibri" w:cs="Tahoma"/>
              </w:rPr>
              <w:t xml:space="preserve"> radio button must also be selected to fully activate EFT again. </w:t>
            </w:r>
          </w:p>
          <w:p w:rsidRPr="0043235D" w:rsidR="00603ACC" w:rsidP="00965C56" w:rsidRDefault="00603ACC" w14:paraId="60D2BC16" w14:textId="77777777">
            <w:pPr>
              <w:pStyle w:val="ListParagraph"/>
              <w:numPr>
                <w:ilvl w:val="0"/>
                <w:numId w:val="20"/>
              </w:numPr>
              <w:spacing w:before="120" w:after="120"/>
              <w:contextualSpacing w:val="0"/>
              <w:rPr>
                <w:rFonts w:ascii="Verdana" w:hAnsi="Verdana" w:eastAsia="Calibri" w:cs="Tahoma"/>
              </w:rPr>
            </w:pPr>
            <w:r w:rsidRPr="0043235D">
              <w:rPr>
                <w:rFonts w:ascii="Verdana" w:hAnsi="Verdana" w:eastAsia="Calibri" w:cs="Tahoma"/>
                <w:b/>
              </w:rPr>
              <w:t>Inactive</w:t>
            </w:r>
            <w:r w:rsidRPr="0043235D">
              <w:rPr>
                <w:rFonts w:ascii="Verdana" w:hAnsi="Verdana" w:eastAsia="Calibri" w:cs="Tahoma"/>
              </w:rPr>
              <w:t xml:space="preserve"> status causes the account to be switched to direct bill until the banking information is updated and activated.</w:t>
            </w:r>
          </w:p>
        </w:tc>
      </w:tr>
      <w:tr w:rsidRPr="0043235D" w:rsidR="00603ACC" w:rsidTr="00965C56" w14:paraId="3CE81A0A" w14:textId="77777777">
        <w:tc>
          <w:tcPr>
            <w:tcW w:w="976"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359B751A" w14:textId="77777777">
            <w:pPr>
              <w:spacing w:before="120" w:after="120"/>
              <w:rPr>
                <w:rFonts w:ascii="Verdana" w:hAnsi="Verdana" w:eastAsia="Calibri" w:cs="Tahoma"/>
              </w:rPr>
            </w:pPr>
            <w:bookmarkStart w:name="expired" w:id="123"/>
            <w:r w:rsidRPr="0043235D">
              <w:rPr>
                <w:rFonts w:ascii="Verdana" w:hAnsi="Verdana" w:eastAsia="Calibri" w:cs="Tahoma"/>
              </w:rPr>
              <w:t xml:space="preserve">New </w:t>
            </w:r>
            <w:bookmarkEnd w:id="123"/>
            <w:r w:rsidRPr="0043235D">
              <w:rPr>
                <w:rFonts w:ascii="Verdana" w:hAnsi="Verdana" w:eastAsia="Calibri" w:cs="Tahoma"/>
              </w:rPr>
              <w:t>Banking Information</w:t>
            </w:r>
          </w:p>
        </w:tc>
        <w:tc>
          <w:tcPr>
            <w:tcW w:w="4024"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27E83067" w14:textId="77777777">
            <w:pPr>
              <w:spacing w:before="120" w:after="120"/>
              <w:rPr>
                <w:rFonts w:ascii="Verdana" w:hAnsi="Verdana" w:eastAsia="Calibri" w:cs="Tahoma"/>
              </w:rPr>
            </w:pPr>
            <w:r w:rsidRPr="0043235D">
              <w:rPr>
                <w:rFonts w:ascii="Verdana" w:hAnsi="Verdana" w:eastAsia="Calibri" w:cs="Tahoma"/>
              </w:rPr>
              <w:t xml:space="preserve">The PREMIUM BILLING SPECIALIZED CARE TEAM will update accordingly for changed or new banking information. </w:t>
            </w:r>
          </w:p>
          <w:p w:rsidRPr="00046CD7" w:rsidR="00603ACC" w:rsidP="00965C56" w:rsidRDefault="00603ACC" w14:paraId="11959D9D" w14:textId="77777777">
            <w:pPr>
              <w:pStyle w:val="ListParagraph"/>
              <w:numPr>
                <w:ilvl w:val="0"/>
                <w:numId w:val="20"/>
              </w:numPr>
              <w:spacing w:before="120" w:after="120"/>
              <w:contextualSpacing w:val="0"/>
              <w:rPr>
                <w:rFonts w:ascii="Verdana" w:hAnsi="Verdana" w:eastAsia="Calibri" w:cs="Tahoma"/>
              </w:rPr>
            </w:pPr>
            <w:r w:rsidRPr="00046CD7">
              <w:rPr>
                <w:rFonts w:ascii="Verdana" w:hAnsi="Verdana" w:eastAsia="Calibri" w:cs="Tahoma"/>
              </w:rPr>
              <w:t xml:space="preserve">To update the beneficiary’s banking information, clear the information using the </w:t>
            </w:r>
            <w:r w:rsidRPr="00046CD7">
              <w:rPr>
                <w:rFonts w:ascii="Verdana" w:hAnsi="Verdana" w:eastAsia="Calibri" w:cs="Tahoma"/>
                <w:b/>
              </w:rPr>
              <w:t>Clear</w:t>
            </w:r>
            <w:r w:rsidRPr="00046CD7">
              <w:rPr>
                <w:rFonts w:ascii="Verdana" w:hAnsi="Verdana" w:eastAsia="Calibri" w:cs="Tahoma"/>
              </w:rPr>
              <w:t xml:space="preserve"> button and add the new details in the required fields marked with an asterisk.</w:t>
            </w:r>
          </w:p>
          <w:p w:rsidRPr="00046CD7" w:rsidR="00603ACC" w:rsidP="00965C56" w:rsidRDefault="00603ACC" w14:paraId="33CC3A5F" w14:textId="77777777">
            <w:pPr>
              <w:pStyle w:val="ListParagraph"/>
              <w:numPr>
                <w:ilvl w:val="0"/>
                <w:numId w:val="20"/>
              </w:numPr>
              <w:spacing w:before="120" w:after="120"/>
              <w:contextualSpacing w:val="0"/>
              <w:rPr>
                <w:rFonts w:ascii="Verdana" w:hAnsi="Verdana" w:eastAsia="Calibri" w:cs="Tahoma"/>
              </w:rPr>
            </w:pPr>
            <w:r w:rsidRPr="00046CD7">
              <w:rPr>
                <w:rFonts w:ascii="Verdana" w:hAnsi="Verdana" w:eastAsia="Calibri" w:cs="Tahoma"/>
              </w:rPr>
              <w:t xml:space="preserve">Ensure the </w:t>
            </w:r>
            <w:r w:rsidRPr="00046CD7">
              <w:rPr>
                <w:rFonts w:ascii="Verdana" w:hAnsi="Verdana" w:eastAsia="Calibri" w:cs="Tahoma"/>
                <w:b/>
              </w:rPr>
              <w:t>Set Status</w:t>
            </w:r>
            <w:r w:rsidRPr="00046CD7">
              <w:rPr>
                <w:rFonts w:ascii="Verdana" w:hAnsi="Verdana" w:eastAsia="Calibri" w:cs="Tahoma"/>
              </w:rPr>
              <w:t xml:space="preserve"> To field is set to </w:t>
            </w:r>
            <w:r w:rsidRPr="00046CD7">
              <w:rPr>
                <w:rFonts w:ascii="Verdana" w:hAnsi="Verdana" w:eastAsia="Calibri" w:cs="Tahoma"/>
                <w:b/>
              </w:rPr>
              <w:t>Active</w:t>
            </w:r>
            <w:r w:rsidRPr="00046CD7">
              <w:rPr>
                <w:rFonts w:ascii="Verdana" w:hAnsi="Verdana" w:eastAsia="Calibri" w:cs="Tahoma"/>
              </w:rPr>
              <w:t xml:space="preserve"> and the </w:t>
            </w:r>
            <w:r w:rsidRPr="00046CD7">
              <w:rPr>
                <w:rFonts w:ascii="Verdana" w:hAnsi="Verdana" w:eastAsia="Calibri" w:cs="Tahoma"/>
                <w:b/>
              </w:rPr>
              <w:t>Automatic Payment</w:t>
            </w:r>
            <w:r w:rsidRPr="00046CD7">
              <w:rPr>
                <w:rFonts w:ascii="Verdana" w:hAnsi="Verdana" w:eastAsia="Calibri" w:cs="Tahoma"/>
              </w:rPr>
              <w:t xml:space="preserve"> radio button is selected prior to clicking on the </w:t>
            </w:r>
            <w:hyperlink w:history="1" w:anchor="Save">
              <w:r w:rsidRPr="00096072">
                <w:rPr>
                  <w:rStyle w:val="Hyperlink"/>
                  <w:rFonts w:ascii="Verdana" w:hAnsi="Verdana" w:eastAsia="Calibri" w:cs="Tahoma"/>
                  <w:b/>
                  <w:bCs/>
                </w:rPr>
                <w:t>Save</w:t>
              </w:r>
            </w:hyperlink>
            <w:r w:rsidRPr="00046CD7">
              <w:rPr>
                <w:rFonts w:ascii="Verdana" w:hAnsi="Verdana" w:eastAsia="Calibri" w:cs="Tahoma"/>
              </w:rPr>
              <w:t xml:space="preserve"> button to ensure the updates are saved correctly.</w:t>
            </w:r>
          </w:p>
        </w:tc>
      </w:tr>
      <w:tr w:rsidRPr="0043235D" w:rsidR="00603ACC" w:rsidTr="00965C56" w14:paraId="13C01E5A" w14:textId="77777777">
        <w:tc>
          <w:tcPr>
            <w:tcW w:w="976"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2F3BCF12" w14:textId="77777777">
            <w:pPr>
              <w:spacing w:before="120" w:after="120"/>
              <w:rPr>
                <w:rFonts w:ascii="Verdana" w:hAnsi="Verdana" w:eastAsia="Calibri" w:cs="Tahoma"/>
              </w:rPr>
            </w:pPr>
            <w:r w:rsidRPr="0043235D">
              <w:rPr>
                <w:rFonts w:ascii="Verdana" w:hAnsi="Verdana" w:eastAsia="Calibri" w:cs="Tahoma"/>
              </w:rPr>
              <w:t xml:space="preserve">Payment Method Change </w:t>
            </w:r>
          </w:p>
        </w:tc>
        <w:tc>
          <w:tcPr>
            <w:tcW w:w="4024"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2483AC6C" w14:textId="77777777">
            <w:pPr>
              <w:spacing w:before="120" w:after="120"/>
              <w:rPr>
                <w:rFonts w:ascii="Verdana" w:hAnsi="Verdana" w:eastAsia="Calibri" w:cs="Tahoma"/>
              </w:rPr>
            </w:pPr>
            <w:r w:rsidRPr="0043235D">
              <w:rPr>
                <w:rFonts w:ascii="Verdana" w:hAnsi="Verdana" w:eastAsia="Calibri" w:cs="Tahoma"/>
              </w:rPr>
              <w:t>Currently SSA/RRB or RCD requesting automatic banking payments.</w:t>
            </w:r>
          </w:p>
          <w:p w:rsidRPr="00046CD7" w:rsidR="00603ACC" w:rsidP="00965C56" w:rsidRDefault="00603ACC" w14:paraId="6A7A7EA1" w14:textId="77777777">
            <w:pPr>
              <w:pStyle w:val="ListParagraph"/>
              <w:numPr>
                <w:ilvl w:val="0"/>
                <w:numId w:val="20"/>
              </w:numPr>
              <w:spacing w:before="120" w:after="120"/>
              <w:contextualSpacing w:val="0"/>
              <w:rPr>
                <w:rFonts w:ascii="Verdana" w:hAnsi="Verdana" w:eastAsia="Calibri" w:cs="Tahoma"/>
              </w:rPr>
            </w:pPr>
            <w:r w:rsidRPr="00046CD7">
              <w:rPr>
                <w:rFonts w:ascii="Verdana" w:hAnsi="Verdana" w:eastAsia="Calibri" w:cs="Tahoma"/>
              </w:rPr>
              <w:t>If the beneficiary currently pays their premium through SSA/RRB Withholdings, the Withholdings must be stopped before the beneficiary can change to the Automatic EFT Payment method.</w:t>
            </w:r>
          </w:p>
          <w:p w:rsidRPr="00046CD7" w:rsidR="00603ACC" w:rsidP="00965C56" w:rsidRDefault="00603ACC" w14:paraId="7858C6B1" w14:textId="77777777">
            <w:pPr>
              <w:pStyle w:val="ListParagraph"/>
              <w:numPr>
                <w:ilvl w:val="0"/>
                <w:numId w:val="20"/>
              </w:numPr>
              <w:spacing w:before="120" w:after="120"/>
              <w:contextualSpacing w:val="0"/>
              <w:rPr>
                <w:rFonts w:ascii="Verdana" w:hAnsi="Verdana" w:eastAsia="Calibri" w:cs="Tahoma"/>
              </w:rPr>
            </w:pPr>
            <w:r w:rsidRPr="00046CD7">
              <w:rPr>
                <w:rFonts w:ascii="Verdana" w:hAnsi="Verdana" w:eastAsia="Calibri" w:cs="Tahoma"/>
              </w:rPr>
              <w:t>Changing the payment option to Automatic EFT from RCD can take 1-2 billing cycles to begin charging, depending on timing and account status. Adding a banking information for EFT will update billing automatically, and no task is needed to stop RCD.</w:t>
            </w:r>
          </w:p>
          <w:p w:rsidRPr="00046CD7" w:rsidR="00603ACC" w:rsidP="00965C56" w:rsidRDefault="00603ACC" w14:paraId="00CB7D33" w14:textId="77777777">
            <w:pPr>
              <w:pStyle w:val="ListParagraph"/>
              <w:numPr>
                <w:ilvl w:val="0"/>
                <w:numId w:val="20"/>
              </w:numPr>
              <w:spacing w:before="120" w:after="120"/>
              <w:contextualSpacing w:val="0"/>
              <w:rPr>
                <w:rFonts w:ascii="Verdana" w:hAnsi="Verdana" w:eastAsia="Calibri" w:cs="Tahoma"/>
              </w:rPr>
            </w:pPr>
            <w:r w:rsidRPr="00046CD7">
              <w:rPr>
                <w:rFonts w:ascii="Verdana" w:hAnsi="Verdana" w:eastAsia="Calibri" w:cs="Tahoma"/>
              </w:rPr>
              <w:t>Non-EGWP Beneficiaries will receive a confirmation letter (</w:t>
            </w:r>
            <w:r w:rsidRPr="00046CD7">
              <w:rPr>
                <w:rFonts w:ascii="Verdana" w:hAnsi="Verdana" w:eastAsia="Calibri" w:cs="Tahoma"/>
                <w:b/>
              </w:rPr>
              <w:t>Reference ID</w:t>
            </w:r>
            <w:r w:rsidRPr="00046CD7">
              <w:rPr>
                <w:rFonts w:ascii="Verdana" w:hAnsi="Verdana" w:eastAsia="Calibri" w:cs="Tahoma"/>
              </w:rPr>
              <w:t xml:space="preserve"> </w:t>
            </w:r>
            <w:r w:rsidRPr="00046CD7">
              <w:rPr>
                <w:rFonts w:ascii="Verdana" w:hAnsi="Verdana" w:eastAsia="Calibri" w:cs="Tahoma"/>
                <w:b/>
              </w:rPr>
              <w:t>APCONF</w:t>
            </w:r>
            <w:r w:rsidRPr="00046CD7">
              <w:rPr>
                <w:rFonts w:ascii="Verdana" w:hAnsi="Verdana" w:eastAsia="Calibri" w:cs="Tahoma"/>
              </w:rPr>
              <w:t xml:space="preserve"> in upper right corner, below the date) containing the date EFT will be effective; advise the caller to continue to pay any invoices received.</w:t>
            </w:r>
          </w:p>
          <w:p w:rsidRPr="00046CD7" w:rsidR="00603ACC" w:rsidP="00965C56" w:rsidRDefault="00603ACC" w14:paraId="198EBB9C" w14:textId="77777777">
            <w:pPr>
              <w:pStyle w:val="ListParagraph"/>
              <w:numPr>
                <w:ilvl w:val="0"/>
                <w:numId w:val="20"/>
              </w:numPr>
              <w:spacing w:before="120" w:after="120"/>
              <w:contextualSpacing w:val="0"/>
              <w:rPr>
                <w:rFonts w:ascii="Verdana" w:hAnsi="Verdana" w:eastAsia="Calibri" w:cs="Tahoma"/>
              </w:rPr>
            </w:pPr>
            <w:r w:rsidRPr="00046CD7">
              <w:rPr>
                <w:rFonts w:ascii="Verdana" w:hAnsi="Verdana" w:eastAsia="Calibri" w:cs="Tahoma"/>
              </w:rPr>
              <w:t>With EFT/ACH and Automatic Credit Card payments, the beneficiary’s entire balance is deducted each month.</w:t>
            </w:r>
          </w:p>
        </w:tc>
      </w:tr>
      <w:tr w:rsidRPr="0043235D" w:rsidR="00603ACC" w:rsidTr="00965C56" w14:paraId="5D91946B" w14:textId="77777777">
        <w:tc>
          <w:tcPr>
            <w:tcW w:w="976"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4C591708" w14:textId="77777777">
            <w:pPr>
              <w:spacing w:before="120" w:after="120"/>
              <w:rPr>
                <w:rFonts w:ascii="Verdana" w:hAnsi="Verdana" w:eastAsia="Calibri" w:cs="Tahoma"/>
              </w:rPr>
            </w:pPr>
            <w:bookmarkStart w:name="threehundred" w:id="124"/>
            <w:r w:rsidRPr="0043235D">
              <w:rPr>
                <w:rFonts w:ascii="Verdana" w:hAnsi="Verdana" w:eastAsia="Calibri" w:cs="Tahoma"/>
              </w:rPr>
              <w:t xml:space="preserve">Premium Balance Greater than $300 </w:t>
            </w:r>
            <w:bookmarkEnd w:id="124"/>
          </w:p>
        </w:tc>
        <w:tc>
          <w:tcPr>
            <w:tcW w:w="4024"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10D5762C" w14:textId="77777777">
            <w:pPr>
              <w:spacing w:before="120" w:after="120"/>
              <w:rPr>
                <w:rFonts w:ascii="Verdana" w:hAnsi="Verdana" w:eastAsia="Calibri" w:cs="Tahoma"/>
              </w:rPr>
            </w:pPr>
            <w:r w:rsidRPr="0043235D">
              <w:rPr>
                <w:rFonts w:ascii="Verdana" w:hAnsi="Verdana" w:cs="Arial"/>
                <w:noProof/>
                <w:color w:val="000000"/>
              </w:rPr>
              <w:drawing>
                <wp:inline distT="0" distB="0" distL="0" distR="0" wp14:anchorId="77E38807" wp14:editId="6EE67FC2">
                  <wp:extent cx="238125" cy="2095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eastAsia="Calibri" w:cs="Tahoma"/>
              </w:rPr>
              <w:t xml:space="preserve">If the balance owed is greater than $300, the PREMIUM BILLING SPECIALIZED CARE TEAM must document in </w:t>
            </w:r>
            <w:r w:rsidRPr="0043235D">
              <w:rPr>
                <w:rFonts w:ascii="Verdana" w:hAnsi="Verdana" w:eastAsia="Calibri" w:cs="Tahoma"/>
                <w:b/>
              </w:rPr>
              <w:t>Compass</w:t>
            </w:r>
            <w:r w:rsidRPr="0043235D">
              <w:rPr>
                <w:rFonts w:ascii="Verdana" w:hAnsi="Verdana" w:eastAsia="Calibri" w:cs="Tahoma"/>
              </w:rPr>
              <w:t xml:space="preserve"> that the beneficiary </w:t>
            </w:r>
            <w:r w:rsidRPr="0043235D">
              <w:rPr>
                <w:rFonts w:ascii="Verdana" w:hAnsi="Verdana" w:eastAsia="Calibri" w:cs="Tahoma"/>
                <w:b/>
              </w:rPr>
              <w:t>agreed</w:t>
            </w:r>
            <w:r w:rsidRPr="0043235D">
              <w:rPr>
                <w:rFonts w:ascii="Verdana" w:hAnsi="Verdana" w:eastAsia="Calibri" w:cs="Tahoma"/>
              </w:rPr>
              <w:t xml:space="preserve"> to the deduction and </w:t>
            </w:r>
            <w:r w:rsidRPr="0043235D">
              <w:rPr>
                <w:rFonts w:ascii="Verdana" w:hAnsi="Verdana" w:eastAsia="Calibri" w:cs="Tahoma"/>
                <w:b/>
              </w:rPr>
              <w:t>document</w:t>
            </w:r>
            <w:r w:rsidRPr="0043235D">
              <w:rPr>
                <w:rFonts w:ascii="Verdana" w:hAnsi="Verdana" w:eastAsia="Calibri" w:cs="Tahoma"/>
              </w:rPr>
              <w:t xml:space="preserve"> the amount agreed upon.</w:t>
            </w:r>
          </w:p>
          <w:p w:rsidRPr="0043235D" w:rsidR="00603ACC" w:rsidP="00965C56" w:rsidRDefault="00603ACC" w14:paraId="68233320" w14:textId="77777777">
            <w:pPr>
              <w:spacing w:before="120" w:after="120"/>
              <w:rPr>
                <w:rFonts w:ascii="Verdana" w:hAnsi="Verdana" w:eastAsia="Calibri" w:cs="Tahoma"/>
              </w:rPr>
            </w:pPr>
          </w:p>
          <w:p w:rsidRPr="0043235D" w:rsidR="00603ACC" w:rsidP="00965C56" w:rsidRDefault="00603ACC" w14:paraId="296D34DC" w14:textId="77777777">
            <w:pPr>
              <w:spacing w:before="120" w:after="120"/>
              <w:rPr>
                <w:rFonts w:ascii="Verdana" w:hAnsi="Verdana" w:eastAsia="Calibri" w:cs="Tahoma"/>
              </w:rPr>
            </w:pPr>
            <w:r w:rsidRPr="0043235D">
              <w:rPr>
                <w:rFonts w:ascii="Verdana" w:hAnsi="Verdana" w:eastAsia="Calibri" w:cs="Tahoma"/>
                <w:b/>
              </w:rPr>
              <w:t xml:space="preserve">Example: </w:t>
            </w:r>
            <w:r w:rsidRPr="0043235D">
              <w:rPr>
                <w:rFonts w:ascii="Verdana" w:hAnsi="Verdana" w:eastAsia="Calibri" w:cs="Tahoma"/>
              </w:rPr>
              <w:t>Beneficiary added bank account XXXX for EFT; agrees to balance due of $$</w:t>
            </w:r>
            <w:proofErr w:type="gramStart"/>
            <w:r w:rsidRPr="0043235D">
              <w:rPr>
                <w:rFonts w:ascii="Verdana" w:hAnsi="Verdana" w:eastAsia="Calibri" w:cs="Tahoma"/>
              </w:rPr>
              <w:t>$.$</w:t>
            </w:r>
            <w:proofErr w:type="gramEnd"/>
            <w:r w:rsidRPr="0043235D">
              <w:rPr>
                <w:rFonts w:ascii="Verdana" w:hAnsi="Verdana" w:eastAsia="Calibri" w:cs="Tahoma"/>
              </w:rPr>
              <w:t xml:space="preserve">$ for first charge, Confirmation </w:t>
            </w:r>
            <w:proofErr w:type="gramStart"/>
            <w:r w:rsidRPr="0043235D">
              <w:rPr>
                <w:rFonts w:ascii="Verdana" w:hAnsi="Verdana" w:eastAsia="Calibri" w:cs="Tahoma"/>
              </w:rPr>
              <w:t>Number: #</w:t>
            </w:r>
            <w:proofErr w:type="gramEnd"/>
            <w:r w:rsidRPr="0043235D">
              <w:rPr>
                <w:rFonts w:ascii="Verdana" w:hAnsi="Verdana" w:eastAsia="Calibri" w:cs="Tahoma"/>
              </w:rPr>
              <w:t>XXXXXX.</w:t>
            </w:r>
          </w:p>
        </w:tc>
      </w:tr>
      <w:tr w:rsidRPr="0043235D" w:rsidR="00603ACC" w:rsidTr="00965C56" w14:paraId="11F9338F" w14:textId="77777777">
        <w:tc>
          <w:tcPr>
            <w:tcW w:w="976" w:type="pct"/>
          </w:tcPr>
          <w:p w:rsidRPr="0043235D" w:rsidR="00603ACC" w:rsidP="00965C56" w:rsidRDefault="00603ACC" w14:paraId="34F7A510" w14:textId="77777777">
            <w:pPr>
              <w:spacing w:before="120" w:after="120"/>
              <w:rPr>
                <w:rFonts w:ascii="Verdana" w:hAnsi="Verdana" w:eastAsia="Calibri" w:cs="Tahoma"/>
              </w:rPr>
            </w:pPr>
            <w:r w:rsidRPr="0043235D">
              <w:rPr>
                <w:rFonts w:ascii="Verdana" w:hAnsi="Verdana" w:eastAsia="Calibri" w:cs="Tahoma"/>
              </w:rPr>
              <w:t xml:space="preserve">Caller </w:t>
            </w:r>
            <w:proofErr w:type="gramStart"/>
            <w:r w:rsidRPr="0043235D">
              <w:rPr>
                <w:rFonts w:ascii="Verdana" w:hAnsi="Verdana" w:eastAsia="Calibri" w:cs="Tahoma"/>
              </w:rPr>
              <w:t>requests</w:t>
            </w:r>
            <w:proofErr w:type="gramEnd"/>
            <w:r w:rsidRPr="0043235D">
              <w:rPr>
                <w:rFonts w:ascii="Verdana" w:hAnsi="Verdana" w:eastAsia="Calibri" w:cs="Tahoma"/>
              </w:rPr>
              <w:t xml:space="preserve"> </w:t>
            </w:r>
            <w:r w:rsidRPr="0043235D">
              <w:rPr>
                <w:rFonts w:ascii="Verdana" w:hAnsi="Verdana" w:eastAsia="Calibri" w:cs="Tahoma"/>
                <w:b/>
              </w:rPr>
              <w:t>changes</w:t>
            </w:r>
            <w:r w:rsidRPr="0043235D">
              <w:rPr>
                <w:rFonts w:ascii="Verdana" w:hAnsi="Verdana" w:eastAsia="Calibri" w:cs="Tahoma"/>
              </w:rPr>
              <w:t xml:space="preserve"> to Premium Payment method</w:t>
            </w:r>
          </w:p>
        </w:tc>
        <w:tc>
          <w:tcPr>
            <w:tcW w:w="4024" w:type="pct"/>
          </w:tcPr>
          <w:p w:rsidRPr="0043235D" w:rsidR="00603ACC" w:rsidP="00965C56" w:rsidRDefault="00603ACC" w14:paraId="1B8428A3" w14:textId="77777777">
            <w:pPr>
              <w:spacing w:before="120" w:after="120"/>
              <w:rPr>
                <w:rFonts w:ascii="Verdana" w:hAnsi="Verdana" w:eastAsia="Calibri" w:cs="Tahoma"/>
              </w:rPr>
            </w:pPr>
            <w:r w:rsidRPr="0043235D">
              <w:rPr>
                <w:rFonts w:ascii="Verdana" w:hAnsi="Verdana" w:eastAsia="Calibri" w:cs="Tahoma"/>
              </w:rPr>
              <w:t>Determine if the caller is authorized to make changes to the beneficiary’s premium billing account.</w:t>
            </w:r>
          </w:p>
          <w:p w:rsidRPr="00046CD7" w:rsidR="00603ACC" w:rsidP="00965C56" w:rsidRDefault="00603ACC" w14:paraId="3817B62E" w14:textId="77777777">
            <w:pPr>
              <w:pStyle w:val="ListParagraph"/>
              <w:numPr>
                <w:ilvl w:val="0"/>
                <w:numId w:val="20"/>
              </w:numPr>
              <w:spacing w:before="120" w:after="120"/>
              <w:contextualSpacing w:val="0"/>
              <w:rPr>
                <w:rFonts w:ascii="Verdana" w:hAnsi="Verdana" w:eastAsia="Calibri"/>
              </w:rPr>
            </w:pPr>
            <w:r w:rsidRPr="00046CD7">
              <w:rPr>
                <w:rFonts w:ascii="Verdana" w:hAnsi="Verdana" w:eastAsia="Calibri"/>
              </w:rPr>
              <w:t xml:space="preserve">Fully authenticated callers </w:t>
            </w:r>
            <w:r w:rsidRPr="00046CD7">
              <w:rPr>
                <w:rFonts w:ascii="Verdana" w:hAnsi="Verdana" w:eastAsia="Calibri"/>
                <w:b/>
              </w:rPr>
              <w:t>CAN</w:t>
            </w:r>
            <w:r w:rsidRPr="00046CD7">
              <w:rPr>
                <w:rFonts w:ascii="Verdana" w:hAnsi="Verdana" w:eastAsia="Calibri"/>
              </w:rPr>
              <w:t xml:space="preserve"> still make One-Time credit card or E-Check payments to a beneficiary’s account because this will </w:t>
            </w:r>
            <w:r w:rsidRPr="00046CD7">
              <w:rPr>
                <w:rFonts w:ascii="Verdana" w:hAnsi="Verdana" w:eastAsia="Calibri"/>
                <w:b/>
              </w:rPr>
              <w:t>NOT</w:t>
            </w:r>
            <w:r w:rsidRPr="00046CD7">
              <w:rPr>
                <w:rFonts w:ascii="Verdana" w:hAnsi="Verdana" w:eastAsia="Calibri"/>
              </w:rPr>
              <w:t xml:space="preserve"> change the account’s premium payment method.</w:t>
            </w:r>
          </w:p>
          <w:p w:rsidRPr="00046CD7" w:rsidR="00603ACC" w:rsidP="00965C56" w:rsidRDefault="00603ACC" w14:paraId="00B4C8B3" w14:textId="77777777">
            <w:pPr>
              <w:pStyle w:val="ListParagraph"/>
              <w:numPr>
                <w:ilvl w:val="0"/>
                <w:numId w:val="20"/>
              </w:numPr>
              <w:spacing w:before="120" w:after="120"/>
              <w:contextualSpacing w:val="0"/>
              <w:rPr>
                <w:rFonts w:ascii="Verdana" w:hAnsi="Verdana" w:eastAsia="Calibri"/>
                <w:b/>
              </w:rPr>
            </w:pPr>
            <w:r w:rsidRPr="00046CD7">
              <w:rPr>
                <w:rFonts w:ascii="Verdana" w:hAnsi="Verdana" w:eastAsia="Calibri"/>
              </w:rPr>
              <w:t xml:space="preserve">If the caller is </w:t>
            </w:r>
            <w:r w:rsidRPr="00046CD7">
              <w:rPr>
                <w:rFonts w:ascii="Verdana" w:hAnsi="Verdana" w:eastAsia="Calibri"/>
                <w:b/>
              </w:rPr>
              <w:t>NOT</w:t>
            </w:r>
            <w:r w:rsidRPr="00046CD7">
              <w:rPr>
                <w:rFonts w:ascii="Verdana" w:hAnsi="Verdana" w:eastAsia="Calibri"/>
              </w:rPr>
              <w:t xml:space="preserve"> the </w:t>
            </w:r>
            <w:r w:rsidRPr="00046CD7">
              <w:rPr>
                <w:rFonts w:ascii="Verdana" w:hAnsi="Verdana"/>
              </w:rPr>
              <w:t>beneficiary, Ship Counselor, or Legal Representative</w:t>
            </w:r>
            <w:r w:rsidRPr="00046CD7">
              <w:rPr>
                <w:rFonts w:ascii="Verdana" w:hAnsi="Verdana" w:eastAsia="Calibri"/>
              </w:rPr>
              <w:t xml:space="preserve">, the payment method </w:t>
            </w:r>
            <w:r w:rsidRPr="00046CD7">
              <w:rPr>
                <w:rFonts w:ascii="Verdana" w:hAnsi="Verdana" w:eastAsia="Calibri"/>
                <w:b/>
              </w:rPr>
              <w:t>cannot be updated</w:t>
            </w:r>
            <w:r w:rsidRPr="00046CD7">
              <w:rPr>
                <w:rFonts w:ascii="Verdana" w:hAnsi="Verdana" w:eastAsia="Calibri"/>
              </w:rPr>
              <w:t xml:space="preserve"> without the beneficiary’s permission.</w:t>
            </w:r>
          </w:p>
          <w:p w:rsidRPr="00046CD7" w:rsidR="00603ACC" w:rsidP="00965C56" w:rsidRDefault="00603ACC" w14:paraId="3284212B" w14:textId="77777777">
            <w:pPr>
              <w:pStyle w:val="ListParagraph"/>
              <w:numPr>
                <w:ilvl w:val="0"/>
                <w:numId w:val="20"/>
              </w:numPr>
              <w:spacing w:before="120" w:after="120"/>
              <w:contextualSpacing w:val="0"/>
              <w:rPr>
                <w:rFonts w:ascii="Verdana" w:hAnsi="Verdana"/>
              </w:rPr>
            </w:pPr>
            <w:r w:rsidRPr="00046CD7">
              <w:rPr>
                <w:rFonts w:ascii="Verdana" w:hAnsi="Verdana"/>
              </w:rPr>
              <w:t xml:space="preserve">Refer to </w:t>
            </w:r>
            <w:r w:rsidRPr="00046CD7">
              <w:rPr>
                <w:rFonts w:ascii="Verdana" w:hAnsi="Verdana"/>
                <w:b/>
              </w:rPr>
              <w:t>Authorized Persons who can make changes to the Premium Billing Account</w:t>
            </w:r>
            <w:r w:rsidRPr="00046CD7">
              <w:rPr>
                <w:rFonts w:ascii="Verdana" w:hAnsi="Verdana"/>
              </w:rPr>
              <w:t xml:space="preserve"> section of </w:t>
            </w:r>
            <w:hyperlink w:history="1" w:anchor="!/view?docid=b4765dd1-d9b7-4dbe-afd6-0e4f6b509082" r:id="rId110">
              <w:r w:rsidRPr="00127C4A">
                <w:rPr>
                  <w:rStyle w:val="Hyperlink"/>
                  <w:rFonts w:ascii="Verdana" w:hAnsi="Verdana" w:eastAsiaTheme="minorHAnsi"/>
                </w:rPr>
                <w:t>Aetna Compass MED D - SilverScript - Premium Billing General Information, Processes, &amp; Document Index</w:t>
              </w:r>
              <w:r w:rsidRPr="00127C4A">
                <w:rPr>
                  <w:rStyle w:val="Hyperlink"/>
                  <w:rFonts w:ascii="Verdana" w:hAnsi="Verdana"/>
                </w:rPr>
                <w:t xml:space="preserve"> (062831).</w:t>
              </w:r>
            </w:hyperlink>
          </w:p>
        </w:tc>
      </w:tr>
    </w:tbl>
    <w:p w:rsidRPr="0043235D" w:rsidR="00603ACC" w:rsidP="00603ACC" w:rsidRDefault="00603ACC" w14:paraId="203BB820" w14:textId="77777777">
      <w:pPr>
        <w:spacing w:before="120" w:after="120"/>
        <w:rPr>
          <w:rFonts w:ascii="Verdana" w:hAnsi="Verdana" w:cs="Arial"/>
          <w:bCs/>
          <w:color w:val="333333"/>
        </w:rPr>
      </w:pPr>
    </w:p>
    <w:p w:rsidRPr="0043235D" w:rsidR="00603ACC" w:rsidP="00603ACC" w:rsidRDefault="00603ACC" w14:paraId="2E13642D" w14:textId="77777777">
      <w:pPr>
        <w:jc w:val="right"/>
        <w:rPr>
          <w:rFonts w:ascii="Verdana" w:hAnsi="Verdana"/>
          <w:color w:val="000000"/>
        </w:rPr>
      </w:pPr>
      <w:hyperlink w:history="1" w:anchor="_top">
        <w:r w:rsidRPr="0043235D">
          <w:rPr>
            <w:rStyle w:val="Hyperlink"/>
            <w:rFonts w:ascii="Verdana" w:hAnsi="Verdana" w:eastAsiaTheme="minorHAnsi"/>
          </w:rPr>
          <w:t>Top of the Document</w:t>
        </w:r>
      </w:hyperlink>
    </w:p>
    <w:tbl>
      <w:tblPr>
        <w:tblW w:w="5000" w:type="pct"/>
        <w:tblBorders>
          <w:top w:val="single" w:color="auto" w:sz="4" w:space="0"/>
          <w:left w:val="single" w:color="auto" w:sz="4" w:space="0"/>
          <w:bottom w:val="single" w:color="auto" w:sz="4" w:space="0"/>
          <w:right w:val="single" w:color="auto" w:sz="4" w:space="0"/>
        </w:tblBorders>
        <w:shd w:val="clear" w:color="auto" w:fill="C0C0C0"/>
        <w:tblCellMar>
          <w:top w:w="72" w:type="dxa"/>
          <w:left w:w="115" w:type="dxa"/>
          <w:bottom w:w="72" w:type="dxa"/>
          <w:right w:w="115" w:type="dxa"/>
        </w:tblCellMar>
        <w:tblLook w:val="01E0" w:firstRow="1" w:lastRow="1" w:firstColumn="1" w:lastColumn="1" w:noHBand="0" w:noVBand="0"/>
      </w:tblPr>
      <w:tblGrid>
        <w:gridCol w:w="12950"/>
      </w:tblGrid>
      <w:tr w:rsidRPr="0043235D" w:rsidR="00603ACC" w:rsidTr="00965C56" w14:paraId="73B75035" w14:textId="77777777">
        <w:tc>
          <w:tcPr>
            <w:tcW w:w="5000" w:type="pct"/>
            <w:shd w:val="clear" w:color="auto" w:fill="C0C0C0"/>
          </w:tcPr>
          <w:p w:rsidRPr="00096072" w:rsidR="00603ACC" w:rsidP="00965C56" w:rsidRDefault="00603ACC" w14:paraId="38F6EB8D" w14:textId="77777777">
            <w:pPr>
              <w:pStyle w:val="Heading2"/>
              <w:spacing w:before="120" w:after="120"/>
              <w:rPr>
                <w:rFonts w:ascii="Verdana" w:hAnsi="Verdana"/>
                <w:i w:val="0"/>
                <w:iCs w:val="0"/>
              </w:rPr>
            </w:pPr>
            <w:bookmarkStart w:name="_Frequently_Asked_Questions" w:id="125"/>
            <w:bookmarkStart w:name="_Toc379284700" w:id="126"/>
            <w:bookmarkStart w:name="_Toc426625110" w:id="127"/>
            <w:bookmarkStart w:name="_Toc442967590" w:id="128"/>
            <w:bookmarkStart w:name="_Toc199918256" w:id="129"/>
            <w:bookmarkEnd w:id="125"/>
            <w:r w:rsidRPr="00096072">
              <w:rPr>
                <w:rFonts w:ascii="Verdana" w:hAnsi="Verdana"/>
                <w:i w:val="0"/>
                <w:iCs w:val="0"/>
              </w:rPr>
              <w:t>Frequently Asked Questions</w:t>
            </w:r>
            <w:bookmarkEnd w:id="126"/>
            <w:bookmarkEnd w:id="127"/>
            <w:bookmarkEnd w:id="128"/>
            <w:bookmarkEnd w:id="129"/>
          </w:p>
        </w:tc>
      </w:tr>
    </w:tbl>
    <w:p w:rsidRPr="0043235D" w:rsidR="00603ACC" w:rsidP="00603ACC" w:rsidRDefault="00603ACC" w14:paraId="5A8CEA74" w14:textId="77777777">
      <w:pPr>
        <w:spacing w:before="120" w:after="120"/>
        <w:rPr>
          <w:rFonts w:ascii="Verdana" w:hAnsi="Verdana"/>
          <w:bCs/>
          <w:color w:val="333333"/>
        </w:rPr>
      </w:pPr>
    </w:p>
    <w:p w:rsidRPr="0043235D" w:rsidR="00603ACC" w:rsidP="00603ACC" w:rsidRDefault="00603ACC" w14:paraId="6B0B3EE0" w14:textId="77777777">
      <w:pPr>
        <w:spacing w:before="120" w:after="120"/>
        <w:rPr>
          <w:rFonts w:ascii="Verdana" w:hAnsi="Verdana"/>
          <w:bCs/>
          <w:color w:val="333333"/>
        </w:rPr>
      </w:pPr>
      <w:r w:rsidRPr="0043235D">
        <w:rPr>
          <w:rFonts w:ascii="Verdana" w:hAnsi="Verdana"/>
          <w:bCs/>
          <w:color w:val="333333"/>
        </w:rPr>
        <w:t>Refer to the following Frequently Asked Questions:</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558"/>
        <w:gridCol w:w="2872"/>
        <w:gridCol w:w="4760"/>
        <w:gridCol w:w="4760"/>
      </w:tblGrid>
      <w:tr w:rsidRPr="0043235D" w:rsidR="00603ACC" w:rsidTr="00965C56" w14:paraId="7B68D1F9" w14:textId="77777777">
        <w:tc>
          <w:tcPr>
            <w:tcW w:w="215" w:type="pct"/>
            <w:shd w:val="clear" w:color="auto" w:fill="D9D9D9" w:themeFill="background1" w:themeFillShade="D9"/>
          </w:tcPr>
          <w:p w:rsidRPr="0043235D" w:rsidR="00603ACC" w:rsidP="00965C56" w:rsidRDefault="00603ACC" w14:paraId="2978164E" w14:textId="77777777">
            <w:pPr>
              <w:spacing w:before="120" w:after="120"/>
              <w:jc w:val="center"/>
              <w:rPr>
                <w:rFonts w:ascii="Verdana" w:hAnsi="Verdana"/>
                <w:b/>
                <w:bCs/>
                <w:color w:val="000000"/>
              </w:rPr>
            </w:pPr>
            <w:r w:rsidRPr="0043235D">
              <w:rPr>
                <w:rFonts w:ascii="Verdana" w:hAnsi="Verdana"/>
                <w:b/>
                <w:bCs/>
                <w:color w:val="000000"/>
              </w:rPr>
              <w:t>#</w:t>
            </w:r>
          </w:p>
        </w:tc>
        <w:tc>
          <w:tcPr>
            <w:tcW w:w="1109" w:type="pct"/>
            <w:shd w:val="clear" w:color="auto" w:fill="D9D9D9" w:themeFill="background1" w:themeFillShade="D9"/>
          </w:tcPr>
          <w:p w:rsidRPr="0043235D" w:rsidR="00603ACC" w:rsidP="00965C56" w:rsidRDefault="00603ACC" w14:paraId="7EFC7CC8" w14:textId="77777777">
            <w:pPr>
              <w:spacing w:before="120" w:after="120"/>
              <w:jc w:val="center"/>
              <w:rPr>
                <w:rFonts w:ascii="Verdana" w:hAnsi="Verdana"/>
                <w:b/>
                <w:bCs/>
                <w:color w:val="000000"/>
              </w:rPr>
            </w:pPr>
            <w:r w:rsidRPr="0043235D">
              <w:rPr>
                <w:rFonts w:ascii="Verdana" w:hAnsi="Verdana"/>
                <w:b/>
                <w:bCs/>
                <w:color w:val="000000"/>
              </w:rPr>
              <w:t>Question</w:t>
            </w:r>
          </w:p>
        </w:tc>
        <w:tc>
          <w:tcPr>
            <w:tcW w:w="3676" w:type="pct"/>
            <w:gridSpan w:val="2"/>
            <w:shd w:val="clear" w:color="auto" w:fill="D9D9D9" w:themeFill="background1" w:themeFillShade="D9"/>
          </w:tcPr>
          <w:p w:rsidRPr="0043235D" w:rsidR="00603ACC" w:rsidP="00965C56" w:rsidRDefault="00603ACC" w14:paraId="374C0BAE" w14:textId="77777777">
            <w:pPr>
              <w:spacing w:before="120" w:after="120"/>
              <w:jc w:val="center"/>
              <w:rPr>
                <w:rFonts w:ascii="Verdana" w:hAnsi="Verdana"/>
                <w:b/>
                <w:bCs/>
                <w:color w:val="000000"/>
              </w:rPr>
            </w:pPr>
            <w:r w:rsidRPr="0043235D">
              <w:rPr>
                <w:rFonts w:ascii="Verdana" w:hAnsi="Verdana"/>
                <w:b/>
                <w:bCs/>
                <w:color w:val="000000"/>
              </w:rPr>
              <w:t>Answer</w:t>
            </w:r>
          </w:p>
        </w:tc>
      </w:tr>
      <w:tr w:rsidRPr="0043235D" w:rsidR="00603ACC" w:rsidTr="00965C56" w14:paraId="728A1FE4" w14:textId="77777777">
        <w:tc>
          <w:tcPr>
            <w:tcW w:w="215" w:type="pct"/>
          </w:tcPr>
          <w:p w:rsidRPr="0043235D" w:rsidR="00603ACC" w:rsidP="00965C56" w:rsidRDefault="00603ACC" w14:paraId="7F4C2D65" w14:textId="77777777">
            <w:pPr>
              <w:spacing w:before="120" w:after="120"/>
              <w:jc w:val="center"/>
              <w:rPr>
                <w:rFonts w:ascii="Verdana" w:hAnsi="Verdana"/>
                <w:b/>
                <w:bCs/>
                <w:color w:val="000000"/>
              </w:rPr>
            </w:pPr>
            <w:r w:rsidRPr="0043235D">
              <w:rPr>
                <w:rFonts w:ascii="Verdana" w:hAnsi="Verdana"/>
                <w:b/>
                <w:bCs/>
                <w:color w:val="000000" w:themeColor="text1"/>
              </w:rPr>
              <w:t>1</w:t>
            </w:r>
          </w:p>
        </w:tc>
        <w:tc>
          <w:tcPr>
            <w:tcW w:w="1109" w:type="pct"/>
          </w:tcPr>
          <w:p w:rsidRPr="0043235D" w:rsidR="00603ACC" w:rsidP="00965C56" w:rsidRDefault="00603ACC" w14:paraId="28768A48" w14:textId="77777777">
            <w:pPr>
              <w:spacing w:before="120" w:after="120"/>
              <w:rPr>
                <w:rFonts w:ascii="Verdana" w:hAnsi="Verdana"/>
                <w:bCs/>
                <w:color w:val="000000"/>
              </w:rPr>
            </w:pPr>
            <w:r w:rsidRPr="0043235D">
              <w:rPr>
                <w:rFonts w:ascii="Verdana" w:hAnsi="Verdana"/>
                <w:bCs/>
                <w:color w:val="000000"/>
              </w:rPr>
              <w:t xml:space="preserve">How can a </w:t>
            </w:r>
            <w:r w:rsidRPr="0043235D">
              <w:rPr>
                <w:rFonts w:ascii="Verdana" w:hAnsi="Verdana"/>
                <w:b/>
                <w:bCs/>
                <w:color w:val="000000"/>
              </w:rPr>
              <w:t>Med D CCR</w:t>
            </w:r>
            <w:r w:rsidRPr="0043235D">
              <w:rPr>
                <w:rFonts w:ascii="Verdana" w:hAnsi="Verdana"/>
                <w:bCs/>
                <w:color w:val="000000"/>
              </w:rPr>
              <w:t xml:space="preserve"> or </w:t>
            </w:r>
            <w:r w:rsidRPr="0043235D">
              <w:rPr>
                <w:rFonts w:ascii="Verdana" w:hAnsi="Verdana"/>
                <w:b/>
                <w:bCs/>
                <w:color w:val="000000"/>
              </w:rPr>
              <w:t>PREMIUM BILLING SPECIALIZED CARE TEAM</w:t>
            </w:r>
            <w:r w:rsidRPr="0043235D">
              <w:rPr>
                <w:rFonts w:ascii="Verdana" w:hAnsi="Verdana"/>
                <w:bCs/>
                <w:color w:val="000000"/>
              </w:rPr>
              <w:t xml:space="preserve"> void a One-Time E-Check Premium Payment placed in error?</w:t>
            </w:r>
          </w:p>
        </w:tc>
        <w:tc>
          <w:tcPr>
            <w:tcW w:w="3676" w:type="pct"/>
            <w:gridSpan w:val="2"/>
          </w:tcPr>
          <w:p w:rsidRPr="0043235D" w:rsidR="00603ACC" w:rsidP="00965C56" w:rsidRDefault="00603ACC" w14:paraId="66A3B91B" w14:textId="77777777">
            <w:pPr>
              <w:spacing w:before="120" w:after="120"/>
              <w:rPr>
                <w:rFonts w:ascii="Verdana" w:hAnsi="Verdana"/>
                <w:bCs/>
                <w:color w:val="000000"/>
              </w:rPr>
            </w:pPr>
            <w:r w:rsidRPr="0043235D">
              <w:rPr>
                <w:rFonts w:ascii="Verdana" w:hAnsi="Verdana"/>
                <w:b/>
                <w:bCs/>
                <w:color w:val="000000"/>
              </w:rPr>
              <w:t>Med D CCRs &amp; PREMIUM BILLING SPECIALIZED CARE TEAM cannot</w:t>
            </w:r>
            <w:r w:rsidRPr="0043235D">
              <w:rPr>
                <w:rFonts w:ascii="Verdana" w:hAnsi="Verdana"/>
                <w:bCs/>
                <w:color w:val="000000"/>
              </w:rPr>
              <w:t xml:space="preserve"> </w:t>
            </w:r>
            <w:proofErr w:type="gramStart"/>
            <w:r w:rsidRPr="0043235D">
              <w:rPr>
                <w:rFonts w:ascii="Verdana" w:hAnsi="Verdana"/>
                <w:bCs/>
                <w:color w:val="000000"/>
              </w:rPr>
              <w:t>void</w:t>
            </w:r>
            <w:proofErr w:type="gramEnd"/>
            <w:r w:rsidRPr="0043235D">
              <w:rPr>
                <w:rFonts w:ascii="Verdana" w:hAnsi="Verdana"/>
                <w:bCs/>
                <w:color w:val="000000"/>
              </w:rPr>
              <w:t xml:space="preserve"> payments. A Senior or Supervisor must be contacted for further assistance. </w:t>
            </w:r>
          </w:p>
          <w:p w:rsidRPr="00046CD7" w:rsidR="00603ACC" w:rsidP="00965C56" w:rsidRDefault="00603ACC" w14:paraId="32012F8E" w14:textId="77777777">
            <w:pPr>
              <w:pStyle w:val="ListParagraph"/>
              <w:numPr>
                <w:ilvl w:val="0"/>
                <w:numId w:val="20"/>
              </w:numPr>
              <w:spacing w:before="120" w:after="120"/>
              <w:contextualSpacing w:val="0"/>
              <w:rPr>
                <w:rFonts w:ascii="Verdana" w:hAnsi="Verdana"/>
                <w:bCs/>
                <w:color w:val="000000"/>
              </w:rPr>
            </w:pPr>
            <w:r w:rsidRPr="00046CD7">
              <w:rPr>
                <w:rFonts w:ascii="Verdana" w:hAnsi="Verdana"/>
                <w:bCs/>
                <w:color w:val="000000"/>
              </w:rPr>
              <w:t xml:space="preserve">Refer to the </w:t>
            </w:r>
            <w:hyperlink w:history="1" w:anchor="_VOID/Cancel_a_One-Time">
              <w:r w:rsidRPr="00046CD7">
                <w:rPr>
                  <w:rStyle w:val="Hyperlink"/>
                  <w:rFonts w:ascii="Verdana" w:hAnsi="Verdana" w:eastAsiaTheme="minorHAnsi"/>
                  <w:bCs/>
                </w:rPr>
                <w:t>Void One-Time E-Check Premium Payment</w:t>
              </w:r>
            </w:hyperlink>
            <w:r w:rsidRPr="00046CD7">
              <w:rPr>
                <w:rFonts w:ascii="Verdana" w:hAnsi="Verdana"/>
                <w:bCs/>
                <w:color w:val="000000"/>
              </w:rPr>
              <w:t xml:space="preserve"> section in this Work Instruction.</w:t>
            </w:r>
          </w:p>
        </w:tc>
      </w:tr>
      <w:tr w:rsidRPr="0043235D" w:rsidR="00603ACC" w:rsidTr="00965C56" w14:paraId="6CA8C05F" w14:textId="77777777">
        <w:tc>
          <w:tcPr>
            <w:tcW w:w="215" w:type="pct"/>
          </w:tcPr>
          <w:p w:rsidRPr="0043235D" w:rsidR="00603ACC" w:rsidP="00965C56" w:rsidRDefault="00603ACC" w14:paraId="37F66EB5" w14:textId="77777777">
            <w:pPr>
              <w:spacing w:before="120" w:after="120"/>
              <w:jc w:val="center"/>
              <w:rPr>
                <w:rFonts w:ascii="Verdana" w:hAnsi="Verdana"/>
                <w:b/>
                <w:bCs/>
              </w:rPr>
            </w:pPr>
            <w:r w:rsidRPr="0043235D">
              <w:rPr>
                <w:rFonts w:ascii="Verdana" w:hAnsi="Verdana"/>
                <w:b/>
                <w:bCs/>
              </w:rPr>
              <w:t>2</w:t>
            </w:r>
          </w:p>
        </w:tc>
        <w:tc>
          <w:tcPr>
            <w:tcW w:w="1109" w:type="pct"/>
          </w:tcPr>
          <w:p w:rsidRPr="0043235D" w:rsidR="00603ACC" w:rsidP="00965C56" w:rsidRDefault="00603ACC" w14:paraId="0401D96B" w14:textId="77777777">
            <w:pPr>
              <w:spacing w:before="120" w:after="120"/>
              <w:rPr>
                <w:rFonts w:ascii="Verdana" w:hAnsi="Verdana"/>
                <w:bCs/>
                <w:color w:val="000000"/>
              </w:rPr>
            </w:pPr>
            <w:r w:rsidRPr="0043235D">
              <w:rPr>
                <w:rFonts w:ascii="Verdana" w:hAnsi="Verdana"/>
                <w:bCs/>
              </w:rPr>
              <w:t xml:space="preserve">What is the </w:t>
            </w:r>
            <w:r w:rsidRPr="0043235D">
              <w:rPr>
                <w:rFonts w:ascii="Verdana" w:hAnsi="Verdana" w:cs="Arial"/>
                <w:b/>
                <w:color w:val="000000"/>
              </w:rPr>
              <w:t xml:space="preserve">Premium Payment Single-Sign-On (SSO) </w:t>
            </w:r>
            <w:r w:rsidRPr="0043235D">
              <w:rPr>
                <w:rFonts w:ascii="Verdana" w:hAnsi="Verdana" w:cs="Arial"/>
                <w:color w:val="000000"/>
              </w:rPr>
              <w:t>system</w:t>
            </w:r>
            <w:r w:rsidRPr="0043235D">
              <w:rPr>
                <w:rFonts w:ascii="Verdana" w:hAnsi="Verdana"/>
                <w:bCs/>
              </w:rPr>
              <w:t>?</w:t>
            </w:r>
          </w:p>
        </w:tc>
        <w:tc>
          <w:tcPr>
            <w:tcW w:w="3676" w:type="pct"/>
            <w:gridSpan w:val="2"/>
          </w:tcPr>
          <w:p w:rsidRPr="0043235D" w:rsidR="00603ACC" w:rsidP="00965C56" w:rsidRDefault="00603ACC" w14:paraId="55FE922C" w14:textId="77777777">
            <w:pPr>
              <w:spacing w:before="120" w:after="120"/>
              <w:rPr>
                <w:rFonts w:ascii="Verdana" w:hAnsi="Verdana"/>
              </w:rPr>
            </w:pPr>
            <w:r w:rsidRPr="0043235D">
              <w:rPr>
                <w:rFonts w:ascii="Verdana" w:hAnsi="Verdana" w:cs="Arial"/>
                <w:b/>
                <w:color w:val="000000"/>
              </w:rPr>
              <w:t>Premium Payment Single-Sign-On (SSO)</w:t>
            </w:r>
            <w:r w:rsidRPr="0043235D">
              <w:rPr>
                <w:rFonts w:ascii="Verdana" w:hAnsi="Verdana" w:cs="Arial"/>
                <w:color w:val="000000"/>
              </w:rPr>
              <w:t xml:space="preserve"> system </w:t>
            </w:r>
            <w:r w:rsidRPr="0043235D">
              <w:rPr>
                <w:rFonts w:ascii="Verdana" w:hAnsi="Verdana"/>
              </w:rPr>
              <w:t xml:space="preserve">is the Premium Billing Payment Portal Website accessed using links within </w:t>
            </w:r>
            <w:r w:rsidRPr="0043235D">
              <w:rPr>
                <w:rFonts w:ascii="Verdana" w:hAnsi="Verdana"/>
                <w:b/>
              </w:rPr>
              <w:t xml:space="preserve">Compass </w:t>
            </w:r>
            <w:r w:rsidRPr="0043235D">
              <w:rPr>
                <w:rFonts w:ascii="Verdana" w:hAnsi="Verdana"/>
              </w:rPr>
              <w:t>on the Med D Premium Billing tab. The links are currently titled “One-Time Payment” &amp; “Automatic Payment.”</w:t>
            </w:r>
          </w:p>
          <w:p w:rsidRPr="0043235D" w:rsidR="00603ACC" w:rsidP="00965C56" w:rsidRDefault="00603ACC" w14:paraId="223A7395" w14:textId="77777777">
            <w:pPr>
              <w:spacing w:before="120" w:after="120"/>
              <w:rPr>
                <w:rFonts w:ascii="Verdana" w:hAnsi="Verdana"/>
              </w:rPr>
            </w:pPr>
          </w:p>
          <w:p w:rsidRPr="0043235D" w:rsidR="00603ACC" w:rsidP="00965C56" w:rsidRDefault="00603ACC" w14:paraId="3770ED8D" w14:textId="77777777">
            <w:pPr>
              <w:autoSpaceDE w:val="0"/>
              <w:autoSpaceDN w:val="0"/>
              <w:spacing w:before="120" w:after="120"/>
              <w:rPr>
                <w:rFonts w:ascii="Verdana" w:hAnsi="Verdana" w:cs="Arial"/>
                <w:bCs/>
                <w:color w:val="000000"/>
              </w:rPr>
            </w:pPr>
            <w:r w:rsidRPr="0043235D">
              <w:rPr>
                <w:rFonts w:ascii="Verdana" w:hAnsi="Verdana" w:cs="Arial"/>
                <w:noProof/>
                <w:color w:val="000000"/>
              </w:rPr>
              <w:drawing>
                <wp:inline distT="0" distB="0" distL="0" distR="0" wp14:anchorId="1BC02233" wp14:editId="34ECC795">
                  <wp:extent cx="238125" cy="20955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color w:val="000000"/>
              </w:rPr>
              <w:t>Notify the Beneficiary that</w:t>
            </w:r>
            <w:r w:rsidRPr="0043235D">
              <w:rPr>
                <w:rFonts w:ascii="Verdana" w:hAnsi="Verdana" w:cs="Arial"/>
                <w:color w:val="000000"/>
              </w:rPr>
              <w:t xml:space="preserve"> </w:t>
            </w:r>
            <w:r w:rsidRPr="0043235D">
              <w:rPr>
                <w:rFonts w:ascii="Verdana" w:hAnsi="Verdana"/>
                <w:b/>
                <w:color w:val="000000"/>
              </w:rPr>
              <w:t>InstaMed, a JP Morgan Chase company,</w:t>
            </w:r>
            <w:r w:rsidRPr="0043235D">
              <w:rPr>
                <w:rFonts w:ascii="Verdana" w:hAnsi="Verdana"/>
                <w:color w:val="000000"/>
              </w:rPr>
              <w:t xml:space="preserve"> processes Medicare Part D premium payments </w:t>
            </w:r>
            <w:r w:rsidRPr="0043235D">
              <w:rPr>
                <w:rFonts w:ascii="Verdana" w:hAnsi="Verdana"/>
                <w:b/>
                <w:color w:val="000000"/>
              </w:rPr>
              <w:t>on behalf of SilverScript</w:t>
            </w:r>
            <w:r w:rsidRPr="0043235D">
              <w:rPr>
                <w:rFonts w:ascii="Verdana" w:hAnsi="Verdana"/>
                <w:bCs/>
                <w:color w:val="000000"/>
              </w:rPr>
              <w:t>.</w:t>
            </w:r>
            <w:r w:rsidRPr="0043235D">
              <w:rPr>
                <w:rFonts w:ascii="Verdana" w:hAnsi="Verdana"/>
                <w:b/>
                <w:color w:val="000000"/>
              </w:rPr>
              <w:t xml:space="preserve"> </w:t>
            </w:r>
            <w:r w:rsidRPr="0043235D">
              <w:rPr>
                <w:rFonts w:ascii="Verdana" w:hAnsi="Verdana"/>
                <w:color w:val="000000"/>
              </w:rPr>
              <w:t xml:space="preserve">The payment will appear on their bank statement as </w:t>
            </w:r>
            <w:r w:rsidRPr="0043235D">
              <w:rPr>
                <w:rFonts w:ascii="Verdana" w:hAnsi="Verdana"/>
                <w:b/>
                <w:color w:val="000000"/>
              </w:rPr>
              <w:t>InstaMed – SilverScript</w:t>
            </w:r>
            <w:r w:rsidRPr="0043235D">
              <w:rPr>
                <w:rFonts w:ascii="Verdana" w:hAnsi="Verdana"/>
                <w:bCs/>
                <w:color w:val="000000"/>
              </w:rPr>
              <w:t>.</w:t>
            </w:r>
          </w:p>
          <w:p w:rsidRPr="0043235D" w:rsidR="00603ACC" w:rsidP="00965C56" w:rsidRDefault="00603ACC" w14:paraId="02560C93" w14:textId="77777777">
            <w:pPr>
              <w:spacing w:before="120" w:after="120"/>
              <w:rPr>
                <w:rFonts w:ascii="Verdana" w:hAnsi="Verdana"/>
              </w:rPr>
            </w:pPr>
          </w:p>
          <w:p w:rsidRPr="0043235D" w:rsidR="00603ACC" w:rsidP="00965C56" w:rsidRDefault="00603ACC" w14:paraId="3A2D086B" w14:textId="77777777">
            <w:pPr>
              <w:spacing w:before="120" w:after="120"/>
              <w:rPr>
                <w:rFonts w:ascii="Verdana" w:hAnsi="Verdana"/>
              </w:rPr>
            </w:pPr>
            <w:r w:rsidRPr="0043235D">
              <w:rPr>
                <w:rFonts w:ascii="Verdana" w:hAnsi="Verdana"/>
                <w:b/>
              </w:rPr>
              <w:t xml:space="preserve">Note: </w:t>
            </w:r>
            <w:r w:rsidRPr="0043235D">
              <w:rPr>
                <w:rFonts w:ascii="Verdana" w:hAnsi="Verdana"/>
              </w:rPr>
              <w:t>The buttons’ titles will be changing to “One-Time Payment” &amp; “Automatic Payment” as the accepted payment methods have expanded.</w:t>
            </w:r>
          </w:p>
        </w:tc>
      </w:tr>
      <w:tr w:rsidRPr="0043235D" w:rsidR="00603ACC" w:rsidTr="00965C56" w14:paraId="472C7346" w14:textId="77777777">
        <w:tc>
          <w:tcPr>
            <w:tcW w:w="215" w:type="pct"/>
          </w:tcPr>
          <w:p w:rsidRPr="0043235D" w:rsidR="00603ACC" w:rsidP="00965C56" w:rsidRDefault="00603ACC" w14:paraId="20E8E2A4" w14:textId="77777777">
            <w:pPr>
              <w:spacing w:before="120" w:after="120"/>
              <w:jc w:val="center"/>
              <w:rPr>
                <w:rFonts w:ascii="Verdana" w:hAnsi="Verdana"/>
                <w:b/>
                <w:bCs/>
              </w:rPr>
            </w:pPr>
            <w:r w:rsidRPr="0043235D">
              <w:rPr>
                <w:rFonts w:ascii="Verdana" w:hAnsi="Verdana"/>
                <w:b/>
                <w:bCs/>
              </w:rPr>
              <w:t>3</w:t>
            </w:r>
          </w:p>
        </w:tc>
        <w:tc>
          <w:tcPr>
            <w:tcW w:w="1109" w:type="pct"/>
          </w:tcPr>
          <w:p w:rsidRPr="0043235D" w:rsidR="00603ACC" w:rsidP="00965C56" w:rsidRDefault="00603ACC" w14:paraId="214B773C" w14:textId="77777777">
            <w:pPr>
              <w:spacing w:before="120" w:after="120"/>
              <w:rPr>
                <w:rFonts w:ascii="Verdana" w:hAnsi="Verdana"/>
                <w:bCs/>
              </w:rPr>
            </w:pPr>
            <w:r w:rsidRPr="0043235D">
              <w:rPr>
                <w:rFonts w:ascii="Verdana" w:hAnsi="Verdana"/>
                <w:bCs/>
              </w:rPr>
              <w:t xml:space="preserve">Are there any steps necessary in Compass prior to accessing the </w:t>
            </w:r>
            <w:r w:rsidRPr="0043235D">
              <w:rPr>
                <w:rFonts w:ascii="Verdana" w:hAnsi="Verdana" w:cs="Arial"/>
                <w:b/>
                <w:color w:val="000000"/>
              </w:rPr>
              <w:t xml:space="preserve">Premium Payment </w:t>
            </w:r>
            <w:proofErr w:type="gramStart"/>
            <w:r w:rsidRPr="0043235D">
              <w:rPr>
                <w:rFonts w:ascii="Verdana" w:hAnsi="Verdana" w:cs="Arial"/>
                <w:b/>
                <w:color w:val="000000"/>
              </w:rPr>
              <w:t>Single-Sign-On</w:t>
            </w:r>
            <w:proofErr w:type="gramEnd"/>
            <w:r w:rsidRPr="0043235D">
              <w:rPr>
                <w:rFonts w:ascii="Verdana" w:hAnsi="Verdana" w:cs="Arial"/>
                <w:b/>
                <w:color w:val="000000"/>
              </w:rPr>
              <w:t xml:space="preserve"> (SSO)</w:t>
            </w:r>
            <w:r w:rsidRPr="0043235D">
              <w:rPr>
                <w:rFonts w:ascii="Verdana" w:hAnsi="Verdana" w:cs="Arial"/>
                <w:color w:val="000000"/>
              </w:rPr>
              <w:t xml:space="preserve"> system</w:t>
            </w:r>
            <w:r w:rsidRPr="0043235D">
              <w:rPr>
                <w:rFonts w:ascii="Verdana" w:hAnsi="Verdana" w:cs="Arial"/>
              </w:rPr>
              <w:t>?</w:t>
            </w:r>
            <w:r w:rsidRPr="0043235D">
              <w:rPr>
                <w:rFonts w:ascii="Verdana" w:hAnsi="Verdana"/>
                <w:bCs/>
              </w:rPr>
              <w:t xml:space="preserve"> </w:t>
            </w:r>
          </w:p>
        </w:tc>
        <w:tc>
          <w:tcPr>
            <w:tcW w:w="3676" w:type="pct"/>
            <w:gridSpan w:val="2"/>
          </w:tcPr>
          <w:p w:rsidRPr="0043235D" w:rsidR="00603ACC" w:rsidP="00965C56" w:rsidRDefault="00603ACC" w14:paraId="672A017A" w14:textId="77777777">
            <w:pPr>
              <w:pStyle w:val="ListParagraph"/>
              <w:spacing w:before="120" w:after="120"/>
              <w:ind w:left="0"/>
              <w:contextualSpacing w:val="0"/>
              <w:rPr>
                <w:rFonts w:ascii="Verdana" w:hAnsi="Verdana"/>
              </w:rPr>
            </w:pPr>
            <w:r w:rsidRPr="0043235D">
              <w:rPr>
                <w:rFonts w:ascii="Verdana" w:hAnsi="Verdana"/>
              </w:rPr>
              <w:t xml:space="preserve">Change the date range on the </w:t>
            </w:r>
            <w:r w:rsidRPr="0043235D">
              <w:rPr>
                <w:rFonts w:ascii="Verdana" w:hAnsi="Verdana"/>
                <w:b/>
              </w:rPr>
              <w:t>Premium Billing</w:t>
            </w:r>
            <w:r w:rsidRPr="0043235D">
              <w:rPr>
                <w:rFonts w:ascii="Verdana" w:hAnsi="Verdana"/>
              </w:rPr>
              <w:t xml:space="preserve"> tab in the </w:t>
            </w:r>
            <w:r w:rsidRPr="0043235D">
              <w:rPr>
                <w:rFonts w:ascii="Verdana" w:hAnsi="Verdana"/>
                <w:b/>
                <w:bCs/>
              </w:rPr>
              <w:t>Medicare D</w:t>
            </w:r>
            <w:r w:rsidRPr="0043235D">
              <w:rPr>
                <w:rFonts w:ascii="Verdana" w:hAnsi="Verdana"/>
              </w:rPr>
              <w:t xml:space="preserve"> tab to one year out, then select the appropriate </w:t>
            </w:r>
            <w:r w:rsidRPr="0043235D">
              <w:rPr>
                <w:rFonts w:ascii="Verdana" w:hAnsi="Verdana"/>
                <w:b/>
              </w:rPr>
              <w:t>One Time Payment</w:t>
            </w:r>
            <w:r w:rsidRPr="0043235D">
              <w:rPr>
                <w:rFonts w:ascii="Verdana" w:hAnsi="Verdana"/>
              </w:rPr>
              <w:t xml:space="preserve"> or </w:t>
            </w:r>
            <w:r w:rsidRPr="0043235D">
              <w:rPr>
                <w:rFonts w:ascii="Verdana" w:hAnsi="Verdana"/>
                <w:b/>
              </w:rPr>
              <w:t>Automatic Payment</w:t>
            </w:r>
            <w:r w:rsidRPr="0043235D">
              <w:rPr>
                <w:rFonts w:ascii="Verdana" w:hAnsi="Verdana"/>
              </w:rPr>
              <w:t xml:space="preserve"> button to access the </w:t>
            </w:r>
            <w:r w:rsidRPr="0043235D">
              <w:rPr>
                <w:rFonts w:ascii="Verdana" w:hAnsi="Verdana" w:cs="Arial"/>
                <w:b/>
                <w:color w:val="000000"/>
              </w:rPr>
              <w:t>Premium Payment Single-Sign-On (SSO)</w:t>
            </w:r>
            <w:r w:rsidRPr="0043235D">
              <w:rPr>
                <w:rFonts w:ascii="Verdana" w:hAnsi="Verdana" w:cs="Arial"/>
                <w:color w:val="000000"/>
              </w:rPr>
              <w:t xml:space="preserve"> system</w:t>
            </w:r>
            <w:r w:rsidRPr="0043235D">
              <w:rPr>
                <w:rFonts w:ascii="Verdana" w:hAnsi="Verdana"/>
              </w:rPr>
              <w:t>.</w:t>
            </w:r>
          </w:p>
          <w:p w:rsidRPr="00046CD7" w:rsidR="00603ACC" w:rsidP="00965C56" w:rsidRDefault="00603ACC" w14:paraId="51878680" w14:textId="77777777">
            <w:pPr>
              <w:pStyle w:val="ListParagraph"/>
              <w:numPr>
                <w:ilvl w:val="0"/>
                <w:numId w:val="20"/>
              </w:numPr>
              <w:spacing w:before="120" w:after="120"/>
              <w:contextualSpacing w:val="0"/>
              <w:rPr>
                <w:rFonts w:ascii="Verdana" w:hAnsi="Verdana"/>
              </w:rPr>
            </w:pPr>
            <w:r w:rsidRPr="00046CD7">
              <w:rPr>
                <w:rFonts w:ascii="Verdana" w:hAnsi="Verdana"/>
              </w:rPr>
              <w:t xml:space="preserve">View the </w:t>
            </w:r>
            <w:r w:rsidRPr="00046CD7">
              <w:rPr>
                <w:rFonts w:ascii="Verdana" w:hAnsi="Verdana"/>
                <w:b/>
              </w:rPr>
              <w:t>Stock ID</w:t>
            </w:r>
            <w:r w:rsidRPr="00046CD7">
              <w:rPr>
                <w:rFonts w:ascii="Verdana" w:hAnsi="Verdana"/>
              </w:rPr>
              <w:t xml:space="preserve"> section of this screen for red auto-pay warnings.</w:t>
            </w:r>
          </w:p>
          <w:p w:rsidRPr="0043235D" w:rsidR="00603ACC" w:rsidP="00965C56" w:rsidRDefault="00603ACC" w14:paraId="573FCCE4" w14:textId="77777777">
            <w:pPr>
              <w:pStyle w:val="ListParagraph"/>
              <w:spacing w:before="120" w:after="120"/>
              <w:ind w:left="0"/>
              <w:contextualSpacing w:val="0"/>
              <w:rPr>
                <w:rFonts w:ascii="Verdana" w:hAnsi="Verdana"/>
                <w:b/>
              </w:rPr>
            </w:pPr>
          </w:p>
          <w:p w:rsidRPr="0043235D" w:rsidR="00603ACC" w:rsidP="00965C56" w:rsidRDefault="00603ACC" w14:paraId="45A4325A" w14:textId="77777777">
            <w:pPr>
              <w:pStyle w:val="ListParagraph"/>
              <w:spacing w:before="120" w:after="120"/>
              <w:ind w:left="0"/>
              <w:contextualSpacing w:val="0"/>
              <w:rPr>
                <w:rFonts w:ascii="Verdana" w:hAnsi="Verdana"/>
              </w:rPr>
            </w:pPr>
            <w:r w:rsidRPr="0043235D">
              <w:rPr>
                <w:rFonts w:ascii="Verdana" w:hAnsi="Verdana"/>
                <w:b/>
              </w:rPr>
              <w:t xml:space="preserve">Note: </w:t>
            </w:r>
            <w:r w:rsidRPr="0043235D">
              <w:rPr>
                <w:rFonts w:ascii="Verdana" w:hAnsi="Verdana"/>
              </w:rPr>
              <w:t xml:space="preserve">If the </w:t>
            </w:r>
            <w:r w:rsidRPr="0043235D">
              <w:rPr>
                <w:rFonts w:ascii="Verdana" w:hAnsi="Verdana"/>
                <w:b/>
              </w:rPr>
              <w:t>Stock ID</w:t>
            </w:r>
            <w:r w:rsidRPr="0043235D">
              <w:rPr>
                <w:rFonts w:ascii="Verdana" w:hAnsi="Verdana"/>
              </w:rPr>
              <w:t xml:space="preserve"> section displays </w:t>
            </w:r>
            <w:r w:rsidRPr="0043235D">
              <w:rPr>
                <w:rFonts w:ascii="Verdana" w:hAnsi="Verdana"/>
                <w:b/>
              </w:rPr>
              <w:t>SSA</w:t>
            </w:r>
            <w:r w:rsidRPr="0043235D">
              <w:rPr>
                <w:rFonts w:ascii="Verdana" w:hAnsi="Verdana"/>
              </w:rPr>
              <w:t xml:space="preserve">, the </w:t>
            </w:r>
            <w:r w:rsidRPr="0043235D">
              <w:rPr>
                <w:rFonts w:ascii="Verdana" w:hAnsi="Verdana"/>
                <w:b/>
              </w:rPr>
              <w:t>Automatic Payment</w:t>
            </w:r>
            <w:r w:rsidRPr="0043235D">
              <w:rPr>
                <w:rFonts w:ascii="Verdana" w:hAnsi="Verdana"/>
              </w:rPr>
              <w:t xml:space="preserve"> button will </w:t>
            </w:r>
            <w:r w:rsidRPr="0043235D">
              <w:rPr>
                <w:rFonts w:ascii="Verdana" w:hAnsi="Verdana"/>
                <w:b/>
              </w:rPr>
              <w:t>not</w:t>
            </w:r>
            <w:r w:rsidRPr="0043235D">
              <w:rPr>
                <w:rFonts w:ascii="Verdana" w:hAnsi="Verdana"/>
              </w:rPr>
              <w:t xml:space="preserve"> be enabled.</w:t>
            </w:r>
          </w:p>
        </w:tc>
      </w:tr>
      <w:tr w:rsidRPr="0043235D" w:rsidR="00603ACC" w:rsidTr="00965C56" w14:paraId="58263DB0" w14:textId="77777777">
        <w:tc>
          <w:tcPr>
            <w:tcW w:w="215" w:type="pct"/>
          </w:tcPr>
          <w:p w:rsidRPr="0043235D" w:rsidR="00603ACC" w:rsidP="00965C56" w:rsidRDefault="00603ACC" w14:paraId="0F4F1056" w14:textId="77777777">
            <w:pPr>
              <w:spacing w:before="120" w:after="120"/>
              <w:jc w:val="center"/>
              <w:rPr>
                <w:rFonts w:ascii="Verdana" w:hAnsi="Verdana"/>
                <w:b/>
                <w:bCs/>
              </w:rPr>
            </w:pPr>
            <w:r w:rsidRPr="0043235D">
              <w:rPr>
                <w:rFonts w:ascii="Verdana" w:hAnsi="Verdana"/>
                <w:b/>
                <w:bCs/>
              </w:rPr>
              <w:t>4</w:t>
            </w:r>
          </w:p>
        </w:tc>
        <w:tc>
          <w:tcPr>
            <w:tcW w:w="1109" w:type="pct"/>
          </w:tcPr>
          <w:p w:rsidRPr="0043235D" w:rsidR="00603ACC" w:rsidP="00965C56" w:rsidRDefault="00603ACC" w14:paraId="673266CA" w14:textId="77777777">
            <w:pPr>
              <w:spacing w:before="120" w:after="120"/>
              <w:rPr>
                <w:rFonts w:ascii="Verdana" w:hAnsi="Verdana"/>
                <w:bCs/>
              </w:rPr>
            </w:pPr>
            <w:r w:rsidRPr="0043235D">
              <w:rPr>
                <w:rFonts w:ascii="Verdana" w:hAnsi="Verdana"/>
                <w:bCs/>
              </w:rPr>
              <w:t>Where do CCRs view recent premium payments made on the account?</w:t>
            </w:r>
          </w:p>
        </w:tc>
        <w:tc>
          <w:tcPr>
            <w:tcW w:w="3676" w:type="pct"/>
            <w:gridSpan w:val="2"/>
          </w:tcPr>
          <w:p w:rsidRPr="0043235D" w:rsidR="00603ACC" w:rsidP="00965C56" w:rsidRDefault="00603ACC" w14:paraId="139E5264" w14:textId="77777777">
            <w:pPr>
              <w:spacing w:before="120" w:after="120"/>
              <w:rPr>
                <w:rFonts w:ascii="Verdana" w:hAnsi="Verdana"/>
              </w:rPr>
            </w:pPr>
            <w:r w:rsidRPr="0043235D">
              <w:rPr>
                <w:rFonts w:ascii="Verdana" w:hAnsi="Verdana"/>
              </w:rPr>
              <w:t xml:space="preserve">Refer to the detailed notes added in the </w:t>
            </w:r>
            <w:r w:rsidRPr="0043235D">
              <w:rPr>
                <w:rFonts w:ascii="Verdana" w:hAnsi="Verdana"/>
                <w:b/>
                <w:bCs/>
              </w:rPr>
              <w:t>Case Comments</w:t>
            </w:r>
            <w:r w:rsidRPr="0043235D">
              <w:rPr>
                <w:rFonts w:ascii="Verdana" w:hAnsi="Verdana"/>
              </w:rPr>
              <w:t xml:space="preserve"> and </w:t>
            </w:r>
            <w:r w:rsidRPr="0043235D">
              <w:rPr>
                <w:rFonts w:ascii="Verdana" w:hAnsi="Verdana"/>
                <w:b/>
                <w:bCs/>
              </w:rPr>
              <w:t>Member’s Recent Cases</w:t>
            </w:r>
            <w:r w:rsidRPr="0043235D">
              <w:rPr>
                <w:rFonts w:ascii="Verdana" w:hAnsi="Verdana"/>
              </w:rPr>
              <w:t xml:space="preserve"> in Compass.</w:t>
            </w:r>
          </w:p>
          <w:p w:rsidRPr="0043235D" w:rsidR="00603ACC" w:rsidP="00965C56" w:rsidRDefault="00603ACC" w14:paraId="3BCB753C" w14:textId="77777777">
            <w:pPr>
              <w:spacing w:before="120" w:after="120"/>
              <w:rPr>
                <w:rFonts w:ascii="Verdana" w:hAnsi="Verdana"/>
              </w:rPr>
            </w:pPr>
          </w:p>
          <w:p w:rsidRPr="0043235D" w:rsidR="00603ACC" w:rsidP="00965C56" w:rsidRDefault="00603ACC" w14:paraId="075D4D67" w14:textId="77777777">
            <w:pPr>
              <w:spacing w:before="120" w:after="120"/>
              <w:rPr>
                <w:rFonts w:ascii="Verdana" w:hAnsi="Verdana"/>
              </w:rPr>
            </w:pPr>
            <w:r w:rsidRPr="0043235D">
              <w:rPr>
                <w:rFonts w:ascii="Verdana" w:hAnsi="Verdana" w:cs="Arial"/>
                <w:bCs/>
                <w:color w:val="333333"/>
              </w:rPr>
              <w:t xml:space="preserve">For payment disputes regardless of payment visibility in Compass, Care should always open </w:t>
            </w:r>
            <w:proofErr w:type="gramStart"/>
            <w:r w:rsidRPr="0043235D">
              <w:rPr>
                <w:rFonts w:ascii="Verdana" w:hAnsi="Verdana" w:cs="Arial"/>
                <w:bCs/>
                <w:color w:val="333333"/>
              </w:rPr>
              <w:t>an</w:t>
            </w:r>
            <w:proofErr w:type="gramEnd"/>
            <w:r w:rsidRPr="0043235D">
              <w:rPr>
                <w:rFonts w:ascii="Verdana" w:hAnsi="Verdana" w:cs="Arial"/>
                <w:bCs/>
                <w:color w:val="333333"/>
              </w:rPr>
              <w:t xml:space="preserve"> Support Task with details of the dispute.</w:t>
            </w:r>
          </w:p>
          <w:p w:rsidRPr="00046CD7" w:rsidR="00603ACC" w:rsidP="00965C56" w:rsidRDefault="00603ACC" w14:paraId="216F0A4A" w14:textId="77777777">
            <w:pPr>
              <w:pStyle w:val="ListParagraph"/>
              <w:numPr>
                <w:ilvl w:val="0"/>
                <w:numId w:val="20"/>
              </w:numPr>
              <w:spacing w:before="120" w:after="120"/>
              <w:contextualSpacing w:val="0"/>
              <w:rPr>
                <w:rFonts w:ascii="Verdana" w:hAnsi="Verdana"/>
              </w:rPr>
            </w:pPr>
            <w:r w:rsidRPr="00046CD7">
              <w:rPr>
                <w:rFonts w:ascii="Verdana" w:hAnsi="Verdana"/>
                <w:b/>
                <w:bCs/>
              </w:rPr>
              <w:t xml:space="preserve">Task Type: </w:t>
            </w:r>
            <w:r w:rsidRPr="00046CD7">
              <w:rPr>
                <w:rFonts w:ascii="Verdana" w:hAnsi="Verdana"/>
              </w:rPr>
              <w:t xml:space="preserve">Premium Billing Inquiry Medicare D </w:t>
            </w:r>
          </w:p>
          <w:p w:rsidRPr="00046CD7" w:rsidR="00603ACC" w:rsidP="00965C56" w:rsidRDefault="00603ACC" w14:paraId="3BEA7041" w14:textId="77777777">
            <w:pPr>
              <w:pStyle w:val="ListParagraph"/>
              <w:numPr>
                <w:ilvl w:val="0"/>
                <w:numId w:val="20"/>
              </w:numPr>
              <w:spacing w:before="120" w:after="120"/>
              <w:contextualSpacing w:val="0"/>
              <w:rPr>
                <w:rFonts w:ascii="Verdana" w:hAnsi="Verdana"/>
              </w:rPr>
            </w:pPr>
            <w:r w:rsidRPr="00046CD7">
              <w:rPr>
                <w:rFonts w:ascii="Verdana" w:hAnsi="Verdana"/>
                <w:b/>
                <w:bCs/>
              </w:rPr>
              <w:t xml:space="preserve">Reason for Dispute: </w:t>
            </w:r>
            <w:r w:rsidRPr="00046CD7">
              <w:rPr>
                <w:rFonts w:ascii="Verdana" w:hAnsi="Verdana"/>
              </w:rPr>
              <w:t>EFT SETUP REQUEST</w:t>
            </w:r>
          </w:p>
          <w:p w:rsidRPr="00046CD7" w:rsidR="00603ACC" w:rsidP="00965C56" w:rsidRDefault="00603ACC" w14:paraId="2BE1505F" w14:textId="77777777">
            <w:pPr>
              <w:pStyle w:val="ListParagraph"/>
              <w:numPr>
                <w:ilvl w:val="0"/>
                <w:numId w:val="20"/>
              </w:numPr>
              <w:spacing w:before="120" w:after="120"/>
              <w:contextualSpacing w:val="0"/>
              <w:rPr>
                <w:rFonts w:ascii="Verdana" w:hAnsi="Verdana"/>
              </w:rPr>
            </w:pPr>
            <w:r w:rsidRPr="00046CD7">
              <w:rPr>
                <w:rFonts w:ascii="Verdana" w:hAnsi="Verdana"/>
                <w:b/>
                <w:bCs/>
              </w:rPr>
              <w:t xml:space="preserve">Task Notes: </w:t>
            </w:r>
            <w:r w:rsidRPr="00046CD7">
              <w:rPr>
                <w:rFonts w:ascii="Verdana" w:hAnsi="Verdana"/>
              </w:rPr>
              <w:t>Document the following:</w:t>
            </w:r>
          </w:p>
          <w:p w:rsidRPr="00046CD7" w:rsidR="00603ACC" w:rsidP="00965C56" w:rsidRDefault="00603ACC" w14:paraId="7DD50F6B" w14:textId="77777777">
            <w:pPr>
              <w:pStyle w:val="ListParagraph"/>
              <w:numPr>
                <w:ilvl w:val="1"/>
                <w:numId w:val="20"/>
              </w:numPr>
              <w:spacing w:before="120" w:after="120"/>
              <w:contextualSpacing w:val="0"/>
              <w:rPr>
                <w:rFonts w:ascii="Verdana" w:hAnsi="Verdana"/>
              </w:rPr>
            </w:pPr>
            <w:r w:rsidRPr="00046CD7">
              <w:rPr>
                <w:rFonts w:ascii="Verdana" w:hAnsi="Verdana"/>
                <w:b/>
              </w:rPr>
              <w:t>EFT005</w:t>
            </w:r>
            <w:r w:rsidRPr="00046CD7">
              <w:rPr>
                <w:rFonts w:ascii="Verdana" w:hAnsi="Verdana"/>
              </w:rPr>
              <w:t>, Include all details provided regarding the payment/problem.</w:t>
            </w:r>
          </w:p>
          <w:p w:rsidRPr="00046CD7" w:rsidR="00603ACC" w:rsidP="00965C56" w:rsidRDefault="00603ACC" w14:paraId="71BD83F0" w14:textId="77777777">
            <w:pPr>
              <w:pStyle w:val="ListParagraph"/>
              <w:numPr>
                <w:ilvl w:val="1"/>
                <w:numId w:val="20"/>
              </w:numPr>
              <w:spacing w:before="120" w:after="120"/>
              <w:contextualSpacing w:val="0"/>
              <w:rPr>
                <w:rFonts w:ascii="Verdana" w:hAnsi="Verdana"/>
              </w:rPr>
            </w:pPr>
            <w:r w:rsidRPr="00046CD7">
              <w:rPr>
                <w:rFonts w:ascii="Verdana" w:hAnsi="Verdana"/>
              </w:rPr>
              <w:t>Beneficiary’s contact number.</w:t>
            </w:r>
          </w:p>
          <w:p w:rsidRPr="0043235D" w:rsidR="00603ACC" w:rsidP="00965C56" w:rsidRDefault="00603ACC" w14:paraId="0E7B8900" w14:textId="77777777">
            <w:pPr>
              <w:spacing w:before="120" w:after="120"/>
              <w:rPr>
                <w:rFonts w:ascii="Verdana" w:hAnsi="Verdana"/>
                <w:b/>
                <w:bCs/>
                <w:color w:val="000000"/>
              </w:rPr>
            </w:pPr>
          </w:p>
          <w:p w:rsidRPr="0043235D" w:rsidR="00603ACC" w:rsidP="00965C56" w:rsidRDefault="00603ACC" w14:paraId="34436D63" w14:textId="77777777">
            <w:pPr>
              <w:spacing w:before="120" w:after="120"/>
              <w:rPr>
                <w:rFonts w:ascii="Verdana" w:hAnsi="Verdana"/>
                <w:b/>
                <w:bCs/>
                <w:color w:val="000000"/>
              </w:rPr>
            </w:pPr>
            <w:r w:rsidRPr="0043235D">
              <w:rPr>
                <w:rFonts w:ascii="Verdana" w:hAnsi="Verdana"/>
                <w:b/>
                <w:bCs/>
                <w:color w:val="000000"/>
              </w:rPr>
              <w:t xml:space="preserve">Notes: </w:t>
            </w:r>
          </w:p>
          <w:p w:rsidRPr="00046CD7" w:rsidR="00603ACC" w:rsidP="00965C56" w:rsidRDefault="00603ACC" w14:paraId="19C84523" w14:textId="77777777">
            <w:pPr>
              <w:pStyle w:val="ListParagraph"/>
              <w:numPr>
                <w:ilvl w:val="0"/>
                <w:numId w:val="20"/>
              </w:numPr>
              <w:spacing w:before="120" w:after="120"/>
              <w:contextualSpacing w:val="0"/>
              <w:rPr>
                <w:rFonts w:ascii="Verdana" w:hAnsi="Verdana"/>
                <w:b/>
                <w:bCs/>
              </w:rPr>
            </w:pPr>
            <w:r w:rsidRPr="00046CD7">
              <w:rPr>
                <w:rFonts w:ascii="Verdana" w:hAnsi="Verdana"/>
                <w:color w:val="000000"/>
              </w:rPr>
              <w:t>Fields containing an asterisk (</w:t>
            </w:r>
            <w:r w:rsidRPr="00127C4A">
              <w:rPr>
                <w:rFonts w:ascii="Verdana" w:hAnsi="Verdana"/>
                <w:b/>
                <w:bCs/>
                <w:color w:val="000000"/>
              </w:rPr>
              <w:t>*</w:t>
            </w:r>
            <w:r w:rsidRPr="00046CD7">
              <w:rPr>
                <w:rFonts w:ascii="Verdana" w:hAnsi="Verdana"/>
                <w:color w:val="000000"/>
              </w:rPr>
              <w:t>) are required.</w:t>
            </w:r>
          </w:p>
          <w:p w:rsidRPr="00046CD7" w:rsidR="00603ACC" w:rsidP="00965C56" w:rsidRDefault="00603ACC" w14:paraId="3310FED9" w14:textId="77777777">
            <w:pPr>
              <w:pStyle w:val="ListParagraph"/>
              <w:numPr>
                <w:ilvl w:val="0"/>
                <w:numId w:val="20"/>
              </w:numPr>
              <w:spacing w:before="120" w:after="120"/>
              <w:contextualSpacing w:val="0"/>
              <w:rPr>
                <w:rFonts w:ascii="Verdana" w:hAnsi="Verdana"/>
                <w:b/>
                <w:bCs/>
              </w:rPr>
            </w:pPr>
            <w:r w:rsidRPr="00046CD7">
              <w:rPr>
                <w:rFonts w:ascii="Verdana" w:hAnsi="Verdana"/>
              </w:rPr>
              <w:t xml:space="preserve">Turn Around Time (TAT) for resolution of this Support Task Type is 30 business days. </w:t>
            </w:r>
          </w:p>
          <w:p w:rsidRPr="00046CD7" w:rsidR="00603ACC" w:rsidP="00965C56" w:rsidRDefault="00603ACC" w14:paraId="2E0D87FA" w14:textId="77777777">
            <w:pPr>
              <w:pStyle w:val="ListParagraph"/>
              <w:numPr>
                <w:ilvl w:val="0"/>
                <w:numId w:val="20"/>
              </w:numPr>
              <w:spacing w:before="120" w:after="120"/>
              <w:contextualSpacing w:val="0"/>
              <w:rPr>
                <w:rFonts w:ascii="Verdana" w:hAnsi="Verdana"/>
                <w:b/>
                <w:bCs/>
              </w:rPr>
            </w:pPr>
            <w:r w:rsidRPr="00046CD7">
              <w:rPr>
                <w:rFonts w:ascii="Verdana" w:hAnsi="Verdana"/>
              </w:rPr>
              <w:t>A plan representative will contact the beneficiary with research results. (Confirm phone number is current).</w:t>
            </w:r>
          </w:p>
        </w:tc>
      </w:tr>
      <w:tr w:rsidRPr="0043235D" w:rsidR="00603ACC" w:rsidTr="00965C56" w14:paraId="6C6C0DF7" w14:textId="77777777">
        <w:tc>
          <w:tcPr>
            <w:tcW w:w="215" w:type="pct"/>
          </w:tcPr>
          <w:p w:rsidRPr="0043235D" w:rsidR="00603ACC" w:rsidP="00965C56" w:rsidRDefault="00603ACC" w14:paraId="4E1967CC" w14:textId="77777777">
            <w:pPr>
              <w:spacing w:before="120" w:after="120"/>
              <w:jc w:val="center"/>
              <w:rPr>
                <w:rFonts w:ascii="Verdana" w:hAnsi="Verdana"/>
                <w:b/>
                <w:bCs/>
              </w:rPr>
            </w:pPr>
            <w:r w:rsidRPr="0043235D">
              <w:rPr>
                <w:rFonts w:ascii="Verdana" w:hAnsi="Verdana"/>
                <w:b/>
                <w:bCs/>
              </w:rPr>
              <w:t>5</w:t>
            </w:r>
          </w:p>
        </w:tc>
        <w:tc>
          <w:tcPr>
            <w:tcW w:w="1109" w:type="pct"/>
          </w:tcPr>
          <w:p w:rsidRPr="0043235D" w:rsidR="00603ACC" w:rsidP="00965C56" w:rsidRDefault="00603ACC" w14:paraId="3FAFD54D" w14:textId="77777777">
            <w:pPr>
              <w:spacing w:before="120" w:after="120"/>
              <w:rPr>
                <w:rFonts w:ascii="Verdana" w:hAnsi="Verdana"/>
                <w:bCs/>
              </w:rPr>
            </w:pPr>
            <w:r w:rsidRPr="0043235D">
              <w:rPr>
                <w:rFonts w:ascii="Verdana" w:hAnsi="Verdana"/>
                <w:bCs/>
              </w:rPr>
              <w:t>What can the beneficiary view in the SilverScript Member Portal, powered by InstaMed?</w:t>
            </w:r>
          </w:p>
        </w:tc>
        <w:tc>
          <w:tcPr>
            <w:tcW w:w="3676" w:type="pct"/>
            <w:gridSpan w:val="2"/>
          </w:tcPr>
          <w:p w:rsidRPr="0043235D" w:rsidR="00603ACC" w:rsidP="00965C56" w:rsidRDefault="00603ACC" w14:paraId="5796BCCB" w14:textId="77777777">
            <w:pPr>
              <w:spacing w:before="120" w:after="120"/>
              <w:rPr>
                <w:rFonts w:ascii="Verdana" w:hAnsi="Verdana"/>
              </w:rPr>
            </w:pPr>
            <w:r w:rsidRPr="0043235D">
              <w:rPr>
                <w:rFonts w:ascii="Verdana" w:hAnsi="Verdana"/>
              </w:rPr>
              <w:t xml:space="preserve">Beneficiaries will be able to view receipt history for their debit/credit card and bank account draft payments (e.g., one-time card, one-time e-check, RCD, EFT, IVR card or </w:t>
            </w:r>
            <w:proofErr w:type="spellStart"/>
            <w:r w:rsidRPr="0043235D">
              <w:rPr>
                <w:rFonts w:ascii="Verdana" w:hAnsi="Verdana"/>
              </w:rPr>
              <w:t>eCheck</w:t>
            </w:r>
            <w:proofErr w:type="spellEnd"/>
            <w:r w:rsidRPr="0043235D">
              <w:rPr>
                <w:rFonts w:ascii="Verdana" w:hAnsi="Verdana"/>
              </w:rPr>
              <w:t>). Access to view and edit their accounts on autopay for EFT or RCD, including update payment account info and stop or start EFT/RCD.</w:t>
            </w:r>
          </w:p>
          <w:p w:rsidRPr="0043235D" w:rsidR="00603ACC" w:rsidP="00965C56" w:rsidRDefault="00603ACC" w14:paraId="4CD59F12" w14:textId="77777777">
            <w:pPr>
              <w:spacing w:before="120" w:after="120"/>
              <w:rPr>
                <w:rFonts w:ascii="Verdana" w:hAnsi="Verdana"/>
              </w:rPr>
            </w:pPr>
          </w:p>
          <w:p w:rsidRPr="0043235D" w:rsidR="00603ACC" w:rsidP="00965C56" w:rsidRDefault="00603ACC" w14:paraId="3A4461E3" w14:textId="77777777">
            <w:pPr>
              <w:spacing w:before="120" w:after="120"/>
              <w:rPr>
                <w:rFonts w:ascii="Verdana" w:hAnsi="Verdana"/>
              </w:rPr>
            </w:pPr>
            <w:r w:rsidRPr="0043235D">
              <w:rPr>
                <w:rFonts w:ascii="Verdana" w:hAnsi="Verdana" w:cs="Arial"/>
                <w:noProof/>
                <w:color w:val="000000"/>
              </w:rPr>
              <w:drawing>
                <wp:inline distT="0" distB="0" distL="0" distR="0" wp14:anchorId="7AB17CC9" wp14:editId="060D2D2D">
                  <wp:extent cx="371475" cy="276225"/>
                  <wp:effectExtent l="0" t="0" r="0" b="0"/>
                  <wp:docPr id="157" name="Picture 157" descr="Importa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ortant Icon"/>
                          <pic:cNvPicPr>
                            <a:picLocks noChangeAspect="1" noChangeArrowheads="1"/>
                          </pic:cNvPicPr>
                        </pic:nvPicPr>
                        <pic:blipFill>
                          <a:blip r:embed="rId84" r:link="rId85" cstate="print">
                            <a:extLst>
                              <a:ext uri="{28A0092B-C50C-407E-A947-70E740481C1C}">
                                <a14:useLocalDpi xmlns:a14="http://schemas.microsoft.com/office/drawing/2010/main" val="0"/>
                              </a:ext>
                            </a:extLst>
                          </a:blip>
                          <a:srcRect/>
                          <a:stretch>
                            <a:fillRect/>
                          </a:stretch>
                        </pic:blipFill>
                        <pic:spPr bwMode="auto">
                          <a:xfrm>
                            <a:off x="0" y="0"/>
                            <a:ext cx="371475" cy="276225"/>
                          </a:xfrm>
                          <a:prstGeom prst="rect">
                            <a:avLst/>
                          </a:prstGeom>
                          <a:noFill/>
                          <a:ln>
                            <a:noFill/>
                          </a:ln>
                        </pic:spPr>
                      </pic:pic>
                    </a:graphicData>
                  </a:graphic>
                </wp:inline>
              </w:drawing>
            </w:r>
            <w:r w:rsidRPr="0043235D">
              <w:rPr>
                <w:rFonts w:ascii="Verdana" w:hAnsi="Verdana"/>
              </w:rPr>
              <w:t xml:space="preserve">The </w:t>
            </w:r>
            <w:r w:rsidRPr="0043235D">
              <w:rPr>
                <w:rFonts w:ascii="Verdana" w:hAnsi="Verdana"/>
                <w:b/>
                <w:bCs/>
              </w:rPr>
              <w:t>Aetna Med D</w:t>
            </w:r>
            <w:r w:rsidRPr="0043235D">
              <w:rPr>
                <w:rFonts w:ascii="Verdana" w:hAnsi="Verdana"/>
              </w:rPr>
              <w:t xml:space="preserve"> </w:t>
            </w:r>
            <w:r w:rsidRPr="0043235D">
              <w:rPr>
                <w:rFonts w:ascii="Verdana" w:hAnsi="Verdana"/>
                <w:b/>
                <w:bCs/>
              </w:rPr>
              <w:t>SilverScript Member Portal</w:t>
            </w:r>
            <w:r w:rsidRPr="0043235D">
              <w:rPr>
                <w:rFonts w:ascii="Verdana" w:hAnsi="Verdana"/>
              </w:rPr>
              <w:t xml:space="preserve"> will </w:t>
            </w:r>
            <w:r w:rsidRPr="0043235D">
              <w:rPr>
                <w:rFonts w:ascii="Verdana" w:hAnsi="Verdana"/>
                <w:b/>
                <w:bCs/>
              </w:rPr>
              <w:t>not</w:t>
            </w:r>
            <w:r w:rsidRPr="0043235D">
              <w:rPr>
                <w:rFonts w:ascii="Verdana" w:hAnsi="Verdana"/>
              </w:rPr>
              <w:t xml:space="preserve"> contain payment history from any other payment methods, such as check/money order, bank BillPay (set up through their banks), or SSA/RRB withholding. Do </w:t>
            </w:r>
            <w:r w:rsidRPr="0043235D">
              <w:rPr>
                <w:rFonts w:ascii="Verdana" w:hAnsi="Verdana"/>
                <w:b/>
                <w:bCs/>
              </w:rPr>
              <w:t>not</w:t>
            </w:r>
            <w:r w:rsidRPr="0043235D">
              <w:rPr>
                <w:rFonts w:ascii="Verdana" w:hAnsi="Verdana"/>
              </w:rPr>
              <w:t xml:space="preserve"> refer </w:t>
            </w:r>
            <w:r w:rsidRPr="0043235D">
              <w:rPr>
                <w:rFonts w:ascii="Verdana" w:hAnsi="Verdana" w:cs="Arial"/>
                <w:bCs/>
              </w:rPr>
              <w:t>beneficiaries</w:t>
            </w:r>
            <w:r w:rsidRPr="0043235D">
              <w:rPr>
                <w:rFonts w:ascii="Verdana" w:hAnsi="Verdana"/>
              </w:rPr>
              <w:t xml:space="preserve"> to create a login for the Member Portal if they pay by anything </w:t>
            </w:r>
            <w:r w:rsidRPr="0043235D">
              <w:rPr>
                <w:rFonts w:ascii="Verdana" w:hAnsi="Verdana"/>
                <w:b/>
                <w:bCs/>
              </w:rPr>
              <w:t>other than</w:t>
            </w:r>
            <w:r w:rsidRPr="0043235D">
              <w:rPr>
                <w:rFonts w:ascii="Verdana" w:hAnsi="Verdana"/>
              </w:rPr>
              <w:t xml:space="preserve"> credit/debit card/RCD or E-checks/EFT.</w:t>
            </w:r>
          </w:p>
        </w:tc>
      </w:tr>
      <w:tr w:rsidRPr="0043235D" w:rsidR="00603ACC" w:rsidTr="00965C56" w14:paraId="14EEB4A7" w14:textId="77777777">
        <w:tc>
          <w:tcPr>
            <w:tcW w:w="215" w:type="pct"/>
          </w:tcPr>
          <w:p w:rsidRPr="0043235D" w:rsidR="00603ACC" w:rsidP="00965C56" w:rsidRDefault="00603ACC" w14:paraId="0860A808" w14:textId="77777777">
            <w:pPr>
              <w:spacing w:before="120" w:after="120"/>
              <w:jc w:val="center"/>
              <w:rPr>
                <w:rFonts w:ascii="Verdana" w:hAnsi="Verdana"/>
                <w:b/>
                <w:bCs/>
              </w:rPr>
            </w:pPr>
            <w:r w:rsidRPr="0043235D">
              <w:rPr>
                <w:rFonts w:ascii="Verdana" w:hAnsi="Verdana"/>
                <w:b/>
                <w:bCs/>
              </w:rPr>
              <w:t>6</w:t>
            </w:r>
          </w:p>
        </w:tc>
        <w:tc>
          <w:tcPr>
            <w:tcW w:w="1109" w:type="pct"/>
          </w:tcPr>
          <w:p w:rsidRPr="0043235D" w:rsidR="00603ACC" w:rsidP="00965C56" w:rsidRDefault="00603ACC" w14:paraId="7F1AF293" w14:textId="77777777">
            <w:pPr>
              <w:spacing w:before="120" w:after="120"/>
              <w:rPr>
                <w:rFonts w:ascii="Verdana" w:hAnsi="Verdana"/>
                <w:bCs/>
              </w:rPr>
            </w:pPr>
            <w:r w:rsidRPr="0043235D">
              <w:rPr>
                <w:rFonts w:ascii="Verdana" w:hAnsi="Verdana"/>
                <w:bCs/>
              </w:rPr>
              <w:t xml:space="preserve">Why did my E-Check payment get </w:t>
            </w:r>
            <w:r w:rsidRPr="0043235D">
              <w:rPr>
                <w:rFonts w:ascii="Verdana" w:hAnsi="Verdana"/>
                <w:b/>
                <w:bCs/>
              </w:rPr>
              <w:t>returned/reversed</w:t>
            </w:r>
            <w:r w:rsidRPr="0043235D">
              <w:rPr>
                <w:rFonts w:ascii="Verdana" w:hAnsi="Verdana"/>
                <w:bCs/>
              </w:rPr>
              <w:t>?</w:t>
            </w:r>
          </w:p>
        </w:tc>
        <w:tc>
          <w:tcPr>
            <w:tcW w:w="3676" w:type="pct"/>
            <w:gridSpan w:val="2"/>
          </w:tcPr>
          <w:p w:rsidRPr="0043235D" w:rsidR="00603ACC" w:rsidP="00965C56" w:rsidRDefault="00603ACC" w14:paraId="47D8F008" w14:textId="77777777">
            <w:pPr>
              <w:spacing w:before="120" w:after="120"/>
              <w:rPr>
                <w:rFonts w:ascii="Verdana" w:hAnsi="Verdana"/>
              </w:rPr>
            </w:pPr>
            <w:r w:rsidRPr="0043235D">
              <w:rPr>
                <w:rFonts w:ascii="Verdana" w:hAnsi="Verdana"/>
              </w:rPr>
              <w:t xml:space="preserve">Payments rejected by the bank as unpayable will result in a reversal adjustment. </w:t>
            </w:r>
            <w:r w:rsidRPr="0043235D">
              <w:rPr>
                <w:rFonts w:ascii="Verdana" w:hAnsi="Verdana"/>
                <w:b/>
              </w:rPr>
              <w:t>If</w:t>
            </w:r>
            <w:r w:rsidRPr="0043235D">
              <w:rPr>
                <w:rFonts w:ascii="Verdana" w:hAnsi="Verdana"/>
              </w:rPr>
              <w:t xml:space="preserve"> the payment receipt was emailed at the time of payment, </w:t>
            </w:r>
            <w:r w:rsidRPr="0043235D">
              <w:rPr>
                <w:rFonts w:ascii="Verdana" w:hAnsi="Verdana"/>
                <w:b/>
              </w:rPr>
              <w:t>InstaMed</w:t>
            </w:r>
            <w:r w:rsidRPr="0043235D">
              <w:rPr>
                <w:rFonts w:ascii="Verdana" w:hAnsi="Verdana"/>
              </w:rPr>
              <w:t xml:space="preserve"> will send an automated </w:t>
            </w:r>
            <w:r w:rsidRPr="0043235D">
              <w:rPr>
                <w:rFonts w:ascii="Verdana" w:hAnsi="Verdana"/>
                <w:b/>
              </w:rPr>
              <w:t>email</w:t>
            </w:r>
            <w:r w:rsidRPr="0043235D">
              <w:rPr>
                <w:rFonts w:ascii="Verdana" w:hAnsi="Verdana"/>
              </w:rPr>
              <w:t xml:space="preserve"> to inform of the Return including the reason.</w:t>
            </w:r>
          </w:p>
          <w:p w:rsidRPr="0043235D" w:rsidR="00603ACC" w:rsidP="00965C56" w:rsidRDefault="00603ACC" w14:paraId="687D3BD8" w14:textId="77777777">
            <w:pPr>
              <w:spacing w:before="120" w:after="120"/>
              <w:rPr>
                <w:rFonts w:ascii="Verdana" w:hAnsi="Verdana"/>
              </w:rPr>
            </w:pPr>
            <w:r w:rsidRPr="0043235D">
              <w:rPr>
                <w:rFonts w:ascii="Verdana" w:hAnsi="Verdana"/>
                <w:b/>
              </w:rPr>
              <w:t xml:space="preserve">Note: </w:t>
            </w:r>
            <w:r w:rsidRPr="0043235D">
              <w:rPr>
                <w:rFonts w:ascii="Verdana" w:hAnsi="Verdana"/>
              </w:rPr>
              <w:t xml:space="preserve">Premium Billing will have the </w:t>
            </w:r>
            <w:r w:rsidRPr="0043235D">
              <w:rPr>
                <w:rFonts w:ascii="Verdana" w:hAnsi="Verdana"/>
                <w:b/>
              </w:rPr>
              <w:t>same</w:t>
            </w:r>
            <w:r w:rsidRPr="0043235D">
              <w:rPr>
                <w:rFonts w:ascii="Verdana" w:hAnsi="Verdana"/>
              </w:rPr>
              <w:t xml:space="preserve"> information as the beneficiary/payer if they receive an email from InstaMed. No Support Task is needed.</w:t>
            </w:r>
          </w:p>
          <w:p w:rsidRPr="0043235D" w:rsidR="00603ACC" w:rsidP="00965C56" w:rsidRDefault="00603ACC" w14:paraId="276DBE9D" w14:textId="77777777">
            <w:pPr>
              <w:spacing w:before="120" w:after="120"/>
              <w:rPr>
                <w:rFonts w:ascii="Verdana" w:hAnsi="Verdana"/>
              </w:rPr>
            </w:pPr>
          </w:p>
          <w:p w:rsidRPr="0043235D" w:rsidR="00603ACC" w:rsidP="00965C56" w:rsidRDefault="00603ACC" w14:paraId="38364B27" w14:textId="77777777">
            <w:pPr>
              <w:spacing w:before="120" w:after="120"/>
              <w:rPr>
                <w:rFonts w:ascii="Verdana" w:hAnsi="Verdana"/>
              </w:rPr>
            </w:pPr>
            <w:r w:rsidRPr="0043235D">
              <w:rPr>
                <w:rFonts w:ascii="Verdana" w:hAnsi="Verdana"/>
                <w:b/>
              </w:rPr>
              <w:t>Premium Billing Med D</w:t>
            </w:r>
            <w:r w:rsidRPr="0043235D">
              <w:rPr>
                <w:rFonts w:ascii="Verdana" w:hAnsi="Verdana"/>
              </w:rPr>
              <w:t xml:space="preserve"> will send a </w:t>
            </w:r>
            <w:r w:rsidRPr="0043235D">
              <w:rPr>
                <w:rFonts w:ascii="Verdana" w:hAnsi="Verdana"/>
                <w:b/>
              </w:rPr>
              <w:t>letter</w:t>
            </w:r>
            <w:r w:rsidRPr="0043235D">
              <w:rPr>
                <w:rFonts w:ascii="Verdana" w:hAnsi="Verdana"/>
              </w:rPr>
              <w:t xml:space="preserve"> to Non-EGWP beneficiaries, regardless of email, to </w:t>
            </w:r>
            <w:proofErr w:type="gramStart"/>
            <w:r w:rsidRPr="0043235D">
              <w:rPr>
                <w:rFonts w:ascii="Verdana" w:hAnsi="Verdana"/>
              </w:rPr>
              <w:t>inform</w:t>
            </w:r>
            <w:proofErr w:type="gramEnd"/>
            <w:r w:rsidRPr="0043235D">
              <w:rPr>
                <w:rFonts w:ascii="Verdana" w:hAnsi="Verdana"/>
              </w:rPr>
              <w:t xml:space="preserve"> of the returned item. The letter will be viewable in </w:t>
            </w:r>
            <w:r w:rsidRPr="0043235D">
              <w:rPr>
                <w:rFonts w:ascii="Verdana" w:hAnsi="Verdana"/>
                <w:b/>
              </w:rPr>
              <w:t>OneClick</w:t>
            </w:r>
            <w:r w:rsidRPr="0043235D">
              <w:rPr>
                <w:rFonts w:ascii="Verdana" w:hAnsi="Verdana"/>
              </w:rPr>
              <w:t xml:space="preserve"> (SilverScript letters will include the Reference ID EFTECK in upper right corner below the date). Timing of a returned payment varies by bank and return reason.</w:t>
            </w:r>
          </w:p>
          <w:p w:rsidRPr="0043235D" w:rsidR="00603ACC" w:rsidP="00965C56" w:rsidRDefault="00603ACC" w14:paraId="15EDE0E6" w14:textId="77777777">
            <w:pPr>
              <w:spacing w:before="120" w:after="120"/>
              <w:rPr>
                <w:rFonts w:ascii="Verdana" w:hAnsi="Verdana"/>
              </w:rPr>
            </w:pPr>
          </w:p>
          <w:p w:rsidRPr="0043235D" w:rsidR="00603ACC" w:rsidP="00965C56" w:rsidRDefault="00603ACC" w14:paraId="61D9A734" w14:textId="77777777">
            <w:pPr>
              <w:spacing w:before="120" w:after="120"/>
              <w:rPr>
                <w:rFonts w:ascii="Verdana" w:hAnsi="Verdana" w:cs="Arial"/>
                <w:i/>
              </w:rPr>
            </w:pPr>
            <w:r w:rsidRPr="0043235D">
              <w:rPr>
                <w:rFonts w:ascii="Verdana" w:hAnsi="Verdana" w:cs="Arial"/>
              </w:rPr>
              <w:t>Refer to the</w:t>
            </w:r>
            <w:r w:rsidRPr="0043235D">
              <w:rPr>
                <w:rFonts w:ascii="Verdana" w:hAnsi="Verdana" w:cs="Arial"/>
                <w:i/>
              </w:rPr>
              <w:t xml:space="preserve"> </w:t>
            </w:r>
            <w:r w:rsidRPr="0043235D">
              <w:rPr>
                <w:rFonts w:ascii="Verdana" w:hAnsi="Verdana" w:cs="Arial"/>
              </w:rPr>
              <w:t>following Sample E-Check Returned Item Letters:</w:t>
            </w:r>
          </w:p>
          <w:p w:rsidRPr="00127C4A" w:rsidR="00603ACC" w:rsidP="00965C56" w:rsidRDefault="00603ACC" w14:paraId="75F052F3" w14:textId="77777777">
            <w:pPr>
              <w:pStyle w:val="ListParagraph"/>
              <w:numPr>
                <w:ilvl w:val="0"/>
                <w:numId w:val="20"/>
              </w:numPr>
              <w:autoSpaceDE w:val="0"/>
              <w:autoSpaceDN w:val="0"/>
              <w:adjustRightInd w:val="0"/>
              <w:spacing w:before="120" w:after="120"/>
              <w:contextualSpacing w:val="0"/>
              <w:rPr>
                <w:rStyle w:val="Hyperlink"/>
                <w:rFonts w:ascii="Verdana" w:hAnsi="Verdana" w:cs="Arial"/>
                <w:i/>
              </w:rPr>
            </w:pPr>
            <w:r>
              <w:rPr>
                <w:rFonts w:ascii="Verdana" w:hAnsi="Verdana" w:eastAsiaTheme="minorHAnsi"/>
              </w:rPr>
              <w:fldChar w:fldCharType="begin"/>
            </w:r>
            <w:r>
              <w:rPr>
                <w:rFonts w:ascii="Verdana" w:hAnsi="Verdana" w:eastAsiaTheme="minorHAnsi"/>
              </w:rPr>
              <w:instrText>HYPERLINK "https://thesource.cvshealth.com/nuxeo/thesource/" \l "!/view?docid=375b48e5-ef96-41b3-9696-b9c256c285ba"</w:instrText>
            </w:r>
            <w:r>
              <w:rPr>
                <w:rFonts w:ascii="Verdana" w:hAnsi="Verdana" w:eastAsiaTheme="minorHAnsi"/>
              </w:rPr>
            </w:r>
            <w:r>
              <w:rPr>
                <w:rFonts w:ascii="Verdana" w:hAnsi="Verdana" w:eastAsiaTheme="minorHAnsi"/>
              </w:rPr>
              <w:fldChar w:fldCharType="separate"/>
            </w:r>
            <w:r w:rsidRPr="00127C4A">
              <w:rPr>
                <w:rStyle w:val="Hyperlink"/>
                <w:rFonts w:ascii="Verdana" w:hAnsi="Verdana" w:eastAsiaTheme="minorHAnsi"/>
              </w:rPr>
              <w:t>SilverScript</w:t>
            </w:r>
            <w:r w:rsidRPr="00127C4A">
              <w:rPr>
                <w:rStyle w:val="Hyperlink"/>
                <w:rFonts w:ascii="Verdana" w:hAnsi="Verdana"/>
              </w:rPr>
              <w:t xml:space="preserve"> Sample E-Check Returned Item Letter (013848)</w:t>
            </w:r>
            <w:r w:rsidRPr="00127C4A">
              <w:rPr>
                <w:rStyle w:val="Hyperlink"/>
                <w:rFonts w:ascii="Verdana" w:hAnsi="Verdana" w:cs="Arial"/>
                <w:i/>
              </w:rPr>
              <w:t xml:space="preserve"> </w:t>
            </w:r>
          </w:p>
          <w:p w:rsidRPr="0043235D" w:rsidR="00603ACC" w:rsidP="00965C56" w:rsidRDefault="00603ACC" w14:paraId="1FAB250C" w14:textId="77777777">
            <w:pPr>
              <w:spacing w:before="120" w:after="120"/>
              <w:jc w:val="center"/>
              <w:rPr>
                <w:rFonts w:ascii="Verdana" w:hAnsi="Verdana"/>
                <w:b/>
              </w:rPr>
            </w:pPr>
            <w:r>
              <w:rPr>
                <w:rFonts w:ascii="Verdana" w:hAnsi="Verdana" w:eastAsiaTheme="minorHAnsi"/>
              </w:rPr>
              <w:fldChar w:fldCharType="end"/>
            </w:r>
          </w:p>
          <w:p w:rsidRPr="0043235D" w:rsidR="00603ACC" w:rsidP="00965C56" w:rsidRDefault="00603ACC" w14:paraId="03B8FF13" w14:textId="77777777">
            <w:pPr>
              <w:spacing w:before="120" w:after="120"/>
              <w:jc w:val="center"/>
              <w:rPr>
                <w:rFonts w:ascii="Verdana" w:hAnsi="Verdana"/>
                <w:b/>
              </w:rPr>
            </w:pPr>
            <w:r w:rsidRPr="0043235D">
              <w:rPr>
                <w:rFonts w:ascii="Verdana" w:hAnsi="Verdana"/>
                <w:b/>
              </w:rPr>
              <w:t>Returned/Rejected E-Check Payment Compass Example:</w:t>
            </w:r>
          </w:p>
          <w:p w:rsidRPr="0043235D" w:rsidR="00603ACC" w:rsidP="00965C56" w:rsidRDefault="00603ACC" w14:paraId="6B1E3AD7" w14:textId="77777777">
            <w:pPr>
              <w:spacing w:before="120" w:after="120"/>
              <w:jc w:val="center"/>
              <w:rPr>
                <w:rFonts w:ascii="Verdana" w:hAnsi="Verdana"/>
              </w:rPr>
            </w:pPr>
            <w:r w:rsidRPr="0043235D">
              <w:rPr>
                <w:rFonts w:ascii="Verdana" w:hAnsi="Verdana"/>
                <w:noProof/>
              </w:rPr>
              <w:drawing>
                <wp:inline distT="0" distB="0" distL="0" distR="0" wp14:anchorId="428AB817" wp14:editId="5EC532A7">
                  <wp:extent cx="5867711" cy="1447423"/>
                  <wp:effectExtent l="19050" t="19050" r="19050" b="19685"/>
                  <wp:docPr id="2125456051" name="Picture 212545605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56051" name="Picture 2125456051" descr="A screenshot of a computer screen&#10;&#10;AI-generated content may be incorrect."/>
                          <pic:cNvPicPr>
                            <a:picLocks noChangeAspect="1"/>
                          </pic:cNvPicPr>
                        </pic:nvPicPr>
                        <pic:blipFill>
                          <a:blip r:embed="rId34"/>
                          <a:stretch>
                            <a:fillRect/>
                          </a:stretch>
                        </pic:blipFill>
                        <pic:spPr>
                          <a:xfrm>
                            <a:off x="0" y="0"/>
                            <a:ext cx="5876724" cy="1449646"/>
                          </a:xfrm>
                          <a:prstGeom prst="rect">
                            <a:avLst/>
                          </a:prstGeom>
                          <a:ln>
                            <a:solidFill>
                              <a:srgbClr val="000000"/>
                            </a:solidFill>
                          </a:ln>
                        </pic:spPr>
                      </pic:pic>
                    </a:graphicData>
                  </a:graphic>
                </wp:inline>
              </w:drawing>
            </w:r>
          </w:p>
          <w:p w:rsidRPr="0043235D" w:rsidR="00603ACC" w:rsidP="00965C56" w:rsidRDefault="00603ACC" w14:paraId="01C43A21" w14:textId="77777777">
            <w:pPr>
              <w:spacing w:before="120" w:after="120"/>
              <w:jc w:val="center"/>
              <w:rPr>
                <w:rFonts w:ascii="Verdana" w:hAnsi="Verdana"/>
              </w:rPr>
            </w:pPr>
          </w:p>
          <w:p w:rsidRPr="0043235D" w:rsidR="00603ACC" w:rsidP="00965C56" w:rsidRDefault="00603ACC" w14:paraId="5FF6A661" w14:textId="77777777">
            <w:pPr>
              <w:spacing w:before="120" w:after="120"/>
              <w:rPr>
                <w:rFonts w:ascii="Verdana" w:hAnsi="Verdana"/>
              </w:rPr>
            </w:pPr>
            <w:r w:rsidRPr="0043235D">
              <w:rPr>
                <w:rFonts w:ascii="Verdana" w:hAnsi="Verdana" w:cs="Arial"/>
                <w:noProof/>
                <w:color w:val="000000"/>
              </w:rPr>
              <w:drawing>
                <wp:inline distT="0" distB="0" distL="0" distR="0" wp14:anchorId="4E352AE0" wp14:editId="68BAB707">
                  <wp:extent cx="371475" cy="27622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1475" cy="276225"/>
                          </a:xfrm>
                          <a:prstGeom prst="rect">
                            <a:avLst/>
                          </a:prstGeom>
                          <a:noFill/>
                          <a:ln>
                            <a:noFill/>
                          </a:ln>
                        </pic:spPr>
                      </pic:pic>
                    </a:graphicData>
                  </a:graphic>
                </wp:inline>
              </w:drawing>
            </w:r>
            <w:r w:rsidRPr="0043235D">
              <w:rPr>
                <w:rFonts w:ascii="Verdana" w:hAnsi="Verdana" w:cs="Arial"/>
                <w:noProof/>
                <w:color w:val="000000"/>
              </w:rPr>
              <w:t xml:space="preserve"> </w:t>
            </w:r>
            <w:r w:rsidRPr="0043235D">
              <w:rPr>
                <w:rFonts w:ascii="Verdana" w:hAnsi="Verdana"/>
              </w:rPr>
              <w:t>If a beneficiary requests the specific reason the payment was returned unpayable by the bank, advise that a plan representative will contact the beneficiary with that information once research is complete, then create the following Support Task:</w:t>
            </w:r>
          </w:p>
          <w:p w:rsidRPr="0043235D" w:rsidR="00603ACC" w:rsidP="00965C56" w:rsidRDefault="00603ACC" w14:paraId="1459BF65" w14:textId="77777777">
            <w:pPr>
              <w:pStyle w:val="ListParagraph"/>
              <w:numPr>
                <w:ilvl w:val="0"/>
                <w:numId w:val="20"/>
              </w:numPr>
              <w:spacing w:before="120" w:after="120"/>
              <w:contextualSpacing w:val="0"/>
              <w:rPr>
                <w:rFonts w:ascii="Verdana" w:hAnsi="Verdana"/>
                <w:b/>
                <w:bCs/>
              </w:rPr>
            </w:pPr>
            <w:r w:rsidRPr="0043235D">
              <w:rPr>
                <w:rFonts w:ascii="Verdana" w:hAnsi="Verdana"/>
                <w:b/>
                <w:bCs/>
              </w:rPr>
              <w:t xml:space="preserve">Task Type: </w:t>
            </w:r>
            <w:r w:rsidRPr="0043235D">
              <w:rPr>
                <w:rFonts w:ascii="Verdana" w:hAnsi="Verdana"/>
                <w:bCs/>
              </w:rPr>
              <w:t>Premium Billing Inquiry Medicare D</w:t>
            </w:r>
            <w:r w:rsidRPr="0043235D">
              <w:rPr>
                <w:rFonts w:ascii="Verdana" w:hAnsi="Verdana"/>
                <w:b/>
                <w:bCs/>
              </w:rPr>
              <w:t xml:space="preserve"> </w:t>
            </w:r>
          </w:p>
          <w:p w:rsidRPr="0043235D" w:rsidR="00603ACC" w:rsidP="00965C56" w:rsidRDefault="00603ACC" w14:paraId="52103C3D" w14:textId="77777777">
            <w:pPr>
              <w:pStyle w:val="ListParagraph"/>
              <w:numPr>
                <w:ilvl w:val="0"/>
                <w:numId w:val="20"/>
              </w:numPr>
              <w:spacing w:before="120" w:after="120"/>
              <w:contextualSpacing w:val="0"/>
              <w:rPr>
                <w:rFonts w:ascii="Verdana" w:hAnsi="Verdana"/>
                <w:b/>
                <w:bCs/>
              </w:rPr>
            </w:pPr>
            <w:r w:rsidRPr="0043235D">
              <w:rPr>
                <w:rFonts w:ascii="Verdana" w:hAnsi="Verdana"/>
                <w:b/>
                <w:bCs/>
              </w:rPr>
              <w:t xml:space="preserve">Reason for Dispute: </w:t>
            </w:r>
            <w:r w:rsidRPr="0043235D">
              <w:rPr>
                <w:rFonts w:ascii="Verdana" w:hAnsi="Verdana"/>
                <w:bCs/>
              </w:rPr>
              <w:t>EFT SETUP REQUEST</w:t>
            </w:r>
          </w:p>
          <w:p w:rsidRPr="0043235D" w:rsidR="00603ACC" w:rsidP="00965C56" w:rsidRDefault="00603ACC" w14:paraId="53E3D2FD" w14:textId="77777777">
            <w:pPr>
              <w:pStyle w:val="ListParagraph"/>
              <w:numPr>
                <w:ilvl w:val="0"/>
                <w:numId w:val="20"/>
              </w:numPr>
              <w:spacing w:before="120" w:after="120"/>
              <w:contextualSpacing w:val="0"/>
              <w:rPr>
                <w:rFonts w:ascii="Verdana" w:hAnsi="Verdana"/>
                <w:b/>
                <w:bCs/>
              </w:rPr>
            </w:pPr>
            <w:r w:rsidRPr="0043235D">
              <w:rPr>
                <w:rFonts w:ascii="Verdana" w:hAnsi="Verdana"/>
                <w:b/>
                <w:bCs/>
              </w:rPr>
              <w:t xml:space="preserve">Task Notes: </w:t>
            </w:r>
            <w:r w:rsidRPr="0043235D">
              <w:rPr>
                <w:rFonts w:ascii="Verdana" w:hAnsi="Verdana"/>
                <w:bCs/>
              </w:rPr>
              <w:t>Document the following:</w:t>
            </w:r>
          </w:p>
          <w:p w:rsidRPr="0043235D" w:rsidR="00603ACC" w:rsidP="00965C56" w:rsidRDefault="00603ACC" w14:paraId="66222427" w14:textId="77777777">
            <w:pPr>
              <w:pStyle w:val="ListParagraph"/>
              <w:numPr>
                <w:ilvl w:val="1"/>
                <w:numId w:val="20"/>
              </w:numPr>
              <w:spacing w:before="120" w:after="120"/>
              <w:contextualSpacing w:val="0"/>
              <w:rPr>
                <w:rFonts w:ascii="Verdana" w:hAnsi="Verdana"/>
                <w:bCs/>
              </w:rPr>
            </w:pPr>
            <w:r w:rsidRPr="0043235D">
              <w:rPr>
                <w:rFonts w:ascii="Verdana" w:hAnsi="Verdana"/>
                <w:b/>
              </w:rPr>
              <w:t>EFT005</w:t>
            </w:r>
            <w:r w:rsidRPr="0043235D">
              <w:rPr>
                <w:rFonts w:ascii="Verdana" w:hAnsi="Verdana"/>
              </w:rPr>
              <w:t xml:space="preserve">, </w:t>
            </w:r>
            <w:r w:rsidRPr="0043235D">
              <w:rPr>
                <w:rFonts w:ascii="Verdana" w:hAnsi="Verdana"/>
                <w:bCs/>
              </w:rPr>
              <w:t>Beneficiary requesting reason for the One Time E-Check/EFT Payment returned unpayable by the bank.</w:t>
            </w:r>
          </w:p>
          <w:p w:rsidRPr="0043235D" w:rsidR="00603ACC" w:rsidP="00965C56" w:rsidRDefault="00603ACC" w14:paraId="46D1C9C1" w14:textId="77777777">
            <w:pPr>
              <w:pStyle w:val="ListParagraph"/>
              <w:numPr>
                <w:ilvl w:val="1"/>
                <w:numId w:val="20"/>
              </w:numPr>
              <w:spacing w:before="120" w:after="120"/>
              <w:contextualSpacing w:val="0"/>
              <w:rPr>
                <w:rFonts w:ascii="Verdana" w:hAnsi="Verdana"/>
              </w:rPr>
            </w:pPr>
            <w:r w:rsidRPr="0043235D">
              <w:rPr>
                <w:rFonts w:ascii="Verdana" w:hAnsi="Verdana"/>
              </w:rPr>
              <w:t>Beneficiary’s contact number.</w:t>
            </w:r>
          </w:p>
          <w:p w:rsidRPr="0043235D" w:rsidR="00603ACC" w:rsidP="00965C56" w:rsidRDefault="00603ACC" w14:paraId="7935C5EE" w14:textId="77777777">
            <w:pPr>
              <w:spacing w:before="120" w:after="120"/>
              <w:rPr>
                <w:rFonts w:ascii="Verdana" w:hAnsi="Verdana"/>
                <w:b/>
                <w:bCs/>
                <w:color w:val="000000"/>
              </w:rPr>
            </w:pPr>
            <w:r w:rsidRPr="0043235D">
              <w:rPr>
                <w:rFonts w:ascii="Verdana" w:hAnsi="Verdana"/>
                <w:b/>
                <w:bCs/>
                <w:color w:val="000000"/>
              </w:rPr>
              <w:t xml:space="preserve">Notes: </w:t>
            </w:r>
          </w:p>
          <w:p w:rsidRPr="0043235D" w:rsidR="00603ACC" w:rsidP="00965C56" w:rsidRDefault="00603ACC" w14:paraId="1EF72CFB" w14:textId="77777777">
            <w:pPr>
              <w:pStyle w:val="ListParagraph"/>
              <w:numPr>
                <w:ilvl w:val="0"/>
                <w:numId w:val="20"/>
              </w:numPr>
              <w:spacing w:before="120" w:after="120"/>
              <w:contextualSpacing w:val="0"/>
              <w:rPr>
                <w:rFonts w:ascii="Verdana" w:hAnsi="Verdana"/>
                <w:color w:val="000000"/>
              </w:rPr>
            </w:pPr>
            <w:r w:rsidRPr="0043235D">
              <w:rPr>
                <w:rFonts w:ascii="Verdana" w:hAnsi="Verdana"/>
                <w:color w:val="000000"/>
              </w:rPr>
              <w:t>Fields containing an asterisk (</w:t>
            </w:r>
            <w:r w:rsidRPr="00127C4A">
              <w:rPr>
                <w:rFonts w:ascii="Verdana" w:hAnsi="Verdana"/>
                <w:b/>
                <w:bCs/>
                <w:color w:val="000000"/>
              </w:rPr>
              <w:t>*</w:t>
            </w:r>
            <w:r w:rsidRPr="0043235D">
              <w:rPr>
                <w:rFonts w:ascii="Verdana" w:hAnsi="Verdana"/>
                <w:color w:val="000000"/>
              </w:rPr>
              <w:t>) are required.</w:t>
            </w:r>
          </w:p>
          <w:p w:rsidRPr="0043235D" w:rsidR="00603ACC" w:rsidP="00965C56" w:rsidRDefault="00603ACC" w14:paraId="0B8553DB" w14:textId="77777777">
            <w:pPr>
              <w:pStyle w:val="ListParagraph"/>
              <w:numPr>
                <w:ilvl w:val="0"/>
                <w:numId w:val="20"/>
              </w:numPr>
              <w:spacing w:before="120" w:after="120"/>
              <w:contextualSpacing w:val="0"/>
              <w:rPr>
                <w:rFonts w:ascii="Verdana" w:hAnsi="Verdana"/>
              </w:rPr>
            </w:pPr>
            <w:r w:rsidRPr="0043235D">
              <w:rPr>
                <w:rFonts w:ascii="Verdana" w:hAnsi="Verdana"/>
              </w:rPr>
              <w:t>Turn Around Time (TAT) for resolution of this Support Task Type is 30 business days. (Confirm phone number is current).</w:t>
            </w:r>
          </w:p>
        </w:tc>
      </w:tr>
      <w:tr w:rsidRPr="0043235D" w:rsidR="00603ACC" w:rsidTr="00965C56" w14:paraId="1647207C" w14:textId="77777777">
        <w:tc>
          <w:tcPr>
            <w:tcW w:w="215" w:type="pct"/>
          </w:tcPr>
          <w:p w:rsidRPr="0043235D" w:rsidR="00603ACC" w:rsidP="00965C56" w:rsidRDefault="00603ACC" w14:paraId="24953812" w14:textId="77777777">
            <w:pPr>
              <w:spacing w:before="120" w:after="120"/>
              <w:jc w:val="center"/>
              <w:rPr>
                <w:rFonts w:ascii="Verdana" w:hAnsi="Verdana"/>
                <w:b/>
                <w:bCs/>
              </w:rPr>
            </w:pPr>
            <w:r w:rsidRPr="0043235D">
              <w:rPr>
                <w:rFonts w:ascii="Verdana" w:hAnsi="Verdana"/>
                <w:b/>
                <w:bCs/>
              </w:rPr>
              <w:t>7</w:t>
            </w:r>
          </w:p>
        </w:tc>
        <w:tc>
          <w:tcPr>
            <w:tcW w:w="1109" w:type="pct"/>
          </w:tcPr>
          <w:p w:rsidRPr="0043235D" w:rsidR="00603ACC" w:rsidP="00965C56" w:rsidRDefault="00603ACC" w14:paraId="0B94D65F" w14:textId="77777777">
            <w:pPr>
              <w:spacing w:before="120" w:after="120"/>
              <w:rPr>
                <w:rFonts w:ascii="Verdana" w:hAnsi="Verdana"/>
                <w:bCs/>
              </w:rPr>
            </w:pPr>
            <w:r w:rsidRPr="0043235D">
              <w:rPr>
                <w:rFonts w:ascii="Verdana" w:hAnsi="Verdana"/>
                <w:bCs/>
              </w:rPr>
              <w:t xml:space="preserve">Will the </w:t>
            </w:r>
            <w:r w:rsidRPr="0043235D">
              <w:rPr>
                <w:rFonts w:ascii="Verdana" w:hAnsi="Verdana" w:cs="Arial"/>
                <w:b/>
                <w:color w:val="000000"/>
              </w:rPr>
              <w:t>Premium Payment Single-Sign-On (SSO)</w:t>
            </w:r>
            <w:r w:rsidRPr="0043235D">
              <w:rPr>
                <w:rFonts w:ascii="Verdana" w:hAnsi="Verdana" w:cs="Arial"/>
                <w:color w:val="000000"/>
              </w:rPr>
              <w:t xml:space="preserve"> system </w:t>
            </w:r>
            <w:r w:rsidRPr="0043235D">
              <w:rPr>
                <w:rFonts w:ascii="Verdana" w:hAnsi="Verdana"/>
                <w:bCs/>
              </w:rPr>
              <w:t>time out?</w:t>
            </w:r>
          </w:p>
        </w:tc>
        <w:tc>
          <w:tcPr>
            <w:tcW w:w="3676" w:type="pct"/>
            <w:gridSpan w:val="2"/>
          </w:tcPr>
          <w:p w:rsidRPr="0043235D" w:rsidR="00603ACC" w:rsidP="00965C56" w:rsidRDefault="00603ACC" w14:paraId="67F0A718" w14:textId="77777777">
            <w:pPr>
              <w:spacing w:before="120" w:after="120"/>
              <w:rPr>
                <w:rFonts w:ascii="Verdana" w:hAnsi="Verdana"/>
              </w:rPr>
            </w:pPr>
            <w:r w:rsidRPr="0043235D">
              <w:rPr>
                <w:rFonts w:ascii="Verdana" w:hAnsi="Verdana"/>
              </w:rPr>
              <w:t>Yes, if users switch to another application or window, after 15 minutes of idle time, the window may time out.</w:t>
            </w:r>
          </w:p>
        </w:tc>
      </w:tr>
      <w:tr w:rsidRPr="0043235D" w:rsidR="00603ACC" w:rsidTr="00965C56" w14:paraId="5128C8E9" w14:textId="77777777">
        <w:tc>
          <w:tcPr>
            <w:tcW w:w="215" w:type="pct"/>
          </w:tcPr>
          <w:p w:rsidRPr="0043235D" w:rsidR="00603ACC" w:rsidP="00965C56" w:rsidRDefault="00603ACC" w14:paraId="41B5E394" w14:textId="77777777">
            <w:pPr>
              <w:spacing w:before="120" w:after="120"/>
              <w:jc w:val="center"/>
              <w:rPr>
                <w:rFonts w:ascii="Verdana" w:hAnsi="Verdana"/>
                <w:b/>
                <w:bCs/>
              </w:rPr>
            </w:pPr>
            <w:r w:rsidRPr="0043235D">
              <w:rPr>
                <w:rFonts w:ascii="Verdana" w:hAnsi="Verdana"/>
                <w:b/>
                <w:bCs/>
              </w:rPr>
              <w:t>8</w:t>
            </w:r>
          </w:p>
        </w:tc>
        <w:tc>
          <w:tcPr>
            <w:tcW w:w="1109" w:type="pct"/>
          </w:tcPr>
          <w:p w:rsidRPr="0043235D" w:rsidR="00603ACC" w:rsidP="00965C56" w:rsidRDefault="00603ACC" w14:paraId="79E876E2" w14:textId="77777777">
            <w:pPr>
              <w:spacing w:before="120" w:after="120"/>
              <w:rPr>
                <w:rFonts w:ascii="Verdana" w:hAnsi="Verdana"/>
                <w:bCs/>
              </w:rPr>
            </w:pPr>
            <w:r w:rsidRPr="0043235D">
              <w:rPr>
                <w:rFonts w:ascii="Verdana" w:hAnsi="Verdana"/>
                <w:bCs/>
              </w:rPr>
              <w:t xml:space="preserve">What happens if the </w:t>
            </w:r>
            <w:r w:rsidRPr="0043235D">
              <w:rPr>
                <w:rFonts w:ascii="Verdana" w:hAnsi="Verdana" w:cs="Arial"/>
                <w:b/>
                <w:color w:val="000000"/>
              </w:rPr>
              <w:t>Premium Payment Single-Sign-On (SSO)</w:t>
            </w:r>
            <w:r w:rsidRPr="0043235D">
              <w:rPr>
                <w:rFonts w:ascii="Verdana" w:hAnsi="Verdana" w:cs="Arial"/>
                <w:color w:val="000000"/>
              </w:rPr>
              <w:t xml:space="preserve"> system </w:t>
            </w:r>
            <w:r w:rsidRPr="0043235D">
              <w:rPr>
                <w:rFonts w:ascii="Verdana" w:hAnsi="Verdana"/>
                <w:bCs/>
              </w:rPr>
              <w:t xml:space="preserve">is not available (downtime)? </w:t>
            </w:r>
          </w:p>
        </w:tc>
        <w:tc>
          <w:tcPr>
            <w:tcW w:w="3676" w:type="pct"/>
            <w:gridSpan w:val="2"/>
          </w:tcPr>
          <w:p w:rsidRPr="00603ACC" w:rsidR="00603ACC" w:rsidP="00603ACC" w:rsidRDefault="00603ACC" w14:paraId="6625BF4D" w14:textId="77777777">
            <w:pPr>
              <w:rPr>
                <w:rFonts w:ascii="Verdana" w:hAnsi="Verdana"/>
              </w:rPr>
            </w:pPr>
            <w:r w:rsidRPr="00603ACC">
              <w:rPr>
                <w:rFonts w:ascii="Verdana" w:hAnsi="Verdana"/>
              </w:rPr>
              <w:t xml:space="preserve">These instances should be </w:t>
            </w:r>
            <w:proofErr w:type="gramStart"/>
            <w:r w:rsidRPr="00603ACC">
              <w:rPr>
                <w:rFonts w:ascii="Verdana" w:hAnsi="Verdana"/>
              </w:rPr>
              <w:t>rare,</w:t>
            </w:r>
            <w:proofErr w:type="gramEnd"/>
            <w:r w:rsidRPr="00603ACC">
              <w:rPr>
                <w:rFonts w:ascii="Verdana" w:hAnsi="Verdana"/>
              </w:rPr>
              <w:t xml:space="preserve"> in the event this occurs verify what information has been communicated about the downtime. If no information has been communicated, users must follow the </w:t>
            </w:r>
            <w:hyperlink w:history="1" w:anchor="_Downtime_Process">
              <w:r w:rsidRPr="00603ACC">
                <w:rPr>
                  <w:rStyle w:val="Hyperlink"/>
                  <w:rFonts w:ascii="Verdana" w:hAnsi="Verdana" w:eastAsiaTheme="minorHAnsi"/>
                </w:rPr>
                <w:t>Downtime Process</w:t>
              </w:r>
            </w:hyperlink>
            <w:r w:rsidRPr="00603ACC">
              <w:rPr>
                <w:rFonts w:ascii="Verdana" w:hAnsi="Verdana" w:eastAsiaTheme="minorHAnsi"/>
              </w:rPr>
              <w:t xml:space="preserve"> </w:t>
            </w:r>
            <w:r w:rsidRPr="00603ACC">
              <w:rPr>
                <w:rFonts w:ascii="Verdana" w:hAnsi="Verdana"/>
              </w:rPr>
              <w:t>section of these Work Instructions and alert a Senior or Supervisor.</w:t>
            </w:r>
          </w:p>
        </w:tc>
      </w:tr>
      <w:tr w:rsidRPr="0043235D" w:rsidR="00603ACC" w:rsidTr="00965C56" w14:paraId="798FE44B" w14:textId="77777777">
        <w:tc>
          <w:tcPr>
            <w:tcW w:w="215" w:type="pct"/>
          </w:tcPr>
          <w:p w:rsidRPr="0043235D" w:rsidR="00603ACC" w:rsidP="00965C56" w:rsidRDefault="00603ACC" w14:paraId="24B0679D" w14:textId="77777777">
            <w:pPr>
              <w:spacing w:before="120" w:after="120"/>
              <w:jc w:val="center"/>
              <w:rPr>
                <w:rFonts w:ascii="Verdana" w:hAnsi="Verdana"/>
                <w:b/>
                <w:bCs/>
                <w:color w:val="000000"/>
              </w:rPr>
            </w:pPr>
            <w:r w:rsidRPr="0043235D">
              <w:rPr>
                <w:rFonts w:ascii="Verdana" w:hAnsi="Verdana"/>
                <w:b/>
                <w:bCs/>
                <w:color w:val="000000" w:themeColor="text1"/>
              </w:rPr>
              <w:t>9</w:t>
            </w:r>
          </w:p>
        </w:tc>
        <w:tc>
          <w:tcPr>
            <w:tcW w:w="1109" w:type="pct"/>
          </w:tcPr>
          <w:p w:rsidRPr="0043235D" w:rsidR="00603ACC" w:rsidP="00965C56" w:rsidRDefault="00603ACC" w14:paraId="1E83CB21" w14:textId="77777777">
            <w:pPr>
              <w:spacing w:before="120" w:after="120"/>
              <w:rPr>
                <w:rFonts w:ascii="Verdana" w:hAnsi="Verdana"/>
                <w:bCs/>
                <w:color w:val="000000"/>
              </w:rPr>
            </w:pPr>
            <w:r w:rsidRPr="0043235D">
              <w:rPr>
                <w:rFonts w:ascii="Verdana" w:hAnsi="Verdana"/>
                <w:bCs/>
                <w:color w:val="000000"/>
              </w:rPr>
              <w:t>What if no receipt pops up with confirmation number after taking a payment?</w:t>
            </w:r>
          </w:p>
        </w:tc>
        <w:tc>
          <w:tcPr>
            <w:tcW w:w="3676" w:type="pct"/>
            <w:gridSpan w:val="2"/>
          </w:tcPr>
          <w:p w:rsidRPr="0043235D" w:rsidR="00603ACC" w:rsidP="00965C56" w:rsidRDefault="00603ACC" w14:paraId="41146357" w14:textId="77777777">
            <w:pPr>
              <w:spacing w:before="120" w:after="120"/>
              <w:rPr>
                <w:rFonts w:ascii="Verdana" w:hAnsi="Verdana"/>
                <w:iCs/>
              </w:rPr>
            </w:pPr>
            <w:r w:rsidRPr="0043235D">
              <w:rPr>
                <w:rFonts w:ascii="Verdana" w:hAnsi="Verdana"/>
                <w:noProof/>
              </w:rPr>
              <w:drawing>
                <wp:inline distT="0" distB="0" distL="0" distR="0" wp14:anchorId="5E0C77B6" wp14:editId="1F5957BD">
                  <wp:extent cx="371475" cy="27622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r:link="rId111" cstate="print">
                            <a:extLst>
                              <a:ext uri="{28A0092B-C50C-407E-A947-70E740481C1C}">
                                <a14:useLocalDpi xmlns:a14="http://schemas.microsoft.com/office/drawing/2010/main" val="0"/>
                              </a:ext>
                            </a:extLst>
                          </a:blip>
                          <a:srcRect/>
                          <a:stretch>
                            <a:fillRect/>
                          </a:stretch>
                        </pic:blipFill>
                        <pic:spPr bwMode="auto">
                          <a:xfrm>
                            <a:off x="0" y="0"/>
                            <a:ext cx="371475" cy="276225"/>
                          </a:xfrm>
                          <a:prstGeom prst="rect">
                            <a:avLst/>
                          </a:prstGeom>
                          <a:noFill/>
                          <a:ln>
                            <a:noFill/>
                          </a:ln>
                        </pic:spPr>
                      </pic:pic>
                    </a:graphicData>
                  </a:graphic>
                </wp:inline>
              </w:drawing>
            </w:r>
            <w:r w:rsidRPr="0043235D">
              <w:rPr>
                <w:rFonts w:ascii="Verdana" w:hAnsi="Verdana"/>
              </w:rPr>
              <w:t xml:space="preserve">If </w:t>
            </w:r>
            <w:proofErr w:type="gramStart"/>
            <w:r w:rsidRPr="0043235D">
              <w:rPr>
                <w:rFonts w:ascii="Verdana" w:hAnsi="Verdana"/>
              </w:rPr>
              <w:t>no</w:t>
            </w:r>
            <w:proofErr w:type="gramEnd"/>
            <w:r w:rsidRPr="0043235D">
              <w:rPr>
                <w:rFonts w:ascii="Verdana" w:hAnsi="Verdana"/>
              </w:rPr>
              <w:t xml:space="preserve"> receipt displays - Do </w:t>
            </w:r>
            <w:r w:rsidRPr="0043235D">
              <w:rPr>
                <w:rFonts w:ascii="Verdana" w:hAnsi="Verdana"/>
                <w:b/>
              </w:rPr>
              <w:t>not</w:t>
            </w:r>
            <w:r w:rsidRPr="0043235D">
              <w:rPr>
                <w:rFonts w:ascii="Verdana" w:hAnsi="Verdana"/>
              </w:rPr>
              <w:t xml:space="preserve"> attempt another payment - Inform the beneficiary, you are opening a </w:t>
            </w:r>
            <w:r w:rsidRPr="0043235D">
              <w:rPr>
                <w:rFonts w:ascii="Verdana" w:hAnsi="Verdana"/>
                <w:b/>
              </w:rPr>
              <w:t>research ticket</w:t>
            </w:r>
            <w:r w:rsidRPr="0043235D">
              <w:rPr>
                <w:rFonts w:ascii="Verdana" w:hAnsi="Verdana"/>
              </w:rPr>
              <w:t xml:space="preserve"> to confirm the payment was successfully captured for processing. Create </w:t>
            </w:r>
            <w:bookmarkStart w:name="OLE_LINK29" w:id="130"/>
            <w:r w:rsidRPr="0043235D">
              <w:rPr>
                <w:rFonts w:ascii="Verdana" w:hAnsi="Verdana"/>
              </w:rPr>
              <w:t xml:space="preserve">the following Support Task, and provide the </w:t>
            </w:r>
            <w:r w:rsidRPr="0043235D">
              <w:rPr>
                <w:rFonts w:ascii="Verdana" w:hAnsi="Verdana"/>
                <w:b/>
              </w:rPr>
              <w:t>task number</w:t>
            </w:r>
            <w:r w:rsidRPr="0043235D">
              <w:rPr>
                <w:rFonts w:ascii="Verdana" w:hAnsi="Verdana"/>
              </w:rPr>
              <w:t xml:space="preserve"> as the </w:t>
            </w:r>
            <w:r w:rsidRPr="0043235D">
              <w:rPr>
                <w:rFonts w:ascii="Verdana" w:hAnsi="Verdana"/>
                <w:b/>
                <w:iCs/>
              </w:rPr>
              <w:t>ticket number</w:t>
            </w:r>
            <w:r w:rsidRPr="0043235D">
              <w:rPr>
                <w:rFonts w:ascii="Verdana" w:hAnsi="Verdana"/>
                <w:iCs/>
              </w:rPr>
              <w:t xml:space="preserve">: </w:t>
            </w:r>
          </w:p>
          <w:bookmarkEnd w:id="130"/>
          <w:p w:rsidRPr="0043235D" w:rsidR="00603ACC" w:rsidP="00965C56" w:rsidRDefault="00603ACC" w14:paraId="4633DCD8" w14:textId="77777777">
            <w:pPr>
              <w:pStyle w:val="ListParagraph"/>
              <w:numPr>
                <w:ilvl w:val="0"/>
                <w:numId w:val="20"/>
              </w:numPr>
              <w:spacing w:before="120" w:after="120"/>
              <w:contextualSpacing w:val="0"/>
              <w:rPr>
                <w:rFonts w:ascii="Verdana" w:hAnsi="Verdana"/>
              </w:rPr>
            </w:pPr>
            <w:r w:rsidRPr="0043235D">
              <w:rPr>
                <w:rFonts w:ascii="Verdana" w:hAnsi="Verdana"/>
                <w:b/>
                <w:bCs/>
              </w:rPr>
              <w:t xml:space="preserve">Task Type: </w:t>
            </w:r>
            <w:r w:rsidRPr="0043235D">
              <w:rPr>
                <w:rFonts w:ascii="Verdana" w:hAnsi="Verdana"/>
              </w:rPr>
              <w:t xml:space="preserve">Premium Billing Inquiry Medicare D </w:t>
            </w:r>
          </w:p>
          <w:p w:rsidRPr="0043235D" w:rsidR="00603ACC" w:rsidP="00965C56" w:rsidRDefault="00603ACC" w14:paraId="4EAC14F2" w14:textId="77777777">
            <w:pPr>
              <w:pStyle w:val="ListParagraph"/>
              <w:numPr>
                <w:ilvl w:val="0"/>
                <w:numId w:val="20"/>
              </w:numPr>
              <w:spacing w:before="120" w:after="120"/>
              <w:contextualSpacing w:val="0"/>
              <w:rPr>
                <w:rFonts w:ascii="Verdana" w:hAnsi="Verdana"/>
              </w:rPr>
            </w:pPr>
            <w:r w:rsidRPr="0043235D">
              <w:rPr>
                <w:rFonts w:ascii="Verdana" w:hAnsi="Verdana"/>
                <w:b/>
                <w:bCs/>
              </w:rPr>
              <w:t xml:space="preserve">Reason for Dispute: </w:t>
            </w:r>
            <w:r w:rsidRPr="0043235D">
              <w:rPr>
                <w:rFonts w:ascii="Verdana" w:hAnsi="Verdana"/>
              </w:rPr>
              <w:t>EFT SETUP REQUEST</w:t>
            </w:r>
          </w:p>
          <w:p w:rsidRPr="0043235D" w:rsidR="00603ACC" w:rsidP="00965C56" w:rsidRDefault="00603ACC" w14:paraId="3AAC76E2" w14:textId="77777777">
            <w:pPr>
              <w:pStyle w:val="ListParagraph"/>
              <w:numPr>
                <w:ilvl w:val="0"/>
                <w:numId w:val="20"/>
              </w:numPr>
              <w:spacing w:before="120" w:after="120"/>
              <w:contextualSpacing w:val="0"/>
              <w:rPr>
                <w:rFonts w:ascii="Verdana" w:hAnsi="Verdana"/>
              </w:rPr>
            </w:pPr>
            <w:r w:rsidRPr="0043235D">
              <w:rPr>
                <w:rFonts w:ascii="Verdana" w:hAnsi="Verdana"/>
                <w:b/>
                <w:bCs/>
              </w:rPr>
              <w:t xml:space="preserve">Task Notes: </w:t>
            </w:r>
            <w:r w:rsidRPr="0043235D">
              <w:rPr>
                <w:rFonts w:ascii="Verdana" w:hAnsi="Verdana"/>
              </w:rPr>
              <w:t>Document the following:</w:t>
            </w:r>
          </w:p>
          <w:p w:rsidRPr="0043235D" w:rsidR="00603ACC" w:rsidP="00965C56" w:rsidRDefault="00603ACC" w14:paraId="05599652" w14:textId="77777777">
            <w:pPr>
              <w:pStyle w:val="ListParagraph"/>
              <w:numPr>
                <w:ilvl w:val="1"/>
                <w:numId w:val="20"/>
              </w:numPr>
              <w:spacing w:before="120" w:after="120"/>
              <w:contextualSpacing w:val="0"/>
              <w:rPr>
                <w:rFonts w:ascii="Verdana" w:hAnsi="Verdana"/>
              </w:rPr>
            </w:pPr>
            <w:r w:rsidRPr="0043235D">
              <w:rPr>
                <w:rFonts w:ascii="Verdana" w:hAnsi="Verdana"/>
                <w:b/>
              </w:rPr>
              <w:t>EFT005</w:t>
            </w:r>
            <w:r w:rsidRPr="0043235D">
              <w:rPr>
                <w:rFonts w:ascii="Verdana" w:hAnsi="Verdana"/>
              </w:rPr>
              <w:t>, No receipt available confirming One Time E-Check Payment. Please confirm with the beneficiary if One Time E-Check payment was successfully captured.</w:t>
            </w:r>
          </w:p>
          <w:p w:rsidRPr="0043235D" w:rsidR="00603ACC" w:rsidP="00965C56" w:rsidRDefault="00603ACC" w14:paraId="58E86F93" w14:textId="77777777">
            <w:pPr>
              <w:pStyle w:val="ListParagraph"/>
              <w:numPr>
                <w:ilvl w:val="1"/>
                <w:numId w:val="20"/>
              </w:numPr>
              <w:spacing w:before="120" w:after="120"/>
              <w:contextualSpacing w:val="0"/>
              <w:rPr>
                <w:rFonts w:ascii="Verdana" w:hAnsi="Verdana"/>
              </w:rPr>
            </w:pPr>
            <w:r w:rsidRPr="0043235D">
              <w:rPr>
                <w:rFonts w:ascii="Verdana" w:hAnsi="Verdana"/>
              </w:rPr>
              <w:t>Beneficiary’s contact number.</w:t>
            </w:r>
          </w:p>
          <w:p w:rsidRPr="0043235D" w:rsidR="00603ACC" w:rsidP="00965C56" w:rsidRDefault="00603ACC" w14:paraId="680D458C" w14:textId="77777777">
            <w:pPr>
              <w:spacing w:before="120" w:after="120"/>
              <w:rPr>
                <w:rFonts w:ascii="Verdana" w:hAnsi="Verdana"/>
              </w:rPr>
            </w:pPr>
          </w:p>
          <w:p w:rsidRPr="0043235D" w:rsidR="00603ACC" w:rsidP="00965C56" w:rsidRDefault="00603ACC" w14:paraId="60320252" w14:textId="77777777">
            <w:pPr>
              <w:spacing w:before="120" w:after="120"/>
              <w:rPr>
                <w:rFonts w:ascii="Verdana" w:hAnsi="Verdana"/>
              </w:rPr>
            </w:pPr>
            <w:r w:rsidRPr="0043235D">
              <w:rPr>
                <w:rFonts w:ascii="Verdana" w:hAnsi="Verdana"/>
                <w:b/>
              </w:rPr>
              <w:t xml:space="preserve">Note: </w:t>
            </w:r>
            <w:r w:rsidRPr="0043235D">
              <w:rPr>
                <w:rFonts w:ascii="Verdana" w:hAnsi="Verdana"/>
              </w:rPr>
              <w:t>Turn Around Time (TAT) for resolution of this Support Task Type is 30 business days. A plan representative will contact the beneficiary with research results. (Confirm phone number is current).</w:t>
            </w:r>
          </w:p>
        </w:tc>
      </w:tr>
      <w:tr w:rsidRPr="0043235D" w:rsidR="00603ACC" w:rsidTr="00965C56" w14:paraId="307201F5" w14:textId="77777777">
        <w:tc>
          <w:tcPr>
            <w:tcW w:w="215" w:type="pct"/>
          </w:tcPr>
          <w:p w:rsidRPr="0043235D" w:rsidR="00603ACC" w:rsidP="00965C56" w:rsidRDefault="00603ACC" w14:paraId="20360FA7" w14:textId="77777777">
            <w:pPr>
              <w:spacing w:before="120" w:after="120"/>
              <w:jc w:val="center"/>
              <w:rPr>
                <w:rFonts w:ascii="Verdana" w:hAnsi="Verdana"/>
                <w:b/>
                <w:bCs/>
                <w:color w:val="000000"/>
              </w:rPr>
            </w:pPr>
            <w:r w:rsidRPr="0043235D">
              <w:rPr>
                <w:rFonts w:ascii="Verdana" w:hAnsi="Verdana"/>
                <w:b/>
                <w:bCs/>
                <w:color w:val="000000" w:themeColor="text1"/>
              </w:rPr>
              <w:t>10</w:t>
            </w:r>
          </w:p>
        </w:tc>
        <w:tc>
          <w:tcPr>
            <w:tcW w:w="1109" w:type="pct"/>
          </w:tcPr>
          <w:p w:rsidRPr="0043235D" w:rsidR="00603ACC" w:rsidP="00965C56" w:rsidRDefault="00603ACC" w14:paraId="55033DA1" w14:textId="77777777">
            <w:pPr>
              <w:spacing w:before="120" w:after="120"/>
              <w:rPr>
                <w:rFonts w:ascii="Verdana" w:hAnsi="Verdana"/>
                <w:bCs/>
                <w:color w:val="000000"/>
              </w:rPr>
            </w:pPr>
            <w:r w:rsidRPr="0043235D">
              <w:rPr>
                <w:rFonts w:ascii="Verdana" w:hAnsi="Verdana"/>
                <w:bCs/>
                <w:color w:val="000000"/>
              </w:rPr>
              <w:t>What is the difference between One-Time Credit Card and E-Check payments?</w:t>
            </w:r>
          </w:p>
        </w:tc>
        <w:tc>
          <w:tcPr>
            <w:tcW w:w="3676" w:type="pct"/>
            <w:gridSpan w:val="2"/>
          </w:tcPr>
          <w:p w:rsidRPr="0043235D" w:rsidR="00603ACC" w:rsidP="00965C56" w:rsidRDefault="00603ACC" w14:paraId="786019A9" w14:textId="77777777">
            <w:pPr>
              <w:spacing w:before="120" w:after="120"/>
              <w:rPr>
                <w:rFonts w:ascii="Verdana" w:hAnsi="Verdana"/>
              </w:rPr>
            </w:pPr>
            <w:r w:rsidRPr="0043235D">
              <w:rPr>
                <w:rFonts w:ascii="Verdana" w:hAnsi="Verdana"/>
              </w:rPr>
              <w:t>Credit card payments are live transactions with the card issuer and provide instant Approval or Decline.</w:t>
            </w:r>
          </w:p>
          <w:p w:rsidRPr="0043235D" w:rsidR="00603ACC" w:rsidP="00965C56" w:rsidRDefault="00603ACC" w14:paraId="19C54FE0" w14:textId="77777777">
            <w:pPr>
              <w:spacing w:before="120" w:after="120"/>
              <w:rPr>
                <w:rFonts w:ascii="Verdana" w:hAnsi="Verdana"/>
              </w:rPr>
            </w:pPr>
          </w:p>
          <w:p w:rsidRPr="0043235D" w:rsidR="00603ACC" w:rsidP="00965C56" w:rsidRDefault="00603ACC" w14:paraId="4195F202" w14:textId="77777777">
            <w:pPr>
              <w:spacing w:before="120" w:after="120"/>
              <w:rPr>
                <w:rFonts w:ascii="Verdana" w:hAnsi="Verdana"/>
              </w:rPr>
            </w:pPr>
            <w:r w:rsidRPr="0043235D">
              <w:rPr>
                <w:rFonts w:ascii="Verdana" w:hAnsi="Verdana"/>
              </w:rPr>
              <w:t xml:space="preserve">E-Check payments are </w:t>
            </w:r>
            <w:r w:rsidRPr="0043235D">
              <w:rPr>
                <w:rFonts w:ascii="Verdana" w:hAnsi="Verdana"/>
                <w:b/>
              </w:rPr>
              <w:t>not</w:t>
            </w:r>
            <w:r w:rsidRPr="0043235D">
              <w:rPr>
                <w:rFonts w:ascii="Verdana" w:hAnsi="Verdana"/>
              </w:rPr>
              <w:t xml:space="preserve"> live transactions with the financial institution. The Approval provided with an E-Check submission confirms the information has been successfully captured to be sent to the financial institution for processing within the next 72 hours.</w:t>
            </w:r>
          </w:p>
        </w:tc>
      </w:tr>
      <w:tr w:rsidRPr="0043235D" w:rsidR="00603ACC" w:rsidTr="00965C56" w14:paraId="2E86D2B8" w14:textId="77777777">
        <w:tc>
          <w:tcPr>
            <w:tcW w:w="215"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20C1D592" w14:textId="77777777">
            <w:pPr>
              <w:spacing w:before="120" w:after="120"/>
              <w:jc w:val="center"/>
              <w:rPr>
                <w:rFonts w:ascii="Verdana" w:hAnsi="Verdana"/>
                <w:b/>
                <w:bCs/>
                <w:color w:val="000000"/>
              </w:rPr>
            </w:pPr>
            <w:r w:rsidRPr="0043235D">
              <w:rPr>
                <w:rFonts w:ascii="Verdana" w:hAnsi="Verdana"/>
                <w:b/>
                <w:bCs/>
                <w:color w:val="000000" w:themeColor="text1"/>
              </w:rPr>
              <w:t>11</w:t>
            </w:r>
          </w:p>
        </w:tc>
        <w:tc>
          <w:tcPr>
            <w:tcW w:w="1109"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472AF30B" w14:textId="77777777">
            <w:pPr>
              <w:spacing w:before="120" w:after="120"/>
              <w:rPr>
                <w:rFonts w:ascii="Verdana" w:hAnsi="Verdana"/>
                <w:bCs/>
                <w:color w:val="000000"/>
              </w:rPr>
            </w:pPr>
            <w:r w:rsidRPr="0043235D">
              <w:rPr>
                <w:rFonts w:ascii="Verdana" w:hAnsi="Verdana"/>
              </w:rPr>
              <w:t>How do I verify EFT is Active for a beneficiary?</w:t>
            </w:r>
          </w:p>
        </w:tc>
        <w:tc>
          <w:tcPr>
            <w:tcW w:w="3676" w:type="pct"/>
            <w:gridSpan w:val="2"/>
            <w:tcBorders>
              <w:top w:val="single" w:color="auto" w:sz="4" w:space="0"/>
              <w:left w:val="single" w:color="auto" w:sz="4" w:space="0"/>
              <w:bottom w:val="single" w:color="auto" w:sz="4" w:space="0"/>
              <w:right w:val="single" w:color="auto" w:sz="4" w:space="0"/>
            </w:tcBorders>
          </w:tcPr>
          <w:p w:rsidRPr="0043235D" w:rsidR="00603ACC" w:rsidP="00965C56" w:rsidRDefault="00603ACC" w14:paraId="55BABEE4" w14:textId="77777777">
            <w:pPr>
              <w:pStyle w:val="ListParagraph"/>
              <w:spacing w:before="120" w:after="120"/>
              <w:ind w:left="0"/>
              <w:contextualSpacing w:val="0"/>
              <w:rPr>
                <w:rFonts w:ascii="Verdana" w:hAnsi="Verdana"/>
              </w:rPr>
            </w:pPr>
            <w:r w:rsidRPr="0043235D">
              <w:rPr>
                <w:rFonts w:ascii="Verdana" w:hAnsi="Verdana"/>
              </w:rPr>
              <w:t xml:space="preserve">CCRs should always </w:t>
            </w:r>
            <w:r w:rsidRPr="0043235D">
              <w:rPr>
                <w:rFonts w:ascii="Verdana" w:hAnsi="Verdana"/>
                <w:b/>
                <w:bCs/>
              </w:rPr>
              <w:t>Verify</w:t>
            </w:r>
            <w:r w:rsidRPr="0043235D">
              <w:rPr>
                <w:rFonts w:ascii="Verdana" w:hAnsi="Verdana"/>
              </w:rPr>
              <w:t xml:space="preserve"> Automatic Payment </w:t>
            </w:r>
            <w:r w:rsidRPr="0043235D">
              <w:rPr>
                <w:rFonts w:ascii="Verdana" w:hAnsi="Verdana"/>
                <w:b/>
                <w:bCs/>
              </w:rPr>
              <w:t>SSO</w:t>
            </w:r>
            <w:r w:rsidRPr="0043235D">
              <w:rPr>
                <w:rFonts w:ascii="Verdana" w:hAnsi="Verdana"/>
              </w:rPr>
              <w:t xml:space="preserve"> status regardless of stock ID INV/EFT/RCD. Beneficiaries who added autopay on the IVR, online, or with a previous Rep may want confirmation it was successful or assistance turning it off. In these situations, the stock ID may not yet reflect autopay.</w:t>
            </w:r>
          </w:p>
          <w:p w:rsidRPr="0043235D" w:rsidR="00603ACC" w:rsidP="00965C56" w:rsidRDefault="00603ACC" w14:paraId="783A1F1F" w14:textId="77777777">
            <w:pPr>
              <w:pStyle w:val="ListParagraph"/>
              <w:spacing w:before="120" w:after="120"/>
              <w:ind w:left="0"/>
              <w:contextualSpacing w:val="0"/>
              <w:rPr>
                <w:rFonts w:ascii="Verdana" w:hAnsi="Verdana"/>
              </w:rPr>
            </w:pPr>
          </w:p>
          <w:p w:rsidRPr="0043235D" w:rsidR="00603ACC" w:rsidP="00965C56" w:rsidRDefault="00603ACC" w14:paraId="68C8D07C" w14:textId="77777777">
            <w:pPr>
              <w:pStyle w:val="ListParagraph"/>
              <w:numPr>
                <w:ilvl w:val="0"/>
                <w:numId w:val="20"/>
              </w:numPr>
              <w:spacing w:before="120" w:after="120"/>
              <w:contextualSpacing w:val="0"/>
              <w:rPr>
                <w:rFonts w:ascii="Verdana" w:hAnsi="Verdana"/>
              </w:rPr>
            </w:pPr>
            <w:r w:rsidRPr="0043235D">
              <w:rPr>
                <w:rFonts w:ascii="Verdana" w:hAnsi="Verdana"/>
              </w:rPr>
              <w:t xml:space="preserve">Click the </w:t>
            </w:r>
            <w:r w:rsidRPr="0043235D">
              <w:rPr>
                <w:rFonts w:ascii="Verdana" w:hAnsi="Verdana"/>
                <w:b/>
                <w:bCs/>
              </w:rPr>
              <w:t>Automatic Payment</w:t>
            </w:r>
            <w:r w:rsidRPr="0043235D">
              <w:rPr>
                <w:rFonts w:ascii="Verdana" w:hAnsi="Verdana"/>
              </w:rPr>
              <w:t xml:space="preserve"> button and verify the </w:t>
            </w:r>
            <w:r w:rsidRPr="0043235D">
              <w:rPr>
                <w:rFonts w:ascii="Verdana" w:hAnsi="Verdana"/>
                <w:b/>
                <w:bCs/>
              </w:rPr>
              <w:t>status</w:t>
            </w:r>
            <w:r w:rsidRPr="0043235D">
              <w:rPr>
                <w:rFonts w:ascii="Verdana" w:hAnsi="Verdana"/>
              </w:rPr>
              <w:t xml:space="preserve"> is “Active” </w:t>
            </w:r>
            <w:r w:rsidRPr="0043235D">
              <w:rPr>
                <w:rFonts w:ascii="Verdana" w:hAnsi="Verdana"/>
                <w:b/>
                <w:bCs/>
              </w:rPr>
              <w:t>and</w:t>
            </w:r>
            <w:r w:rsidRPr="0043235D">
              <w:rPr>
                <w:rFonts w:ascii="Verdana" w:hAnsi="Verdana"/>
              </w:rPr>
              <w:t xml:space="preserve"> the </w:t>
            </w:r>
            <w:r w:rsidRPr="0043235D">
              <w:rPr>
                <w:rFonts w:ascii="Verdana" w:hAnsi="Verdana"/>
                <w:b/>
                <w:bCs/>
              </w:rPr>
              <w:t>Automatic Payments</w:t>
            </w:r>
            <w:r w:rsidRPr="0043235D">
              <w:rPr>
                <w:rFonts w:ascii="Verdana" w:hAnsi="Verdana"/>
              </w:rPr>
              <w:t xml:space="preserve"> radio button is selected. </w:t>
            </w:r>
          </w:p>
          <w:p w:rsidRPr="0043235D" w:rsidR="00603ACC" w:rsidP="00965C56" w:rsidRDefault="00603ACC" w14:paraId="7AF3185C" w14:textId="77777777">
            <w:pPr>
              <w:pStyle w:val="ListParagraph"/>
              <w:numPr>
                <w:ilvl w:val="1"/>
                <w:numId w:val="20"/>
              </w:numPr>
              <w:spacing w:before="120" w:after="120"/>
              <w:contextualSpacing w:val="0"/>
              <w:rPr>
                <w:rFonts w:ascii="Verdana" w:hAnsi="Verdana"/>
              </w:rPr>
            </w:pPr>
            <w:r w:rsidRPr="0043235D">
              <w:rPr>
                <w:rFonts w:ascii="Verdana" w:hAnsi="Verdana"/>
              </w:rPr>
              <w:t xml:space="preserve">These </w:t>
            </w:r>
            <w:proofErr w:type="gramStart"/>
            <w:r w:rsidRPr="0043235D">
              <w:rPr>
                <w:rFonts w:ascii="Verdana" w:hAnsi="Verdana"/>
                <w:b/>
                <w:bCs/>
              </w:rPr>
              <w:t>both</w:t>
            </w:r>
            <w:r w:rsidRPr="0043235D">
              <w:rPr>
                <w:rFonts w:ascii="Verdana" w:hAnsi="Verdana"/>
              </w:rPr>
              <w:t xml:space="preserve"> must be</w:t>
            </w:r>
            <w:proofErr w:type="gramEnd"/>
            <w:r w:rsidRPr="0043235D">
              <w:rPr>
                <w:rFonts w:ascii="Verdana" w:hAnsi="Verdana"/>
              </w:rPr>
              <w:t xml:space="preserve"> true.</w:t>
            </w:r>
          </w:p>
          <w:p w:rsidRPr="0043235D" w:rsidR="00603ACC" w:rsidP="00965C56" w:rsidRDefault="00603ACC" w14:paraId="5AFA702A" w14:textId="77777777">
            <w:pPr>
              <w:pStyle w:val="ListParagraph"/>
              <w:numPr>
                <w:ilvl w:val="0"/>
                <w:numId w:val="20"/>
              </w:numPr>
              <w:spacing w:before="120" w:after="120"/>
              <w:contextualSpacing w:val="0"/>
              <w:rPr>
                <w:rFonts w:ascii="Verdana" w:hAnsi="Verdana"/>
              </w:rPr>
            </w:pPr>
            <w:r w:rsidRPr="0043235D">
              <w:rPr>
                <w:rFonts w:ascii="Verdana" w:hAnsi="Verdana"/>
                <w:b/>
                <w:bCs/>
              </w:rPr>
              <w:t>Close</w:t>
            </w:r>
            <w:r w:rsidRPr="0043235D">
              <w:rPr>
                <w:rFonts w:ascii="Verdana" w:hAnsi="Verdana"/>
              </w:rPr>
              <w:t xml:space="preserve"> pop-up screen if no changes are needed, and EFT is active.</w:t>
            </w:r>
          </w:p>
          <w:p w:rsidRPr="0043235D" w:rsidR="00603ACC" w:rsidP="00965C56" w:rsidRDefault="00603ACC" w14:paraId="54ADE714" w14:textId="77777777">
            <w:pPr>
              <w:pStyle w:val="ListParagraph"/>
              <w:numPr>
                <w:ilvl w:val="0"/>
                <w:numId w:val="20"/>
              </w:numPr>
              <w:spacing w:before="120" w:after="120"/>
              <w:contextualSpacing w:val="0"/>
              <w:rPr>
                <w:rFonts w:ascii="Verdana" w:hAnsi="Verdana"/>
              </w:rPr>
            </w:pPr>
            <w:r w:rsidRPr="0043235D">
              <w:rPr>
                <w:rFonts w:ascii="Verdana" w:hAnsi="Verdana"/>
              </w:rPr>
              <w:t xml:space="preserve">Select </w:t>
            </w:r>
            <w:r w:rsidRPr="0043235D">
              <w:rPr>
                <w:rFonts w:ascii="Verdana" w:hAnsi="Verdana"/>
                <w:b/>
                <w:bCs/>
              </w:rPr>
              <w:t>Active</w:t>
            </w:r>
            <w:r w:rsidRPr="0043235D">
              <w:rPr>
                <w:rFonts w:ascii="Verdana" w:hAnsi="Verdana"/>
              </w:rPr>
              <w:t xml:space="preserve"> Status, select </w:t>
            </w:r>
            <w:r w:rsidRPr="0043235D">
              <w:rPr>
                <w:rFonts w:ascii="Verdana" w:hAnsi="Verdana"/>
                <w:b/>
                <w:bCs/>
              </w:rPr>
              <w:t>Automatic Payments</w:t>
            </w:r>
            <w:r w:rsidRPr="0043235D">
              <w:rPr>
                <w:rFonts w:ascii="Verdana" w:hAnsi="Verdana"/>
              </w:rPr>
              <w:t xml:space="preserve"> radio button and click </w:t>
            </w:r>
            <w:r w:rsidRPr="0043235D">
              <w:rPr>
                <w:rFonts w:ascii="Verdana" w:hAnsi="Verdana"/>
                <w:b/>
                <w:bCs/>
              </w:rPr>
              <w:t>Save</w:t>
            </w:r>
            <w:r w:rsidRPr="0043235D">
              <w:rPr>
                <w:rFonts w:ascii="Verdana" w:hAnsi="Verdana"/>
              </w:rPr>
              <w:t xml:space="preserve"> if SSO doesn’t match stock.</w:t>
            </w:r>
          </w:p>
        </w:tc>
      </w:tr>
      <w:tr w:rsidRPr="0043235D" w:rsidR="00603ACC" w:rsidTr="00965C56" w14:paraId="5D2D3CD1" w14:textId="77777777">
        <w:tc>
          <w:tcPr>
            <w:tcW w:w="215"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054E9844" w14:textId="77777777">
            <w:pPr>
              <w:spacing w:before="120" w:after="120"/>
              <w:jc w:val="center"/>
              <w:rPr>
                <w:rFonts w:ascii="Verdana" w:hAnsi="Verdana"/>
                <w:b/>
                <w:bCs/>
                <w:color w:val="000000"/>
              </w:rPr>
            </w:pPr>
            <w:r w:rsidRPr="0043235D">
              <w:rPr>
                <w:rFonts w:ascii="Verdana" w:hAnsi="Verdana"/>
                <w:b/>
                <w:bCs/>
                <w:color w:val="000000" w:themeColor="text1"/>
              </w:rPr>
              <w:t>12</w:t>
            </w:r>
          </w:p>
        </w:tc>
        <w:tc>
          <w:tcPr>
            <w:tcW w:w="1109"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33341DC1" w14:textId="77777777">
            <w:pPr>
              <w:spacing w:before="120" w:after="120"/>
              <w:rPr>
                <w:rFonts w:ascii="Verdana" w:hAnsi="Verdana"/>
                <w:bCs/>
                <w:color w:val="000000"/>
              </w:rPr>
            </w:pPr>
            <w:r w:rsidRPr="0043235D">
              <w:rPr>
                <w:rFonts w:ascii="Verdana" w:hAnsi="Verdana"/>
                <w:bCs/>
                <w:color w:val="000000"/>
              </w:rPr>
              <w:t>How do I know what day my Bank Account will automatically (EFT) draft this month?</w:t>
            </w:r>
          </w:p>
        </w:tc>
        <w:tc>
          <w:tcPr>
            <w:tcW w:w="3676" w:type="pct"/>
            <w:gridSpan w:val="2"/>
            <w:tcBorders>
              <w:top w:val="single" w:color="auto" w:sz="4" w:space="0"/>
              <w:left w:val="single" w:color="auto" w:sz="4" w:space="0"/>
              <w:bottom w:val="single" w:color="auto" w:sz="4" w:space="0"/>
              <w:right w:val="single" w:color="auto" w:sz="4" w:space="0"/>
            </w:tcBorders>
          </w:tcPr>
          <w:p w:rsidRPr="0043235D" w:rsidR="00603ACC" w:rsidP="00965C56" w:rsidRDefault="00603ACC" w14:paraId="71663FAA" w14:textId="77777777">
            <w:pPr>
              <w:spacing w:before="120" w:after="120"/>
              <w:rPr>
                <w:rFonts w:ascii="Verdana" w:hAnsi="Verdana"/>
              </w:rPr>
            </w:pPr>
            <w:r w:rsidRPr="0043235D">
              <w:rPr>
                <w:rFonts w:ascii="Verdana" w:hAnsi="Verdana"/>
              </w:rPr>
              <w:t xml:space="preserve">The Bank Account set up for auto payments will draft between the </w:t>
            </w:r>
            <w:r w:rsidRPr="0043235D">
              <w:rPr>
                <w:rFonts w:ascii="Verdana" w:hAnsi="Verdana"/>
                <w:b/>
              </w:rPr>
              <w:t xml:space="preserve">8th &amp; 10th </w:t>
            </w:r>
            <w:r w:rsidRPr="0043235D">
              <w:rPr>
                <w:rFonts w:ascii="Verdana" w:hAnsi="Verdana"/>
              </w:rPr>
              <w:t>of each month for the balance due on the account as of that month’s billing.</w:t>
            </w:r>
          </w:p>
          <w:p w:rsidRPr="0043235D" w:rsidR="00603ACC" w:rsidP="00965C56" w:rsidRDefault="00603ACC" w14:paraId="7AA552B1" w14:textId="77777777">
            <w:pPr>
              <w:spacing w:before="120" w:after="120"/>
              <w:rPr>
                <w:rFonts w:ascii="Verdana" w:hAnsi="Verdana"/>
              </w:rPr>
            </w:pPr>
          </w:p>
          <w:p w:rsidRPr="0043235D" w:rsidR="00603ACC" w:rsidP="00965C56" w:rsidRDefault="00603ACC" w14:paraId="33624CE8" w14:textId="77777777">
            <w:pPr>
              <w:spacing w:before="120" w:after="120"/>
              <w:rPr>
                <w:rFonts w:ascii="Verdana" w:hAnsi="Verdana"/>
              </w:rPr>
            </w:pPr>
            <w:r w:rsidRPr="0043235D">
              <w:rPr>
                <w:rFonts w:ascii="Verdana" w:hAnsi="Verdana"/>
                <w:b/>
              </w:rPr>
              <w:t>Note</w:t>
            </w:r>
            <w:r w:rsidRPr="0043235D">
              <w:rPr>
                <w:rFonts w:ascii="Verdana" w:hAnsi="Verdana"/>
                <w:b/>
                <w:bCs/>
              </w:rPr>
              <w:t xml:space="preserve">: </w:t>
            </w:r>
            <w:r w:rsidRPr="0043235D">
              <w:rPr>
                <w:rFonts w:ascii="Verdana" w:hAnsi="Verdana"/>
              </w:rPr>
              <w:t xml:space="preserve">Payments can take up to 3 calendar days to be visible in </w:t>
            </w:r>
            <w:r w:rsidRPr="0043235D">
              <w:rPr>
                <w:rFonts w:ascii="Verdana" w:hAnsi="Verdana"/>
                <w:b/>
                <w:bCs/>
              </w:rPr>
              <w:t>Compass</w:t>
            </w:r>
            <w:r w:rsidRPr="0043235D">
              <w:rPr>
                <w:rFonts w:ascii="Verdana" w:hAnsi="Verdana"/>
              </w:rPr>
              <w:t>.</w:t>
            </w:r>
          </w:p>
        </w:tc>
      </w:tr>
      <w:tr w:rsidRPr="0043235D" w:rsidR="00603ACC" w:rsidTr="00965C56" w14:paraId="397CEAD6" w14:textId="77777777">
        <w:tc>
          <w:tcPr>
            <w:tcW w:w="215" w:type="pct"/>
          </w:tcPr>
          <w:p w:rsidRPr="0043235D" w:rsidR="00603ACC" w:rsidP="00965C56" w:rsidRDefault="00603ACC" w14:paraId="2B830448" w14:textId="77777777">
            <w:pPr>
              <w:spacing w:before="120" w:after="120"/>
              <w:jc w:val="center"/>
              <w:rPr>
                <w:rFonts w:ascii="Verdana" w:hAnsi="Verdana"/>
                <w:b/>
                <w:bCs/>
              </w:rPr>
            </w:pPr>
            <w:r w:rsidRPr="0043235D">
              <w:rPr>
                <w:rFonts w:ascii="Verdana" w:hAnsi="Verdana"/>
                <w:b/>
                <w:bCs/>
              </w:rPr>
              <w:t>13</w:t>
            </w:r>
          </w:p>
        </w:tc>
        <w:tc>
          <w:tcPr>
            <w:tcW w:w="1109" w:type="pct"/>
          </w:tcPr>
          <w:p w:rsidRPr="0043235D" w:rsidR="00603ACC" w:rsidP="00965C56" w:rsidRDefault="00603ACC" w14:paraId="5C47F647" w14:textId="77777777">
            <w:pPr>
              <w:spacing w:before="120" w:after="120"/>
              <w:rPr>
                <w:rFonts w:ascii="Verdana" w:hAnsi="Verdana"/>
              </w:rPr>
            </w:pPr>
            <w:r w:rsidRPr="0043235D">
              <w:rPr>
                <w:rFonts w:ascii="Verdana" w:hAnsi="Verdana"/>
              </w:rPr>
              <w:t>I want to be sure my premium is paid. Can I pay now, even though I have automatic payments (RCD or EFT) set up?</w:t>
            </w:r>
          </w:p>
        </w:tc>
        <w:tc>
          <w:tcPr>
            <w:tcW w:w="3676" w:type="pct"/>
            <w:gridSpan w:val="2"/>
          </w:tcPr>
          <w:p w:rsidRPr="0043235D" w:rsidR="00603ACC" w:rsidP="00965C56" w:rsidRDefault="00603ACC" w14:paraId="4FBFDD81" w14:textId="77777777">
            <w:pPr>
              <w:autoSpaceDE w:val="0"/>
              <w:autoSpaceDN w:val="0"/>
              <w:adjustRightInd w:val="0"/>
              <w:spacing w:before="120" w:after="120"/>
              <w:rPr>
                <w:rFonts w:ascii="Verdana" w:hAnsi="Verdana"/>
              </w:rPr>
            </w:pPr>
            <w:r w:rsidRPr="0043235D">
              <w:rPr>
                <w:rFonts w:ascii="Verdana" w:hAnsi="Verdana"/>
              </w:rPr>
              <w:t xml:space="preserve">If the beneficiary is enrolling/enrolled in automatic payments (RCD or EFT), but asks to make a One-Time payment, inform the caller that a payment made after the 1st of the month </w:t>
            </w:r>
            <w:r w:rsidRPr="0043235D">
              <w:rPr>
                <w:rFonts w:ascii="Verdana" w:hAnsi="Verdana"/>
                <w:b/>
              </w:rPr>
              <w:t>may not</w:t>
            </w:r>
            <w:r w:rsidRPr="0043235D">
              <w:rPr>
                <w:rFonts w:ascii="Verdana" w:hAnsi="Verdana"/>
              </w:rPr>
              <w:t xml:space="preserve"> prevent or alter the automatic payment for the current month. A manual payment may lead to multiple payments processing. (The payments are scheduled ahead of the draft date, using data already posted in the billing system.)</w:t>
            </w:r>
          </w:p>
          <w:p w:rsidRPr="0043235D" w:rsidR="00603ACC" w:rsidP="00965C56" w:rsidRDefault="00603ACC" w14:paraId="0EA1844B" w14:textId="77777777">
            <w:pPr>
              <w:autoSpaceDE w:val="0"/>
              <w:autoSpaceDN w:val="0"/>
              <w:adjustRightInd w:val="0"/>
              <w:spacing w:before="120" w:after="120"/>
              <w:rPr>
                <w:rFonts w:ascii="Verdana" w:hAnsi="Verdana"/>
              </w:rPr>
            </w:pPr>
          </w:p>
          <w:p w:rsidRPr="0043235D" w:rsidR="00603ACC" w:rsidP="00965C56" w:rsidRDefault="00603ACC" w14:paraId="655CF055" w14:textId="77777777">
            <w:pPr>
              <w:autoSpaceDE w:val="0"/>
              <w:autoSpaceDN w:val="0"/>
              <w:adjustRightInd w:val="0"/>
              <w:spacing w:before="120" w:after="120"/>
              <w:rPr>
                <w:rFonts w:ascii="Verdana" w:hAnsi="Verdana"/>
              </w:rPr>
            </w:pPr>
            <w:r w:rsidRPr="0043235D">
              <w:rPr>
                <w:rFonts w:ascii="Verdana" w:hAnsi="Verdana" w:cs="Arial"/>
                <w:noProof/>
                <w:color w:val="000000"/>
              </w:rPr>
              <w:drawing>
                <wp:inline distT="0" distB="0" distL="0" distR="0" wp14:anchorId="4187A03D" wp14:editId="0B1B0EF1">
                  <wp:extent cx="238125" cy="2095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rPr>
              <w:t>EFTs activated between the 1st and 5th of the month may be charged in the current month if there is a balance on the account at the beginning of the month.</w:t>
            </w:r>
          </w:p>
        </w:tc>
      </w:tr>
      <w:tr w:rsidRPr="0043235D" w:rsidR="00603ACC" w:rsidTr="00965C56" w14:paraId="3A02D770" w14:textId="77777777">
        <w:tc>
          <w:tcPr>
            <w:tcW w:w="215"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0849D42F" w14:textId="77777777">
            <w:pPr>
              <w:spacing w:before="120" w:after="120"/>
              <w:jc w:val="center"/>
              <w:rPr>
                <w:rFonts w:ascii="Verdana" w:hAnsi="Verdana"/>
                <w:b/>
                <w:bCs/>
              </w:rPr>
            </w:pPr>
            <w:r w:rsidRPr="0043235D">
              <w:rPr>
                <w:rFonts w:ascii="Verdana" w:hAnsi="Verdana"/>
                <w:b/>
                <w:bCs/>
              </w:rPr>
              <w:t>14</w:t>
            </w:r>
          </w:p>
        </w:tc>
        <w:tc>
          <w:tcPr>
            <w:tcW w:w="1109"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135DCAA5" w14:textId="77777777">
            <w:pPr>
              <w:spacing w:before="120" w:after="120"/>
              <w:rPr>
                <w:rFonts w:ascii="Verdana" w:hAnsi="Verdana"/>
              </w:rPr>
            </w:pPr>
            <w:r w:rsidRPr="0043235D">
              <w:rPr>
                <w:rFonts w:ascii="Verdana" w:hAnsi="Verdana"/>
              </w:rPr>
              <w:t xml:space="preserve">Where do users update changed banking information? </w:t>
            </w:r>
          </w:p>
        </w:tc>
        <w:tc>
          <w:tcPr>
            <w:tcW w:w="3676" w:type="pct"/>
            <w:gridSpan w:val="2"/>
            <w:tcBorders>
              <w:top w:val="single" w:color="auto" w:sz="4" w:space="0"/>
              <w:left w:val="single" w:color="auto" w:sz="4" w:space="0"/>
              <w:bottom w:val="single" w:color="auto" w:sz="4" w:space="0"/>
              <w:right w:val="single" w:color="auto" w:sz="4" w:space="0"/>
            </w:tcBorders>
          </w:tcPr>
          <w:p w:rsidRPr="0043235D" w:rsidR="00603ACC" w:rsidP="00965C56" w:rsidRDefault="00603ACC" w14:paraId="1033DEEE" w14:textId="77777777">
            <w:pPr>
              <w:autoSpaceDE w:val="0"/>
              <w:autoSpaceDN w:val="0"/>
              <w:adjustRightInd w:val="0"/>
              <w:spacing w:before="120" w:after="120"/>
              <w:rPr>
                <w:rFonts w:ascii="Verdana" w:hAnsi="Verdana"/>
              </w:rPr>
            </w:pPr>
            <w:r w:rsidRPr="0043235D">
              <w:rPr>
                <w:rFonts w:ascii="Verdana" w:hAnsi="Verdana"/>
              </w:rPr>
              <w:t>When a beneficiary calls to update bank payment information, the PREMIUM BILLING SPECIALIZED CARE TEAM must clarify first whether the beneficiary wants to update Premium Billing payment information or Mail Service payment information.</w:t>
            </w:r>
          </w:p>
          <w:p w:rsidRPr="0043235D" w:rsidR="00603ACC" w:rsidP="00965C56" w:rsidRDefault="00603ACC" w14:paraId="30FC12C6" w14:textId="77777777">
            <w:pPr>
              <w:autoSpaceDE w:val="0"/>
              <w:autoSpaceDN w:val="0"/>
              <w:adjustRightInd w:val="0"/>
              <w:spacing w:before="120" w:after="120"/>
              <w:rPr>
                <w:rFonts w:ascii="Verdana" w:hAnsi="Verdana"/>
              </w:rPr>
            </w:pPr>
          </w:p>
          <w:p w:rsidRPr="0043235D" w:rsidR="00603ACC" w:rsidP="00965C56" w:rsidRDefault="00603ACC" w14:paraId="51690641" w14:textId="77777777">
            <w:pPr>
              <w:autoSpaceDE w:val="0"/>
              <w:autoSpaceDN w:val="0"/>
              <w:adjustRightInd w:val="0"/>
              <w:spacing w:before="120" w:after="120"/>
              <w:rPr>
                <w:rFonts w:ascii="Verdana" w:hAnsi="Verdana"/>
              </w:rPr>
            </w:pPr>
            <w:r w:rsidRPr="0043235D">
              <w:rPr>
                <w:rFonts w:ascii="Verdana" w:hAnsi="Verdana" w:cs="Arial"/>
                <w:noProof/>
                <w:color w:val="000000"/>
              </w:rPr>
              <w:drawing>
                <wp:inline distT="0" distB="0" distL="0" distR="0" wp14:anchorId="2818F1AB" wp14:editId="5FFBF6D9">
                  <wp:extent cx="238125" cy="20955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rPr>
              <w:t xml:space="preserve">For Premium Payments, the banking information is updated in the Credit Card Single-Sign-On (SSO) system. Refer to the </w:t>
            </w:r>
            <w:hyperlink w:history="1" w:anchor="_Updating_Automatic_Credit">
              <w:r w:rsidRPr="0043235D">
                <w:rPr>
                  <w:rStyle w:val="Hyperlink"/>
                  <w:rFonts w:ascii="Verdana" w:hAnsi="Verdana" w:eastAsiaTheme="minorHAnsi"/>
                </w:rPr>
                <w:t>Updating Automatic EFT Premium Payment Information</w:t>
              </w:r>
            </w:hyperlink>
            <w:r w:rsidRPr="0043235D">
              <w:rPr>
                <w:rFonts w:ascii="Verdana" w:hAnsi="Verdana"/>
              </w:rPr>
              <w:t xml:space="preserve"> section in this Work Instruction.</w:t>
            </w:r>
          </w:p>
          <w:p w:rsidRPr="0043235D" w:rsidR="00603ACC" w:rsidP="00965C56" w:rsidRDefault="00603ACC" w14:paraId="4521BAAA" w14:textId="77777777">
            <w:pPr>
              <w:pStyle w:val="ListParagraph"/>
              <w:numPr>
                <w:ilvl w:val="0"/>
                <w:numId w:val="20"/>
              </w:numPr>
              <w:spacing w:before="120" w:after="120"/>
              <w:contextualSpacing w:val="0"/>
              <w:rPr>
                <w:rFonts w:ascii="Verdana" w:hAnsi="Verdana"/>
              </w:rPr>
            </w:pPr>
            <w:r w:rsidRPr="0043235D">
              <w:rPr>
                <w:rFonts w:ascii="Verdana" w:hAnsi="Verdana"/>
              </w:rPr>
              <w:t xml:space="preserve">For Mail Service Payments, the banking information is updated in Compass. </w:t>
            </w:r>
            <w:r w:rsidRPr="00127C4A">
              <w:rPr>
                <w:rStyle w:val="Hyperlink"/>
                <w:rFonts w:ascii="Verdana" w:hAnsi="Verdana" w:eastAsiaTheme="minorHAnsi"/>
                <w:color w:val="auto"/>
                <w:u w:val="none"/>
              </w:rPr>
              <w:t>Refer to the</w:t>
            </w:r>
            <w:r w:rsidRPr="0043235D">
              <w:rPr>
                <w:rStyle w:val="Hyperlink"/>
                <w:rFonts w:ascii="Verdana" w:hAnsi="Verdana" w:eastAsiaTheme="minorHAnsi"/>
                <w:color w:val="auto"/>
              </w:rPr>
              <w:t xml:space="preserve"> </w:t>
            </w:r>
            <w:hyperlink w:history="1" w:anchor="!/view?docid=5a1a67eb-a7b1-4ae5-bcfe-e986bbe4aa3d" r:id="rId112">
              <w:r w:rsidRPr="00127C4A">
                <w:rPr>
                  <w:rStyle w:val="Hyperlink"/>
                  <w:rFonts w:ascii="Verdana" w:hAnsi="Verdana" w:eastAsiaTheme="minorHAnsi"/>
                  <w:shd w:val="clear" w:color="auto" w:fill="FFFFFF"/>
                </w:rPr>
                <w:t xml:space="preserve">Compass - Add, Edit, and Delete Mail Order Payment Methods (Credit Card &amp; </w:t>
              </w:r>
              <w:proofErr w:type="spellStart"/>
              <w:r w:rsidRPr="00127C4A">
                <w:rPr>
                  <w:rStyle w:val="Hyperlink"/>
                  <w:rFonts w:ascii="Verdana" w:hAnsi="Verdana" w:eastAsiaTheme="minorHAnsi"/>
                  <w:shd w:val="clear" w:color="auto" w:fill="FFFFFF"/>
                </w:rPr>
                <w:t>eCheck</w:t>
              </w:r>
              <w:proofErr w:type="spellEnd"/>
              <w:r w:rsidRPr="00127C4A">
                <w:rPr>
                  <w:rStyle w:val="Hyperlink"/>
                  <w:rFonts w:ascii="Verdana" w:hAnsi="Verdana" w:eastAsiaTheme="minorHAnsi"/>
                  <w:shd w:val="clear" w:color="auto" w:fill="FFFFFF"/>
                </w:rPr>
                <w:t>)</w:t>
              </w:r>
              <w:r w:rsidRPr="00127C4A">
                <w:rPr>
                  <w:rStyle w:val="Hyperlink"/>
                  <w:rFonts w:ascii="Verdana" w:hAnsi="Verdana"/>
                </w:rPr>
                <w:t xml:space="preserve"> (056289)</w:t>
              </w:r>
            </w:hyperlink>
            <w:r w:rsidRPr="0043235D">
              <w:rPr>
                <w:rFonts w:ascii="Verdana" w:hAnsi="Verdana"/>
              </w:rPr>
              <w:t xml:space="preserve"> Work Instruction.</w:t>
            </w:r>
          </w:p>
        </w:tc>
      </w:tr>
      <w:tr w:rsidRPr="0043235D" w:rsidR="00603ACC" w:rsidTr="00965C56" w14:paraId="294C0CB8" w14:textId="77777777">
        <w:tc>
          <w:tcPr>
            <w:tcW w:w="215"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1A0FA8B3" w14:textId="77777777">
            <w:pPr>
              <w:spacing w:before="120" w:after="120"/>
              <w:jc w:val="center"/>
              <w:rPr>
                <w:rFonts w:ascii="Verdana" w:hAnsi="Verdana"/>
                <w:b/>
                <w:bCs/>
              </w:rPr>
            </w:pPr>
            <w:r w:rsidRPr="0043235D">
              <w:rPr>
                <w:rFonts w:ascii="Verdana" w:hAnsi="Verdana"/>
                <w:b/>
                <w:bCs/>
              </w:rPr>
              <w:t>15</w:t>
            </w:r>
          </w:p>
        </w:tc>
        <w:tc>
          <w:tcPr>
            <w:tcW w:w="1109"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65C799AA" w14:textId="77777777">
            <w:pPr>
              <w:spacing w:before="120" w:after="120"/>
              <w:rPr>
                <w:rFonts w:ascii="Verdana" w:hAnsi="Verdana"/>
              </w:rPr>
            </w:pPr>
            <w:r w:rsidRPr="0043235D">
              <w:rPr>
                <w:rFonts w:ascii="Verdana" w:hAnsi="Verdana"/>
              </w:rPr>
              <w:t xml:space="preserve">How can the </w:t>
            </w:r>
            <w:bookmarkStart w:name="OLE_LINK16" w:id="131"/>
            <w:r w:rsidRPr="0043235D">
              <w:rPr>
                <w:rFonts w:ascii="Verdana" w:hAnsi="Verdana" w:cs="Arial"/>
                <w:bCs/>
              </w:rPr>
              <w:t>beneficiary</w:t>
            </w:r>
            <w:r w:rsidRPr="0043235D">
              <w:rPr>
                <w:rFonts w:ascii="Verdana" w:hAnsi="Verdana"/>
              </w:rPr>
              <w:t xml:space="preserve"> </w:t>
            </w:r>
            <w:bookmarkEnd w:id="131"/>
            <w:r w:rsidRPr="0043235D">
              <w:rPr>
                <w:rFonts w:ascii="Verdana" w:hAnsi="Verdana"/>
              </w:rPr>
              <w:t xml:space="preserve">update/remove their email address on file for InstaMed payments or EFT? </w:t>
            </w:r>
          </w:p>
        </w:tc>
        <w:tc>
          <w:tcPr>
            <w:tcW w:w="3676" w:type="pct"/>
            <w:gridSpan w:val="2"/>
            <w:tcBorders>
              <w:top w:val="single" w:color="auto" w:sz="4" w:space="0"/>
              <w:left w:val="single" w:color="auto" w:sz="4" w:space="0"/>
              <w:bottom w:val="single" w:color="auto" w:sz="4" w:space="0"/>
              <w:right w:val="single" w:color="auto" w:sz="4" w:space="0"/>
            </w:tcBorders>
          </w:tcPr>
          <w:p w:rsidRPr="0043235D" w:rsidR="00603ACC" w:rsidP="00965C56" w:rsidRDefault="00603ACC" w14:paraId="355F0944" w14:textId="77777777">
            <w:pPr>
              <w:autoSpaceDE w:val="0"/>
              <w:autoSpaceDN w:val="0"/>
              <w:adjustRightInd w:val="0"/>
              <w:spacing w:before="120" w:after="120"/>
              <w:rPr>
                <w:rFonts w:ascii="Verdana" w:hAnsi="Verdana"/>
              </w:rPr>
            </w:pPr>
            <w:r w:rsidRPr="0043235D">
              <w:rPr>
                <w:rFonts w:ascii="Verdana" w:hAnsi="Verdana"/>
                <w:b/>
              </w:rPr>
              <w:t xml:space="preserve">CCR Process Note: </w:t>
            </w:r>
            <w:r w:rsidRPr="0043235D">
              <w:rPr>
                <w:rFonts w:ascii="Verdana" w:hAnsi="Verdana"/>
              </w:rPr>
              <w:t xml:space="preserve">Currently, there is no option for the </w:t>
            </w:r>
            <w:r w:rsidRPr="0043235D">
              <w:rPr>
                <w:rFonts w:ascii="Verdana" w:hAnsi="Verdana" w:cs="Arial"/>
                <w:bCs/>
              </w:rPr>
              <w:t>beneficiary</w:t>
            </w:r>
            <w:r w:rsidRPr="0043235D">
              <w:rPr>
                <w:rFonts w:ascii="Verdana" w:hAnsi="Verdana"/>
              </w:rPr>
              <w:t xml:space="preserve"> to update/change an email address online. The </w:t>
            </w:r>
            <w:r w:rsidRPr="0043235D">
              <w:rPr>
                <w:rFonts w:ascii="Verdana" w:hAnsi="Verdana" w:cs="Arial"/>
                <w:bCs/>
              </w:rPr>
              <w:t>beneficiary</w:t>
            </w:r>
            <w:r w:rsidRPr="0043235D">
              <w:rPr>
                <w:rFonts w:ascii="Verdana" w:hAnsi="Verdana"/>
              </w:rPr>
              <w:t xml:space="preserve"> must contact </w:t>
            </w:r>
            <w:r w:rsidRPr="0043235D">
              <w:rPr>
                <w:rFonts w:ascii="Verdana" w:hAnsi="Verdana"/>
                <w:b/>
              </w:rPr>
              <w:t>Med D Customer Service</w:t>
            </w:r>
            <w:r w:rsidRPr="0043235D">
              <w:rPr>
                <w:rFonts w:ascii="Verdana" w:hAnsi="Verdana"/>
              </w:rPr>
              <w:t xml:space="preserve">. The CCR will </w:t>
            </w:r>
            <w:bookmarkStart w:name="OLE_LINK28" w:id="132"/>
            <w:r w:rsidRPr="0043235D">
              <w:rPr>
                <w:rFonts w:ascii="Verdana" w:hAnsi="Verdana"/>
              </w:rPr>
              <w:t xml:space="preserve">create a </w:t>
            </w:r>
            <w:r w:rsidRPr="0043235D">
              <w:rPr>
                <w:rFonts w:ascii="Verdana" w:hAnsi="Verdana"/>
                <w:b/>
              </w:rPr>
              <w:t>Support Task</w:t>
            </w:r>
            <w:r w:rsidRPr="0043235D">
              <w:rPr>
                <w:rFonts w:ascii="Verdana" w:hAnsi="Verdana"/>
              </w:rPr>
              <w:t xml:space="preserve"> requesting the </w:t>
            </w:r>
            <w:proofErr w:type="gramStart"/>
            <w:r w:rsidRPr="0043235D">
              <w:rPr>
                <w:rFonts w:ascii="Verdana" w:hAnsi="Verdana"/>
              </w:rPr>
              <w:t>member’s</w:t>
            </w:r>
            <w:proofErr w:type="gramEnd"/>
            <w:r w:rsidRPr="0043235D">
              <w:rPr>
                <w:rFonts w:ascii="Verdana" w:hAnsi="Verdana"/>
              </w:rPr>
              <w:t xml:space="preserve"> portal email address be updated:</w:t>
            </w:r>
          </w:p>
          <w:p w:rsidRPr="0043235D" w:rsidR="00603ACC" w:rsidP="00965C56" w:rsidRDefault="00603ACC" w14:paraId="19F34EDF" w14:textId="77777777">
            <w:pPr>
              <w:autoSpaceDE w:val="0"/>
              <w:autoSpaceDN w:val="0"/>
              <w:adjustRightInd w:val="0"/>
              <w:spacing w:before="120" w:after="120"/>
              <w:rPr>
                <w:rFonts w:ascii="Verdana" w:hAnsi="Verdana"/>
                <w:b/>
                <w:bCs/>
                <w:color w:val="000000"/>
              </w:rPr>
            </w:pPr>
          </w:p>
          <w:p w:rsidRPr="0043235D" w:rsidR="00603ACC" w:rsidP="00965C56" w:rsidRDefault="00603ACC" w14:paraId="26257A55" w14:textId="77777777">
            <w:pPr>
              <w:autoSpaceDE w:val="0"/>
              <w:autoSpaceDN w:val="0"/>
              <w:adjustRightInd w:val="0"/>
              <w:spacing w:before="120" w:after="120"/>
              <w:rPr>
                <w:rFonts w:ascii="Verdana" w:hAnsi="Verdana"/>
              </w:rPr>
            </w:pPr>
            <w:r w:rsidRPr="0043235D">
              <w:rPr>
                <w:rFonts w:ascii="Verdana" w:hAnsi="Verdana"/>
                <w:b/>
                <w:bCs/>
                <w:color w:val="000000"/>
              </w:rPr>
              <w:t xml:space="preserve">Note: </w:t>
            </w:r>
            <w:r w:rsidRPr="0043235D">
              <w:rPr>
                <w:rFonts w:ascii="Verdana" w:hAnsi="Verdana"/>
                <w:color w:val="000000"/>
              </w:rPr>
              <w:t>Fields containing an asterisk (</w:t>
            </w:r>
            <w:r w:rsidRPr="00046CD7">
              <w:rPr>
                <w:rFonts w:ascii="Verdana" w:hAnsi="Verdana"/>
                <w:b/>
                <w:bCs/>
                <w:color w:val="000000"/>
              </w:rPr>
              <w:t>*</w:t>
            </w:r>
            <w:r w:rsidRPr="0043235D">
              <w:rPr>
                <w:rFonts w:ascii="Verdana" w:hAnsi="Verdana"/>
                <w:color w:val="000000"/>
              </w:rPr>
              <w:t>) are required.</w:t>
            </w:r>
          </w:p>
          <w:p w:rsidRPr="0043235D" w:rsidR="00603ACC" w:rsidP="00965C56" w:rsidRDefault="00603ACC" w14:paraId="06D2E700" w14:textId="77777777">
            <w:pPr>
              <w:autoSpaceDE w:val="0"/>
              <w:autoSpaceDN w:val="0"/>
              <w:adjustRightInd w:val="0"/>
              <w:spacing w:before="120" w:after="120"/>
              <w:rPr>
                <w:rFonts w:ascii="Verdana" w:hAnsi="Verdana"/>
              </w:rPr>
            </w:pPr>
          </w:p>
          <w:p w:rsidRPr="00046CD7" w:rsidR="00603ACC" w:rsidP="00965C56" w:rsidRDefault="00603ACC" w14:paraId="63F48F7D" w14:textId="77777777">
            <w:pPr>
              <w:pStyle w:val="ListParagraph"/>
              <w:numPr>
                <w:ilvl w:val="0"/>
                <w:numId w:val="20"/>
              </w:numPr>
              <w:autoSpaceDE w:val="0"/>
              <w:autoSpaceDN w:val="0"/>
              <w:adjustRightInd w:val="0"/>
              <w:spacing w:before="120" w:after="120"/>
              <w:contextualSpacing w:val="0"/>
              <w:rPr>
                <w:rFonts w:ascii="Verdana" w:hAnsi="Verdana"/>
              </w:rPr>
            </w:pPr>
            <w:r w:rsidRPr="00046CD7">
              <w:rPr>
                <w:rFonts w:ascii="Verdana" w:hAnsi="Verdana"/>
                <w:b/>
              </w:rPr>
              <w:t xml:space="preserve">Task Type: </w:t>
            </w:r>
            <w:r w:rsidRPr="00046CD7">
              <w:rPr>
                <w:rFonts w:ascii="Verdana" w:hAnsi="Verdana"/>
              </w:rPr>
              <w:t xml:space="preserve">Premium Billing Inquiry Medicare D </w:t>
            </w:r>
          </w:p>
          <w:p w:rsidRPr="00046CD7" w:rsidR="00603ACC" w:rsidP="00965C56" w:rsidRDefault="00603ACC" w14:paraId="383199DC" w14:textId="77777777">
            <w:pPr>
              <w:pStyle w:val="ListParagraph"/>
              <w:numPr>
                <w:ilvl w:val="0"/>
                <w:numId w:val="20"/>
              </w:numPr>
              <w:autoSpaceDE w:val="0"/>
              <w:autoSpaceDN w:val="0"/>
              <w:adjustRightInd w:val="0"/>
              <w:spacing w:before="120" w:after="120"/>
              <w:contextualSpacing w:val="0"/>
              <w:rPr>
                <w:rFonts w:ascii="Verdana" w:hAnsi="Verdana"/>
              </w:rPr>
            </w:pPr>
            <w:r w:rsidRPr="00046CD7">
              <w:rPr>
                <w:rFonts w:ascii="Verdana" w:hAnsi="Verdana"/>
                <w:b/>
              </w:rPr>
              <w:t xml:space="preserve">Reason for Dispute: </w:t>
            </w:r>
            <w:r w:rsidRPr="00046CD7">
              <w:rPr>
                <w:rFonts w:ascii="Verdana" w:hAnsi="Verdana"/>
              </w:rPr>
              <w:t>Credit Card Payment</w:t>
            </w:r>
            <w:r w:rsidRPr="00046CD7">
              <w:rPr>
                <w:rFonts w:ascii="Verdana" w:hAnsi="Verdana"/>
                <w:b/>
                <w:bCs/>
              </w:rPr>
              <w:t>*</w:t>
            </w:r>
          </w:p>
          <w:p w:rsidRPr="00046CD7" w:rsidR="00603ACC" w:rsidP="00965C56" w:rsidRDefault="00603ACC" w14:paraId="61E85287" w14:textId="77777777">
            <w:pPr>
              <w:pStyle w:val="ListParagraph"/>
              <w:numPr>
                <w:ilvl w:val="0"/>
                <w:numId w:val="20"/>
              </w:numPr>
              <w:autoSpaceDE w:val="0"/>
              <w:autoSpaceDN w:val="0"/>
              <w:adjustRightInd w:val="0"/>
              <w:spacing w:before="120" w:after="120"/>
              <w:contextualSpacing w:val="0"/>
              <w:rPr>
                <w:rFonts w:ascii="Verdana" w:hAnsi="Verdana"/>
              </w:rPr>
            </w:pPr>
            <w:r w:rsidRPr="00046CD7">
              <w:rPr>
                <w:rFonts w:ascii="Verdana" w:hAnsi="Verdana"/>
                <w:b/>
              </w:rPr>
              <w:t xml:space="preserve">Task Notes: </w:t>
            </w:r>
            <w:r w:rsidRPr="00046CD7">
              <w:rPr>
                <w:rFonts w:ascii="Verdana" w:hAnsi="Verdana"/>
              </w:rPr>
              <w:t>Document the following:</w:t>
            </w:r>
          </w:p>
          <w:p w:rsidRPr="00046CD7" w:rsidR="00603ACC" w:rsidP="00965C56" w:rsidRDefault="00603ACC" w14:paraId="28B2FB6E" w14:textId="77777777">
            <w:pPr>
              <w:pStyle w:val="ListParagraph"/>
              <w:numPr>
                <w:ilvl w:val="1"/>
                <w:numId w:val="20"/>
              </w:numPr>
              <w:spacing w:before="120" w:after="120"/>
              <w:contextualSpacing w:val="0"/>
              <w:rPr>
                <w:rFonts w:ascii="Verdana" w:hAnsi="Verdana"/>
              </w:rPr>
            </w:pPr>
            <w:r w:rsidRPr="00046CD7">
              <w:rPr>
                <w:rFonts w:ascii="Verdana" w:hAnsi="Verdana"/>
                <w:b/>
              </w:rPr>
              <w:t>CCP003</w:t>
            </w:r>
            <w:r w:rsidRPr="00046CD7">
              <w:rPr>
                <w:rFonts w:ascii="Verdana" w:hAnsi="Verdana"/>
              </w:rPr>
              <w:t>, Member has new email address for Member Portal Payment Receipts. New email is</w:t>
            </w:r>
            <w:bookmarkStart w:name="OLE_LINK30" w:id="133"/>
            <w:r w:rsidRPr="00046CD7">
              <w:rPr>
                <w:rFonts w:ascii="Verdana" w:hAnsi="Verdana"/>
              </w:rPr>
              <w:t xml:space="preserve">: </w:t>
            </w:r>
            <w:r>
              <w:rPr>
                <w:rFonts w:ascii="Verdana" w:hAnsi="Verdana"/>
              </w:rPr>
              <w:t>&lt;</w:t>
            </w:r>
            <w:hyperlink w:history="1" r:id="rId113">
              <w:r w:rsidRPr="001F2FFF">
                <w:rPr>
                  <w:rStyle w:val="Hyperlink"/>
                  <w:rFonts w:ascii="Verdana" w:hAnsi="Verdana" w:eastAsiaTheme="minorHAnsi"/>
                </w:rPr>
                <w:t>xyz@abc.com</w:t>
              </w:r>
            </w:hyperlink>
            <w:bookmarkEnd w:id="133"/>
            <w:r>
              <w:rPr>
                <w:rFonts w:ascii="Verdana" w:hAnsi="Verdana"/>
              </w:rPr>
              <w:t>&gt;</w:t>
            </w:r>
          </w:p>
          <w:p w:rsidRPr="00046CD7" w:rsidR="00603ACC" w:rsidP="00965C56" w:rsidRDefault="00603ACC" w14:paraId="7564847F" w14:textId="77777777">
            <w:pPr>
              <w:pStyle w:val="ListParagraph"/>
              <w:numPr>
                <w:ilvl w:val="1"/>
                <w:numId w:val="20"/>
              </w:numPr>
              <w:spacing w:before="120" w:after="120"/>
              <w:contextualSpacing w:val="0"/>
              <w:rPr>
                <w:rFonts w:ascii="Verdana" w:hAnsi="Verdana"/>
              </w:rPr>
            </w:pPr>
            <w:r w:rsidRPr="00046CD7">
              <w:rPr>
                <w:rFonts w:ascii="Verdana" w:hAnsi="Verdana"/>
              </w:rPr>
              <w:t>Beneficiary’s contact number.</w:t>
            </w:r>
          </w:p>
          <w:bookmarkEnd w:id="132"/>
          <w:p w:rsidRPr="0043235D" w:rsidR="00603ACC" w:rsidP="00965C56" w:rsidRDefault="00603ACC" w14:paraId="2C3BFEAA" w14:textId="77777777">
            <w:pPr>
              <w:autoSpaceDE w:val="0"/>
              <w:autoSpaceDN w:val="0"/>
              <w:adjustRightInd w:val="0"/>
              <w:spacing w:before="120" w:after="120"/>
              <w:rPr>
                <w:rFonts w:ascii="Verdana" w:hAnsi="Verdana"/>
              </w:rPr>
            </w:pPr>
          </w:p>
          <w:p w:rsidRPr="0043235D" w:rsidR="00603ACC" w:rsidP="00965C56" w:rsidRDefault="00603ACC" w14:paraId="14A5836C" w14:textId="77777777">
            <w:pPr>
              <w:autoSpaceDE w:val="0"/>
              <w:autoSpaceDN w:val="0"/>
              <w:adjustRightInd w:val="0"/>
              <w:spacing w:before="120" w:after="120"/>
              <w:rPr>
                <w:rFonts w:ascii="Verdana" w:hAnsi="Verdana"/>
              </w:rPr>
            </w:pPr>
            <w:r w:rsidRPr="0043235D">
              <w:rPr>
                <w:rFonts w:ascii="Verdana" w:hAnsi="Verdana"/>
                <w:b/>
              </w:rPr>
              <w:t>Notes:</w:t>
            </w:r>
          </w:p>
          <w:p w:rsidRPr="00046CD7" w:rsidR="00603ACC" w:rsidP="00965C56" w:rsidRDefault="00603ACC" w14:paraId="2CAF7A89" w14:textId="77777777">
            <w:pPr>
              <w:pStyle w:val="ListParagraph"/>
              <w:numPr>
                <w:ilvl w:val="0"/>
                <w:numId w:val="20"/>
              </w:numPr>
              <w:autoSpaceDE w:val="0"/>
              <w:autoSpaceDN w:val="0"/>
              <w:adjustRightInd w:val="0"/>
              <w:spacing w:before="120" w:after="120"/>
              <w:contextualSpacing w:val="0"/>
              <w:rPr>
                <w:rFonts w:ascii="Verdana" w:hAnsi="Verdana"/>
              </w:rPr>
            </w:pPr>
            <w:r w:rsidRPr="00046CD7">
              <w:rPr>
                <w:rFonts w:ascii="Verdana" w:hAnsi="Verdana"/>
              </w:rPr>
              <w:t xml:space="preserve">CCR will use this same Task Type to request a </w:t>
            </w:r>
            <w:r w:rsidRPr="00046CD7">
              <w:rPr>
                <w:rFonts w:ascii="Verdana" w:hAnsi="Verdana" w:cs="Arial"/>
                <w:bCs/>
              </w:rPr>
              <w:t>beneficiary</w:t>
            </w:r>
            <w:r w:rsidRPr="00046CD7">
              <w:rPr>
                <w:rFonts w:ascii="Verdana" w:hAnsi="Verdana"/>
              </w:rPr>
              <w:t xml:space="preserve">’s email be </w:t>
            </w:r>
            <w:r w:rsidRPr="00046CD7">
              <w:rPr>
                <w:rFonts w:ascii="Verdana" w:hAnsi="Verdana"/>
                <w:b/>
              </w:rPr>
              <w:t>removed</w:t>
            </w:r>
            <w:r w:rsidRPr="00046CD7">
              <w:rPr>
                <w:rFonts w:ascii="Verdana" w:hAnsi="Verdana"/>
              </w:rPr>
              <w:t xml:space="preserve"> from their Member Portal record.</w:t>
            </w:r>
          </w:p>
          <w:p w:rsidRPr="0043235D" w:rsidR="00603ACC" w:rsidP="00965C56" w:rsidRDefault="00603ACC" w14:paraId="62FCAB5D" w14:textId="77777777">
            <w:pPr>
              <w:autoSpaceDE w:val="0"/>
              <w:autoSpaceDN w:val="0"/>
              <w:adjustRightInd w:val="0"/>
              <w:spacing w:before="120" w:after="120"/>
              <w:rPr>
                <w:rFonts w:ascii="Verdana" w:hAnsi="Verdana"/>
              </w:rPr>
            </w:pPr>
          </w:p>
          <w:p w:rsidRPr="00046CD7" w:rsidR="00603ACC" w:rsidP="00965C56" w:rsidRDefault="00603ACC" w14:paraId="12470793" w14:textId="77777777">
            <w:pPr>
              <w:pStyle w:val="ListParagraph"/>
              <w:numPr>
                <w:ilvl w:val="0"/>
                <w:numId w:val="20"/>
              </w:numPr>
              <w:spacing w:before="120" w:after="120"/>
              <w:contextualSpacing w:val="0"/>
              <w:rPr>
                <w:rFonts w:ascii="Verdana" w:hAnsi="Verdana"/>
              </w:rPr>
            </w:pPr>
            <w:bookmarkStart w:name="OLE_LINK12" w:id="134"/>
            <w:r w:rsidRPr="00046CD7">
              <w:rPr>
                <w:rFonts w:ascii="Verdana" w:hAnsi="Verdana" w:cs="Arial"/>
                <w:color w:val="000000"/>
              </w:rPr>
              <w:t xml:space="preserve">Removing or changing an email address on a </w:t>
            </w:r>
            <w:r w:rsidRPr="00046CD7">
              <w:rPr>
                <w:rFonts w:ascii="Verdana" w:hAnsi="Verdana" w:cs="Arial"/>
                <w:bCs/>
              </w:rPr>
              <w:t>beneficiary</w:t>
            </w:r>
            <w:r w:rsidRPr="00046CD7">
              <w:rPr>
                <w:rFonts w:ascii="Verdana" w:hAnsi="Verdana" w:cs="Arial"/>
                <w:color w:val="000000"/>
              </w:rPr>
              <w:t xml:space="preserve">’s profile or saved payment method will not remove any </w:t>
            </w:r>
            <w:r w:rsidRPr="00046CD7">
              <w:rPr>
                <w:rFonts w:ascii="Verdana" w:hAnsi="Verdana" w:cs="Arial"/>
                <w:bCs/>
              </w:rPr>
              <w:t>beneficiary</w:t>
            </w:r>
            <w:r w:rsidRPr="00046CD7">
              <w:rPr>
                <w:rFonts w:ascii="Verdana" w:hAnsi="Verdana" w:cs="Arial"/>
                <w:color w:val="000000"/>
              </w:rPr>
              <w:t xml:space="preserve"> portal login created with that email. </w:t>
            </w:r>
            <w:bookmarkStart w:name="OLE_LINK4" w:id="135"/>
            <w:bookmarkStart w:name="OLE_LINK5" w:id="136"/>
            <w:r w:rsidRPr="00046CD7">
              <w:rPr>
                <w:rFonts w:ascii="Verdana" w:hAnsi="Verdana" w:cs="Arial"/>
                <w:color w:val="000000"/>
              </w:rPr>
              <w:t xml:space="preserve">InstaMed Support may be able to assist </w:t>
            </w:r>
            <w:r w:rsidRPr="00046CD7">
              <w:rPr>
                <w:rFonts w:ascii="Verdana" w:hAnsi="Verdana" w:cs="Arial"/>
                <w:bCs/>
              </w:rPr>
              <w:t>beneficiaries</w:t>
            </w:r>
            <w:r w:rsidRPr="00046CD7">
              <w:rPr>
                <w:rFonts w:ascii="Verdana" w:hAnsi="Verdana" w:cs="Arial"/>
                <w:color w:val="000000"/>
              </w:rPr>
              <w:t xml:space="preserve"> with instruction on correcting any logins created with a bad email address. See FAQ #24.</w:t>
            </w:r>
            <w:bookmarkEnd w:id="134"/>
            <w:bookmarkEnd w:id="135"/>
            <w:bookmarkEnd w:id="136"/>
          </w:p>
          <w:p w:rsidRPr="0043235D" w:rsidR="00603ACC" w:rsidP="00965C56" w:rsidRDefault="00603ACC" w14:paraId="49FA3E63" w14:textId="77777777">
            <w:pPr>
              <w:autoSpaceDE w:val="0"/>
              <w:autoSpaceDN w:val="0"/>
              <w:adjustRightInd w:val="0"/>
              <w:spacing w:before="120" w:after="120"/>
              <w:rPr>
                <w:rFonts w:ascii="Verdana" w:hAnsi="Verdana"/>
              </w:rPr>
            </w:pPr>
          </w:p>
          <w:p w:rsidRPr="00046CD7" w:rsidR="00603ACC" w:rsidP="00965C56" w:rsidRDefault="00603ACC" w14:paraId="20382758" w14:textId="77777777">
            <w:pPr>
              <w:pStyle w:val="ListParagraph"/>
              <w:numPr>
                <w:ilvl w:val="0"/>
                <w:numId w:val="20"/>
              </w:numPr>
              <w:autoSpaceDE w:val="0"/>
              <w:autoSpaceDN w:val="0"/>
              <w:adjustRightInd w:val="0"/>
              <w:spacing w:before="120" w:after="120"/>
              <w:contextualSpacing w:val="0"/>
              <w:rPr>
                <w:rFonts w:ascii="Verdana" w:hAnsi="Verdana"/>
              </w:rPr>
            </w:pPr>
            <w:r w:rsidRPr="00046CD7">
              <w:rPr>
                <w:rFonts w:ascii="Verdana" w:hAnsi="Verdana"/>
              </w:rPr>
              <w:t>Reason for Dispute option “Credit Card Payment” is valid to direct both One-Time credit card and E-Check Tasks for proper handling.</w:t>
            </w:r>
          </w:p>
          <w:p w:rsidRPr="0043235D" w:rsidR="00603ACC" w:rsidP="00965C56" w:rsidRDefault="00603ACC" w14:paraId="254A2A78" w14:textId="77777777">
            <w:pPr>
              <w:autoSpaceDE w:val="0"/>
              <w:autoSpaceDN w:val="0"/>
              <w:adjustRightInd w:val="0"/>
              <w:spacing w:before="120" w:after="120"/>
              <w:rPr>
                <w:rFonts w:ascii="Verdana" w:hAnsi="Verdana"/>
              </w:rPr>
            </w:pPr>
          </w:p>
        </w:tc>
      </w:tr>
      <w:tr w:rsidRPr="0043235D" w:rsidR="00603ACC" w:rsidTr="00965C56" w14:paraId="2558AB05" w14:textId="77777777">
        <w:tc>
          <w:tcPr>
            <w:tcW w:w="215"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6590C17D" w14:textId="77777777">
            <w:pPr>
              <w:spacing w:before="120" w:after="120"/>
              <w:jc w:val="center"/>
              <w:rPr>
                <w:rFonts w:ascii="Verdana" w:hAnsi="Verdana"/>
                <w:b/>
                <w:bCs/>
              </w:rPr>
            </w:pPr>
            <w:r w:rsidRPr="0043235D">
              <w:rPr>
                <w:rFonts w:ascii="Verdana" w:hAnsi="Verdana"/>
                <w:b/>
                <w:bCs/>
              </w:rPr>
              <w:t>16</w:t>
            </w:r>
          </w:p>
        </w:tc>
        <w:tc>
          <w:tcPr>
            <w:tcW w:w="1109"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7D5BBFA8" w14:textId="77777777">
            <w:pPr>
              <w:spacing w:before="120" w:after="120"/>
              <w:rPr>
                <w:rFonts w:ascii="Verdana" w:hAnsi="Verdana"/>
              </w:rPr>
            </w:pPr>
            <w:r w:rsidRPr="0043235D">
              <w:rPr>
                <w:rFonts w:ascii="Verdana" w:hAnsi="Verdana"/>
              </w:rPr>
              <w:t>What if the user unintentionally cancels the beneficiary’s scheduled automatic bank draft payment for the month?</w:t>
            </w:r>
          </w:p>
          <w:p w:rsidRPr="0043235D" w:rsidR="00603ACC" w:rsidP="00965C56" w:rsidRDefault="00603ACC" w14:paraId="43D49BC6" w14:textId="77777777">
            <w:pPr>
              <w:spacing w:before="120" w:after="120"/>
              <w:rPr>
                <w:rFonts w:ascii="Verdana" w:hAnsi="Verdana"/>
              </w:rPr>
            </w:pPr>
          </w:p>
        </w:tc>
        <w:tc>
          <w:tcPr>
            <w:tcW w:w="3676" w:type="pct"/>
            <w:gridSpan w:val="2"/>
            <w:tcBorders>
              <w:top w:val="single" w:color="auto" w:sz="4" w:space="0"/>
              <w:left w:val="single" w:color="auto" w:sz="4" w:space="0"/>
              <w:bottom w:val="single" w:color="auto" w:sz="4" w:space="0"/>
              <w:right w:val="single" w:color="auto" w:sz="4" w:space="0"/>
            </w:tcBorders>
          </w:tcPr>
          <w:p w:rsidRPr="0043235D" w:rsidR="00603ACC" w:rsidP="00965C56" w:rsidRDefault="00603ACC" w14:paraId="4E68CBA0" w14:textId="77777777">
            <w:pPr>
              <w:autoSpaceDE w:val="0"/>
              <w:autoSpaceDN w:val="0"/>
              <w:adjustRightInd w:val="0"/>
              <w:spacing w:before="120" w:after="120"/>
              <w:rPr>
                <w:rFonts w:ascii="Verdana" w:hAnsi="Verdana"/>
              </w:rPr>
            </w:pPr>
            <w:r w:rsidRPr="0043235D">
              <w:rPr>
                <w:rFonts w:ascii="Verdana" w:hAnsi="Verdana"/>
              </w:rPr>
              <w:t xml:space="preserve">See </w:t>
            </w:r>
            <w:hyperlink w:history="1" w:anchor="cancel">
              <w:r w:rsidRPr="0043235D">
                <w:rPr>
                  <w:rStyle w:val="Hyperlink"/>
                  <w:rFonts w:ascii="Verdana" w:hAnsi="Verdana" w:eastAsiaTheme="minorHAnsi"/>
                </w:rPr>
                <w:t>Cancel Link</w:t>
              </w:r>
            </w:hyperlink>
            <w:r w:rsidRPr="0043235D">
              <w:rPr>
                <w:rFonts w:ascii="Verdana" w:hAnsi="Verdana"/>
              </w:rPr>
              <w:t>.</w:t>
            </w:r>
          </w:p>
        </w:tc>
      </w:tr>
      <w:tr w:rsidRPr="0043235D" w:rsidR="00603ACC" w:rsidTr="00965C56" w14:paraId="4C3A03F2" w14:textId="77777777">
        <w:tc>
          <w:tcPr>
            <w:tcW w:w="215"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55A595E3" w14:textId="77777777">
            <w:pPr>
              <w:spacing w:before="120" w:after="120"/>
              <w:jc w:val="center"/>
              <w:rPr>
                <w:rFonts w:ascii="Verdana" w:hAnsi="Verdana"/>
                <w:b/>
                <w:bCs/>
              </w:rPr>
            </w:pPr>
            <w:r w:rsidRPr="0043235D">
              <w:rPr>
                <w:rFonts w:ascii="Verdana" w:hAnsi="Verdana"/>
                <w:b/>
                <w:bCs/>
              </w:rPr>
              <w:t>17</w:t>
            </w:r>
          </w:p>
        </w:tc>
        <w:tc>
          <w:tcPr>
            <w:tcW w:w="1109"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4C7412B6" w14:textId="77777777">
            <w:pPr>
              <w:spacing w:before="120" w:after="120"/>
              <w:rPr>
                <w:rFonts w:ascii="Verdana" w:hAnsi="Verdana"/>
              </w:rPr>
            </w:pPr>
            <w:r w:rsidRPr="0043235D">
              <w:rPr>
                <w:rFonts w:ascii="Verdana" w:hAnsi="Verdana"/>
              </w:rPr>
              <w:t>What if the beneficiary has a Payment Plan?</w:t>
            </w:r>
          </w:p>
        </w:tc>
        <w:tc>
          <w:tcPr>
            <w:tcW w:w="3676" w:type="pct"/>
            <w:gridSpan w:val="2"/>
            <w:tcBorders>
              <w:top w:val="single" w:color="auto" w:sz="4" w:space="0"/>
              <w:left w:val="single" w:color="auto" w:sz="4" w:space="0"/>
              <w:bottom w:val="single" w:color="auto" w:sz="4" w:space="0"/>
              <w:right w:val="single" w:color="auto" w:sz="4" w:space="0"/>
            </w:tcBorders>
          </w:tcPr>
          <w:p w:rsidRPr="0043235D" w:rsidR="00603ACC" w:rsidP="00965C56" w:rsidRDefault="00603ACC" w14:paraId="1BFEA384" w14:textId="77777777">
            <w:pPr>
              <w:spacing w:before="120" w:after="120"/>
              <w:rPr>
                <w:rFonts w:ascii="Verdana" w:hAnsi="Verdana"/>
              </w:rPr>
            </w:pPr>
            <w:r w:rsidRPr="0043235D">
              <w:rPr>
                <w:rFonts w:ascii="Verdana" w:hAnsi="Verdana"/>
              </w:rPr>
              <w:t xml:space="preserve">RCD and EFT are </w:t>
            </w:r>
            <w:r w:rsidRPr="0043235D">
              <w:rPr>
                <w:rFonts w:ascii="Verdana" w:hAnsi="Verdana"/>
                <w:b/>
              </w:rPr>
              <w:t>not</w:t>
            </w:r>
            <w:r w:rsidRPr="0043235D">
              <w:rPr>
                <w:rFonts w:ascii="Verdana" w:hAnsi="Verdana"/>
              </w:rPr>
              <w:t xml:space="preserve"> available payment methods for Payment Plans. These will charge the full balance due on the account.</w:t>
            </w:r>
          </w:p>
          <w:p w:rsidRPr="00046CD7" w:rsidR="00603ACC" w:rsidP="00965C56" w:rsidRDefault="00603ACC" w14:paraId="12D3B8CD" w14:textId="77777777">
            <w:pPr>
              <w:pStyle w:val="ListParagraph"/>
              <w:numPr>
                <w:ilvl w:val="0"/>
                <w:numId w:val="20"/>
              </w:numPr>
              <w:spacing w:before="120" w:after="120"/>
              <w:contextualSpacing w:val="0"/>
              <w:rPr>
                <w:rFonts w:ascii="Verdana" w:hAnsi="Verdana"/>
              </w:rPr>
            </w:pPr>
            <w:r w:rsidRPr="00046CD7">
              <w:rPr>
                <w:rFonts w:ascii="Verdana" w:hAnsi="Verdana"/>
              </w:rPr>
              <w:t xml:space="preserve">If the Payment Plan is open/not termed, process a one-time payment as above in </w:t>
            </w:r>
            <w:hyperlink w:history="1" w:anchor="_Processing_a_One-Time">
              <w:r w:rsidRPr="00046CD7">
                <w:rPr>
                  <w:rStyle w:val="Hyperlink"/>
                  <w:rFonts w:ascii="Verdana" w:hAnsi="Verdana" w:eastAsiaTheme="minorHAnsi"/>
                  <w:noProof/>
                </w:rPr>
                <w:t>Processing a One-Time E-Check Payment</w:t>
              </w:r>
            </w:hyperlink>
            <w:r w:rsidRPr="00046CD7">
              <w:rPr>
                <w:rFonts w:ascii="Verdana" w:hAnsi="Verdana"/>
              </w:rPr>
              <w:t xml:space="preserve">. Transfer to the Specialized Team is </w:t>
            </w:r>
            <w:r w:rsidRPr="00046CD7">
              <w:rPr>
                <w:rFonts w:ascii="Verdana" w:hAnsi="Verdana"/>
                <w:b/>
              </w:rPr>
              <w:t>not</w:t>
            </w:r>
            <w:r w:rsidRPr="00046CD7">
              <w:rPr>
                <w:rFonts w:ascii="Verdana" w:hAnsi="Verdana"/>
              </w:rPr>
              <w:t xml:space="preserve"> required for one-time payments.</w:t>
            </w:r>
          </w:p>
          <w:p w:rsidRPr="0043235D" w:rsidR="00603ACC" w:rsidP="00965C56" w:rsidRDefault="00603ACC" w14:paraId="5F654CA3" w14:textId="77777777">
            <w:pPr>
              <w:autoSpaceDE w:val="0"/>
              <w:autoSpaceDN w:val="0"/>
              <w:adjustRightInd w:val="0"/>
              <w:spacing w:before="120" w:after="120"/>
              <w:rPr>
                <w:rFonts w:ascii="Verdana" w:hAnsi="Verdana"/>
              </w:rPr>
            </w:pPr>
          </w:p>
        </w:tc>
      </w:tr>
      <w:tr w:rsidRPr="0043235D" w:rsidR="00603ACC" w:rsidTr="00965C56" w14:paraId="7A922CE4" w14:textId="77777777">
        <w:tc>
          <w:tcPr>
            <w:tcW w:w="215"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68B648FB" w14:textId="77777777">
            <w:pPr>
              <w:spacing w:before="120" w:after="120"/>
              <w:jc w:val="center"/>
              <w:rPr>
                <w:rFonts w:ascii="Verdana" w:hAnsi="Verdana"/>
                <w:b/>
                <w:bCs/>
              </w:rPr>
            </w:pPr>
            <w:r w:rsidRPr="0043235D">
              <w:rPr>
                <w:rFonts w:ascii="Verdana" w:hAnsi="Verdana"/>
                <w:b/>
                <w:bCs/>
              </w:rPr>
              <w:t>18</w:t>
            </w:r>
          </w:p>
        </w:tc>
        <w:tc>
          <w:tcPr>
            <w:tcW w:w="1109"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341ABEDE" w14:textId="77777777">
            <w:pPr>
              <w:spacing w:before="120" w:after="120"/>
              <w:rPr>
                <w:rFonts w:ascii="Verdana" w:hAnsi="Verdana"/>
              </w:rPr>
            </w:pPr>
            <w:r w:rsidRPr="0043235D">
              <w:rPr>
                <w:rFonts w:ascii="Verdana" w:hAnsi="Verdana"/>
              </w:rPr>
              <w:t xml:space="preserve">Is it mandatory to provide the </w:t>
            </w:r>
            <w:r w:rsidRPr="0043235D">
              <w:rPr>
                <w:rFonts w:ascii="Verdana" w:hAnsi="Verdana"/>
                <w:b/>
              </w:rPr>
              <w:t>Authorization Code</w:t>
            </w:r>
            <w:r w:rsidRPr="0043235D">
              <w:rPr>
                <w:rFonts w:ascii="Verdana" w:hAnsi="Verdana"/>
              </w:rPr>
              <w:t xml:space="preserve"> or </w:t>
            </w:r>
            <w:r w:rsidRPr="0043235D">
              <w:rPr>
                <w:rFonts w:ascii="Verdana" w:hAnsi="Verdana"/>
                <w:b/>
              </w:rPr>
              <w:t>Payment Plan ID</w:t>
            </w:r>
            <w:r w:rsidRPr="0043235D">
              <w:rPr>
                <w:rFonts w:ascii="Verdana" w:hAnsi="Verdana"/>
              </w:rPr>
              <w:t xml:space="preserve"> located on the Payment Receipt?</w:t>
            </w:r>
          </w:p>
          <w:p w:rsidRPr="0043235D" w:rsidR="00603ACC" w:rsidP="00965C56" w:rsidRDefault="00603ACC" w14:paraId="011923E4" w14:textId="77777777">
            <w:pPr>
              <w:spacing w:before="120" w:after="120"/>
              <w:rPr>
                <w:rFonts w:ascii="Verdana" w:hAnsi="Verdana"/>
              </w:rPr>
            </w:pPr>
          </w:p>
        </w:tc>
        <w:tc>
          <w:tcPr>
            <w:tcW w:w="3676" w:type="pct"/>
            <w:gridSpan w:val="2"/>
            <w:tcBorders>
              <w:top w:val="single" w:color="auto" w:sz="4" w:space="0"/>
              <w:left w:val="single" w:color="auto" w:sz="4" w:space="0"/>
              <w:bottom w:val="single" w:color="auto" w:sz="4" w:space="0"/>
              <w:right w:val="single" w:color="auto" w:sz="4" w:space="0"/>
            </w:tcBorders>
          </w:tcPr>
          <w:p w:rsidRPr="0043235D" w:rsidR="00603ACC" w:rsidP="00965C56" w:rsidRDefault="00603ACC" w14:paraId="3C82A21E" w14:textId="77777777">
            <w:pPr>
              <w:autoSpaceDE w:val="0"/>
              <w:autoSpaceDN w:val="0"/>
              <w:adjustRightInd w:val="0"/>
              <w:spacing w:before="120" w:after="120"/>
              <w:rPr>
                <w:rFonts w:ascii="Verdana" w:hAnsi="Verdana"/>
              </w:rPr>
            </w:pPr>
            <w:r w:rsidRPr="0043235D">
              <w:rPr>
                <w:rFonts w:ascii="Verdana" w:hAnsi="Verdana"/>
              </w:rPr>
              <w:t xml:space="preserve">See </w:t>
            </w:r>
            <w:hyperlink w:history="1" w:anchor="conf">
              <w:r w:rsidRPr="0043235D">
                <w:rPr>
                  <w:rStyle w:val="Hyperlink"/>
                  <w:rFonts w:ascii="Verdana" w:hAnsi="Verdana" w:eastAsiaTheme="minorHAnsi"/>
                </w:rPr>
                <w:t>Confirmation Number</w:t>
              </w:r>
            </w:hyperlink>
            <w:r w:rsidRPr="0043235D">
              <w:rPr>
                <w:rFonts w:ascii="Verdana" w:hAnsi="Verdana"/>
              </w:rPr>
              <w:t>.</w:t>
            </w:r>
          </w:p>
        </w:tc>
      </w:tr>
      <w:tr w:rsidRPr="0043235D" w:rsidR="00603ACC" w:rsidTr="00965C56" w14:paraId="221D1473" w14:textId="77777777">
        <w:tc>
          <w:tcPr>
            <w:tcW w:w="215"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54D123E2" w14:textId="77777777">
            <w:pPr>
              <w:spacing w:before="120" w:after="120"/>
              <w:jc w:val="center"/>
              <w:rPr>
                <w:rFonts w:ascii="Verdana" w:hAnsi="Verdana"/>
                <w:b/>
                <w:bCs/>
              </w:rPr>
            </w:pPr>
            <w:r w:rsidRPr="0043235D">
              <w:rPr>
                <w:rFonts w:ascii="Verdana" w:hAnsi="Verdana"/>
                <w:b/>
                <w:bCs/>
              </w:rPr>
              <w:t>19</w:t>
            </w:r>
          </w:p>
        </w:tc>
        <w:tc>
          <w:tcPr>
            <w:tcW w:w="1109"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765A7515" w14:textId="77777777">
            <w:pPr>
              <w:spacing w:before="120" w:after="120"/>
              <w:rPr>
                <w:rFonts w:ascii="Verdana" w:hAnsi="Verdana"/>
              </w:rPr>
            </w:pPr>
            <w:r w:rsidRPr="0043235D">
              <w:rPr>
                <w:rFonts w:ascii="Verdana" w:hAnsi="Verdana"/>
              </w:rPr>
              <w:t>When will my EFT be effective/begin?</w:t>
            </w:r>
          </w:p>
        </w:tc>
        <w:tc>
          <w:tcPr>
            <w:tcW w:w="3676" w:type="pct"/>
            <w:gridSpan w:val="2"/>
            <w:tcBorders>
              <w:top w:val="single" w:color="auto" w:sz="4" w:space="0"/>
              <w:left w:val="single" w:color="auto" w:sz="4" w:space="0"/>
              <w:bottom w:val="single" w:color="auto" w:sz="4" w:space="0"/>
              <w:right w:val="single" w:color="auto" w:sz="4" w:space="0"/>
            </w:tcBorders>
          </w:tcPr>
          <w:p w:rsidRPr="0043235D" w:rsidR="00603ACC" w:rsidP="00965C56" w:rsidRDefault="00603ACC" w14:paraId="074A9A9F" w14:textId="77777777">
            <w:pPr>
              <w:autoSpaceDE w:val="0"/>
              <w:autoSpaceDN w:val="0"/>
              <w:adjustRightInd w:val="0"/>
              <w:spacing w:before="120" w:after="120"/>
              <w:rPr>
                <w:rFonts w:ascii="Verdana" w:hAnsi="Verdana"/>
              </w:rPr>
            </w:pPr>
            <w:r w:rsidRPr="0043235D">
              <w:rPr>
                <w:rFonts w:ascii="Verdana" w:hAnsi="Verdana"/>
              </w:rPr>
              <w:t xml:space="preserve">Non-EGWP Beneficiaries will receive a </w:t>
            </w:r>
            <w:r w:rsidRPr="0043235D">
              <w:rPr>
                <w:rFonts w:ascii="Verdana" w:hAnsi="Verdana"/>
                <w:b/>
              </w:rPr>
              <w:t xml:space="preserve">Confirmation Letter </w:t>
            </w:r>
            <w:r w:rsidRPr="0043235D">
              <w:rPr>
                <w:rFonts w:ascii="Verdana" w:hAnsi="Verdana" w:cs="Arial"/>
                <w:bCs/>
              </w:rPr>
              <w:t>(</w:t>
            </w:r>
            <w:r w:rsidRPr="0043235D">
              <w:rPr>
                <w:rFonts w:ascii="Verdana" w:hAnsi="Verdana"/>
                <w:b/>
              </w:rPr>
              <w:t xml:space="preserve">Reference ID APCONF </w:t>
            </w:r>
            <w:r w:rsidRPr="0043235D">
              <w:rPr>
                <w:rFonts w:ascii="Verdana" w:hAnsi="Verdana"/>
              </w:rPr>
              <w:t>in upper right corner, below the date) containing the date EFT will be effective; advise the caller to continue to pay any invoices received.</w:t>
            </w:r>
          </w:p>
          <w:p w:rsidRPr="0043235D" w:rsidR="00603ACC" w:rsidP="00965C56" w:rsidRDefault="00603ACC" w14:paraId="541A8021" w14:textId="77777777">
            <w:pPr>
              <w:autoSpaceDE w:val="0"/>
              <w:autoSpaceDN w:val="0"/>
              <w:adjustRightInd w:val="0"/>
              <w:spacing w:before="120" w:after="120"/>
              <w:rPr>
                <w:rFonts w:ascii="Verdana" w:hAnsi="Verdana" w:cs="Arial"/>
                <w:color w:val="000000"/>
              </w:rPr>
            </w:pPr>
          </w:p>
          <w:p w:rsidRPr="0043235D" w:rsidR="00603ACC" w:rsidP="00965C56" w:rsidRDefault="00603ACC" w14:paraId="17B25EF0" w14:textId="77777777">
            <w:pPr>
              <w:autoSpaceDE w:val="0"/>
              <w:autoSpaceDN w:val="0"/>
              <w:adjustRightInd w:val="0"/>
              <w:spacing w:before="120" w:after="120"/>
              <w:rPr>
                <w:rFonts w:ascii="Verdana" w:hAnsi="Verdana"/>
              </w:rPr>
            </w:pPr>
            <w:r w:rsidRPr="0043235D">
              <w:rPr>
                <w:rFonts w:ascii="Verdana" w:hAnsi="Verdana" w:cs="Arial"/>
                <w:noProof/>
                <w:color w:val="000000"/>
              </w:rPr>
              <w:drawing>
                <wp:inline distT="0" distB="0" distL="0" distR="0" wp14:anchorId="6039D8D8" wp14:editId="2640B388">
                  <wp:extent cx="238125"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rPr>
              <w:t>EFTs activated between the 1st and 5th of the month may be charged in the current month if there is a balance on the account at the beginning of the month.</w:t>
            </w:r>
          </w:p>
          <w:p w:rsidRPr="0043235D" w:rsidR="00603ACC" w:rsidP="00965C56" w:rsidRDefault="00603ACC" w14:paraId="30F0D4B6" w14:textId="77777777">
            <w:pPr>
              <w:autoSpaceDE w:val="0"/>
              <w:autoSpaceDN w:val="0"/>
              <w:adjustRightInd w:val="0"/>
              <w:spacing w:before="120" w:after="120"/>
              <w:rPr>
                <w:rFonts w:ascii="Verdana" w:hAnsi="Verdana"/>
              </w:rPr>
            </w:pPr>
          </w:p>
        </w:tc>
      </w:tr>
      <w:tr w:rsidRPr="0043235D" w:rsidR="00603ACC" w:rsidTr="00965C56" w14:paraId="47A346F3" w14:textId="77777777">
        <w:tc>
          <w:tcPr>
            <w:tcW w:w="215"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50A63A72" w14:textId="77777777">
            <w:pPr>
              <w:spacing w:before="120" w:after="120"/>
              <w:jc w:val="center"/>
              <w:rPr>
                <w:rFonts w:ascii="Verdana" w:hAnsi="Verdana"/>
                <w:b/>
                <w:bCs/>
              </w:rPr>
            </w:pPr>
            <w:r w:rsidRPr="0043235D">
              <w:rPr>
                <w:rFonts w:ascii="Verdana" w:hAnsi="Verdana"/>
                <w:b/>
                <w:bCs/>
              </w:rPr>
              <w:t>20</w:t>
            </w:r>
          </w:p>
        </w:tc>
        <w:tc>
          <w:tcPr>
            <w:tcW w:w="1109"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141D09DF" w14:textId="77777777">
            <w:pPr>
              <w:spacing w:before="120" w:after="120"/>
              <w:rPr>
                <w:rFonts w:ascii="Verdana" w:hAnsi="Verdana"/>
              </w:rPr>
            </w:pPr>
            <w:r w:rsidRPr="0043235D">
              <w:rPr>
                <w:rFonts w:ascii="Verdana" w:hAnsi="Verdana"/>
              </w:rPr>
              <w:t>Why didn't my EFT/ACH payment draft from my bank account?</w:t>
            </w:r>
          </w:p>
        </w:tc>
        <w:tc>
          <w:tcPr>
            <w:tcW w:w="3676" w:type="pct"/>
            <w:gridSpan w:val="2"/>
            <w:tcBorders>
              <w:top w:val="single" w:color="auto" w:sz="4" w:space="0"/>
              <w:left w:val="single" w:color="auto" w:sz="4" w:space="0"/>
              <w:bottom w:val="single" w:color="auto" w:sz="4" w:space="0"/>
              <w:right w:val="single" w:color="auto" w:sz="4" w:space="0"/>
            </w:tcBorders>
          </w:tcPr>
          <w:p w:rsidRPr="0043235D" w:rsidR="00603ACC" w:rsidP="00965C56" w:rsidRDefault="00603ACC" w14:paraId="39107D6A" w14:textId="77777777">
            <w:pPr>
              <w:autoSpaceDE w:val="0"/>
              <w:autoSpaceDN w:val="0"/>
              <w:adjustRightInd w:val="0"/>
              <w:spacing w:before="120" w:after="120"/>
              <w:rPr>
                <w:rFonts w:ascii="Verdana" w:hAnsi="Verdana"/>
              </w:rPr>
            </w:pPr>
            <w:r w:rsidRPr="0043235D">
              <w:rPr>
                <w:rFonts w:ascii="Verdana" w:hAnsi="Verdana"/>
              </w:rPr>
              <w:t>Address the appropriate scenario:</w:t>
            </w:r>
          </w:p>
          <w:p w:rsidRPr="0043235D" w:rsidR="00603ACC" w:rsidP="00965C56" w:rsidRDefault="00603ACC" w14:paraId="48A81756" w14:textId="77777777">
            <w:pPr>
              <w:autoSpaceDE w:val="0"/>
              <w:autoSpaceDN w:val="0"/>
              <w:adjustRightInd w:val="0"/>
              <w:spacing w:before="120" w:after="120"/>
              <w:rPr>
                <w:rFonts w:ascii="Verdana" w:hAnsi="Verdana"/>
              </w:rPr>
            </w:pPr>
          </w:p>
          <w:p w:rsidRPr="00046CD7" w:rsidR="00603ACC" w:rsidP="00965C56" w:rsidRDefault="00603ACC" w14:paraId="7394112F" w14:textId="77777777">
            <w:pPr>
              <w:pStyle w:val="ListParagraph"/>
              <w:numPr>
                <w:ilvl w:val="0"/>
                <w:numId w:val="20"/>
              </w:numPr>
              <w:spacing w:before="120" w:after="120"/>
              <w:contextualSpacing w:val="0"/>
              <w:rPr>
                <w:rFonts w:ascii="Verdana" w:hAnsi="Verdana"/>
              </w:rPr>
            </w:pPr>
            <w:r w:rsidRPr="00046CD7">
              <w:rPr>
                <w:rFonts w:ascii="Verdana" w:hAnsi="Verdana"/>
              </w:rPr>
              <w:t xml:space="preserve">If the beneficiary is calling on or before 10th of the month: </w:t>
            </w:r>
          </w:p>
          <w:p w:rsidRPr="0043235D" w:rsidR="00603ACC" w:rsidP="00965C56" w:rsidRDefault="00603ACC" w14:paraId="12643B34" w14:textId="77777777">
            <w:pPr>
              <w:autoSpaceDE w:val="0"/>
              <w:autoSpaceDN w:val="0"/>
              <w:adjustRightInd w:val="0"/>
              <w:spacing w:before="120" w:after="120"/>
              <w:ind w:left="1440"/>
              <w:rPr>
                <w:rFonts w:ascii="Verdana" w:hAnsi="Verdana"/>
              </w:rPr>
            </w:pPr>
            <w:r w:rsidRPr="0043235D">
              <w:rPr>
                <w:rFonts w:ascii="Verdana" w:hAnsi="Verdana"/>
                <w:noProof/>
              </w:rPr>
              <w:drawing>
                <wp:inline distT="0" distB="0" distL="0" distR="0" wp14:anchorId="1B3432D0" wp14:editId="3C8E1733">
                  <wp:extent cx="238125" cy="2095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19">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43235D">
              <w:rPr>
                <w:rFonts w:ascii="Verdana" w:hAnsi="Verdana"/>
                <w:noProof/>
                <w:color w:val="1F497D"/>
              </w:rPr>
              <w:t xml:space="preserve"> </w:t>
            </w:r>
            <w:r w:rsidRPr="0043235D">
              <w:rPr>
                <w:rFonts w:ascii="Verdana" w:hAnsi="Verdana"/>
              </w:rPr>
              <w:t>Payments are drafted between the 8th and the 10th of each month.</w:t>
            </w:r>
          </w:p>
          <w:p w:rsidRPr="0043235D" w:rsidR="00603ACC" w:rsidP="00965C56" w:rsidRDefault="00603ACC" w14:paraId="2A3FE893" w14:textId="77777777">
            <w:pPr>
              <w:autoSpaceDE w:val="0"/>
              <w:autoSpaceDN w:val="0"/>
              <w:adjustRightInd w:val="0"/>
              <w:spacing w:before="120" w:after="120"/>
              <w:rPr>
                <w:rFonts w:ascii="Verdana" w:hAnsi="Verdana"/>
              </w:rPr>
            </w:pPr>
          </w:p>
          <w:p w:rsidRPr="00046CD7" w:rsidR="00603ACC" w:rsidP="00965C56" w:rsidRDefault="00603ACC" w14:paraId="70CA0918" w14:textId="77777777">
            <w:pPr>
              <w:pStyle w:val="ListParagraph"/>
              <w:numPr>
                <w:ilvl w:val="0"/>
                <w:numId w:val="20"/>
              </w:numPr>
              <w:spacing w:before="120" w:after="120"/>
              <w:contextualSpacing w:val="0"/>
              <w:rPr>
                <w:rFonts w:ascii="Verdana" w:hAnsi="Verdana"/>
              </w:rPr>
            </w:pPr>
            <w:r w:rsidRPr="00046CD7">
              <w:rPr>
                <w:rFonts w:ascii="Verdana" w:hAnsi="Verdana"/>
              </w:rPr>
              <w:t>If the beneficiary is calling after the 10th of the month:</w:t>
            </w:r>
          </w:p>
          <w:p w:rsidRPr="00046CD7" w:rsidR="00603ACC" w:rsidP="00965C56" w:rsidRDefault="00603ACC" w14:paraId="11CBD8AE" w14:textId="77777777">
            <w:pPr>
              <w:pStyle w:val="ListParagraph"/>
              <w:numPr>
                <w:ilvl w:val="1"/>
                <w:numId w:val="20"/>
              </w:numPr>
              <w:spacing w:before="120" w:after="120"/>
              <w:contextualSpacing w:val="0"/>
              <w:rPr>
                <w:rFonts w:ascii="Verdana" w:hAnsi="Verdana"/>
              </w:rPr>
            </w:pPr>
            <w:r w:rsidRPr="00046CD7">
              <w:rPr>
                <w:rFonts w:ascii="Verdana" w:hAnsi="Verdana"/>
              </w:rPr>
              <w:t xml:space="preserve">CCR must research in </w:t>
            </w:r>
            <w:r w:rsidRPr="00046CD7">
              <w:rPr>
                <w:rFonts w:ascii="Verdana" w:hAnsi="Verdana"/>
                <w:b/>
                <w:bCs/>
              </w:rPr>
              <w:t>Payment &amp; Adjustments</w:t>
            </w:r>
            <w:r w:rsidRPr="00046CD7">
              <w:rPr>
                <w:rFonts w:ascii="Verdana" w:hAnsi="Verdana"/>
              </w:rPr>
              <w:t xml:space="preserve"> in the Medicare D tab to see if the </w:t>
            </w:r>
            <w:r w:rsidRPr="00046CD7">
              <w:rPr>
                <w:rFonts w:ascii="Verdana" w:hAnsi="Verdana" w:cs="Arial"/>
                <w:bCs/>
              </w:rPr>
              <w:t>beneficiary</w:t>
            </w:r>
            <w:r w:rsidRPr="00046CD7">
              <w:rPr>
                <w:rFonts w:ascii="Verdana" w:hAnsi="Verdana"/>
              </w:rPr>
              <w:t xml:space="preserve"> had made a One-Time payment which covered the premium month in which the draft was supposed to occur.</w:t>
            </w:r>
          </w:p>
          <w:p w:rsidRPr="0043235D" w:rsidR="00603ACC" w:rsidP="00965C56" w:rsidRDefault="00603ACC" w14:paraId="54444188" w14:textId="77777777">
            <w:pPr>
              <w:autoSpaceDE w:val="0"/>
              <w:autoSpaceDN w:val="0"/>
              <w:adjustRightInd w:val="0"/>
              <w:spacing w:before="120" w:after="120"/>
              <w:rPr>
                <w:rFonts w:ascii="Verdana" w:hAnsi="Verdana"/>
              </w:rPr>
            </w:pPr>
          </w:p>
          <w:p w:rsidRPr="00046CD7" w:rsidR="00603ACC" w:rsidP="00965C56" w:rsidRDefault="00603ACC" w14:paraId="5992F2B2" w14:textId="77777777">
            <w:pPr>
              <w:pStyle w:val="ListParagraph"/>
              <w:numPr>
                <w:ilvl w:val="0"/>
                <w:numId w:val="20"/>
              </w:numPr>
              <w:spacing w:before="120" w:after="120"/>
              <w:contextualSpacing w:val="0"/>
              <w:rPr>
                <w:rFonts w:ascii="Verdana" w:hAnsi="Verdana"/>
              </w:rPr>
            </w:pPr>
            <w:r w:rsidRPr="00046CD7">
              <w:rPr>
                <w:rFonts w:ascii="Verdana" w:hAnsi="Verdana"/>
              </w:rPr>
              <w:t xml:space="preserve">If there was a One-Time payment noted/shown in </w:t>
            </w:r>
            <w:r w:rsidRPr="00046CD7">
              <w:rPr>
                <w:rFonts w:ascii="Verdana" w:hAnsi="Verdana"/>
                <w:b/>
                <w:bCs/>
              </w:rPr>
              <w:t>Payment &amp; Adjustments</w:t>
            </w:r>
            <w:r w:rsidRPr="00046CD7">
              <w:rPr>
                <w:rFonts w:ascii="Verdana" w:hAnsi="Verdana"/>
              </w:rPr>
              <w:t xml:space="preserve">: </w:t>
            </w:r>
          </w:p>
          <w:p w:rsidRPr="0043235D" w:rsidR="00603ACC" w:rsidP="00965C56" w:rsidRDefault="00603ACC" w14:paraId="75756CE7" w14:textId="77777777">
            <w:pPr>
              <w:spacing w:before="120" w:after="120"/>
              <w:ind w:left="1440"/>
              <w:rPr>
                <w:rFonts w:ascii="Verdana" w:hAnsi="Verdana"/>
              </w:rPr>
            </w:pPr>
            <w:r w:rsidRPr="0043235D">
              <w:rPr>
                <w:rFonts w:ascii="Verdana" w:hAnsi="Verdana"/>
                <w:noProof/>
              </w:rPr>
              <w:drawing>
                <wp:inline distT="0" distB="0" distL="0" distR="0" wp14:anchorId="321CDDDD" wp14:editId="18783510">
                  <wp:extent cx="238125" cy="2095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19">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43235D">
              <w:rPr>
                <w:rFonts w:ascii="Verdana" w:hAnsi="Verdana"/>
                <w:noProof/>
                <w:color w:val="1F497D"/>
              </w:rPr>
              <w:t xml:space="preserve"> </w:t>
            </w:r>
            <w:r w:rsidRPr="0043235D">
              <w:rPr>
                <w:rFonts w:ascii="Verdana" w:hAnsi="Verdana"/>
              </w:rPr>
              <w:t>Your One-Time payment made &lt;MM-DD-YYYY&gt;, was applied to your balance. EFT will not draft if there is no balance due prior to the draft scheduling.</w:t>
            </w:r>
          </w:p>
          <w:p w:rsidRPr="0043235D" w:rsidR="00603ACC" w:rsidP="00965C56" w:rsidRDefault="00603ACC" w14:paraId="34DFDCBE" w14:textId="77777777">
            <w:pPr>
              <w:autoSpaceDE w:val="0"/>
              <w:autoSpaceDN w:val="0"/>
              <w:adjustRightInd w:val="0"/>
              <w:spacing w:before="120" w:after="120"/>
              <w:rPr>
                <w:rFonts w:ascii="Verdana" w:hAnsi="Verdana"/>
              </w:rPr>
            </w:pPr>
          </w:p>
          <w:p w:rsidRPr="00046CD7" w:rsidR="00603ACC" w:rsidP="00965C56" w:rsidRDefault="00603ACC" w14:paraId="0B244490" w14:textId="77777777">
            <w:pPr>
              <w:pStyle w:val="ListParagraph"/>
              <w:numPr>
                <w:ilvl w:val="0"/>
                <w:numId w:val="20"/>
              </w:numPr>
              <w:spacing w:before="120" w:after="120"/>
              <w:contextualSpacing w:val="0"/>
              <w:rPr>
                <w:rFonts w:ascii="Verdana" w:hAnsi="Verdana"/>
              </w:rPr>
            </w:pPr>
            <w:r w:rsidRPr="00046CD7">
              <w:rPr>
                <w:rFonts w:ascii="Verdana" w:hAnsi="Verdana"/>
              </w:rPr>
              <w:t>If the reason for EFT not drafting cannot be determined, submit the following Support task for research:</w:t>
            </w:r>
          </w:p>
          <w:p w:rsidRPr="00046CD7" w:rsidR="00603ACC" w:rsidP="00965C56" w:rsidRDefault="00603ACC" w14:paraId="0966EC22" w14:textId="77777777">
            <w:pPr>
              <w:pStyle w:val="ListParagraph"/>
              <w:numPr>
                <w:ilvl w:val="1"/>
                <w:numId w:val="20"/>
              </w:numPr>
              <w:autoSpaceDE w:val="0"/>
              <w:autoSpaceDN w:val="0"/>
              <w:adjustRightInd w:val="0"/>
              <w:spacing w:before="120" w:after="120"/>
              <w:contextualSpacing w:val="0"/>
              <w:rPr>
                <w:rFonts w:ascii="Verdana" w:hAnsi="Verdana"/>
              </w:rPr>
            </w:pPr>
            <w:r w:rsidRPr="00046CD7">
              <w:rPr>
                <w:rFonts w:ascii="Verdana" w:hAnsi="Verdana"/>
                <w:b/>
              </w:rPr>
              <w:t xml:space="preserve">Task Type: </w:t>
            </w:r>
            <w:r w:rsidRPr="00046CD7">
              <w:rPr>
                <w:rFonts w:ascii="Verdana" w:hAnsi="Verdana"/>
              </w:rPr>
              <w:t>Premium Billing Inquiry Medicare D</w:t>
            </w:r>
          </w:p>
          <w:p w:rsidR="00603ACC" w:rsidP="00965C56" w:rsidRDefault="00603ACC" w14:paraId="4C7D8115" w14:textId="77777777">
            <w:pPr>
              <w:pStyle w:val="ListParagraph"/>
              <w:numPr>
                <w:ilvl w:val="1"/>
                <w:numId w:val="20"/>
              </w:numPr>
              <w:autoSpaceDE w:val="0"/>
              <w:autoSpaceDN w:val="0"/>
              <w:adjustRightInd w:val="0"/>
              <w:spacing w:before="120" w:after="120"/>
              <w:contextualSpacing w:val="0"/>
              <w:rPr>
                <w:rFonts w:ascii="Verdana" w:hAnsi="Verdana"/>
              </w:rPr>
            </w:pPr>
            <w:r w:rsidRPr="00046CD7">
              <w:rPr>
                <w:rFonts w:ascii="Verdana" w:hAnsi="Verdana"/>
                <w:b/>
              </w:rPr>
              <w:t xml:space="preserve">Reason For Dispute: </w:t>
            </w:r>
            <w:r w:rsidRPr="00046CD7">
              <w:rPr>
                <w:rFonts w:ascii="Verdana" w:hAnsi="Verdana"/>
              </w:rPr>
              <w:t>EFT SETUP REQUEST</w:t>
            </w:r>
          </w:p>
          <w:p w:rsidR="00603ACC" w:rsidP="00965C56" w:rsidRDefault="00603ACC" w14:paraId="05CDED55" w14:textId="77777777">
            <w:pPr>
              <w:pStyle w:val="ListParagraph"/>
              <w:numPr>
                <w:ilvl w:val="1"/>
                <w:numId w:val="20"/>
              </w:numPr>
              <w:autoSpaceDE w:val="0"/>
              <w:autoSpaceDN w:val="0"/>
              <w:adjustRightInd w:val="0"/>
              <w:spacing w:before="120" w:after="120"/>
              <w:contextualSpacing w:val="0"/>
              <w:rPr>
                <w:rFonts w:ascii="Verdana" w:hAnsi="Verdana"/>
              </w:rPr>
            </w:pPr>
            <w:r w:rsidRPr="00046CD7">
              <w:rPr>
                <w:rFonts w:ascii="Verdana" w:hAnsi="Verdana"/>
                <w:b/>
              </w:rPr>
              <w:t xml:space="preserve">Task Notes: </w:t>
            </w:r>
            <w:r w:rsidRPr="00046CD7">
              <w:rPr>
                <w:rFonts w:ascii="Verdana" w:hAnsi="Verdana"/>
              </w:rPr>
              <w:t>Document the following:</w:t>
            </w:r>
          </w:p>
          <w:p w:rsidRPr="00046CD7" w:rsidR="00603ACC" w:rsidP="00965C56" w:rsidRDefault="00603ACC" w14:paraId="48167C2B" w14:textId="77777777">
            <w:pPr>
              <w:pStyle w:val="ListParagraph"/>
              <w:numPr>
                <w:ilvl w:val="2"/>
                <w:numId w:val="20"/>
              </w:numPr>
              <w:autoSpaceDE w:val="0"/>
              <w:autoSpaceDN w:val="0"/>
              <w:adjustRightInd w:val="0"/>
              <w:spacing w:before="120" w:after="120"/>
              <w:contextualSpacing w:val="0"/>
              <w:rPr>
                <w:rFonts w:ascii="Verdana" w:hAnsi="Verdana"/>
              </w:rPr>
            </w:pPr>
            <w:r w:rsidRPr="00046CD7">
              <w:rPr>
                <w:rFonts w:ascii="Verdana" w:hAnsi="Verdana"/>
                <w:b/>
              </w:rPr>
              <w:t>EFT005</w:t>
            </w:r>
            <w:r w:rsidRPr="00046CD7">
              <w:rPr>
                <w:rFonts w:ascii="Verdana" w:hAnsi="Verdana"/>
              </w:rPr>
              <w:t>, EFT RESEARCH - The beneficiary is requesting to know why their EFT did not draft for &lt;MM/YY&gt;.</w:t>
            </w:r>
          </w:p>
          <w:p w:rsidRPr="00046CD7" w:rsidR="00603ACC" w:rsidP="00965C56" w:rsidRDefault="00603ACC" w14:paraId="21A6507E" w14:textId="77777777">
            <w:pPr>
              <w:pStyle w:val="ListParagraph"/>
              <w:numPr>
                <w:ilvl w:val="2"/>
                <w:numId w:val="20"/>
              </w:numPr>
              <w:autoSpaceDE w:val="0"/>
              <w:autoSpaceDN w:val="0"/>
              <w:adjustRightInd w:val="0"/>
              <w:spacing w:before="120" w:after="120"/>
              <w:contextualSpacing w:val="0"/>
              <w:rPr>
                <w:rFonts w:ascii="Verdana" w:hAnsi="Verdana"/>
              </w:rPr>
            </w:pPr>
            <w:r w:rsidRPr="00046CD7">
              <w:rPr>
                <w:rFonts w:ascii="Verdana" w:hAnsi="Verdana"/>
              </w:rPr>
              <w:t>Beneficiary’s contact number.</w:t>
            </w:r>
          </w:p>
          <w:p w:rsidR="00603ACC" w:rsidP="00965C56" w:rsidRDefault="00603ACC" w14:paraId="046AC792" w14:textId="77777777">
            <w:pPr>
              <w:autoSpaceDE w:val="0"/>
              <w:autoSpaceDN w:val="0"/>
              <w:adjustRightInd w:val="0"/>
              <w:spacing w:before="120" w:after="120"/>
              <w:rPr>
                <w:rFonts w:ascii="Verdana" w:hAnsi="Verdana"/>
                <w:b/>
                <w:bCs/>
                <w:color w:val="000000"/>
              </w:rPr>
            </w:pPr>
            <w:r w:rsidRPr="0043235D">
              <w:rPr>
                <w:rFonts w:ascii="Verdana" w:hAnsi="Verdana"/>
                <w:b/>
                <w:bCs/>
                <w:color w:val="000000"/>
              </w:rPr>
              <w:t>Note</w:t>
            </w:r>
            <w:r>
              <w:rPr>
                <w:rFonts w:ascii="Verdana" w:hAnsi="Verdana"/>
                <w:b/>
                <w:bCs/>
                <w:color w:val="000000"/>
              </w:rPr>
              <w:t>s</w:t>
            </w:r>
            <w:r w:rsidRPr="0043235D">
              <w:rPr>
                <w:rFonts w:ascii="Verdana" w:hAnsi="Verdana"/>
                <w:b/>
                <w:bCs/>
                <w:color w:val="000000"/>
              </w:rPr>
              <w:t xml:space="preserve">: </w:t>
            </w:r>
          </w:p>
          <w:p w:rsidRPr="00046CD7" w:rsidR="00603ACC" w:rsidP="00965C56" w:rsidRDefault="00603ACC" w14:paraId="0F76DEB2" w14:textId="77777777">
            <w:pPr>
              <w:pStyle w:val="ListParagraph"/>
              <w:numPr>
                <w:ilvl w:val="0"/>
                <w:numId w:val="20"/>
              </w:numPr>
              <w:autoSpaceDE w:val="0"/>
              <w:autoSpaceDN w:val="0"/>
              <w:adjustRightInd w:val="0"/>
              <w:spacing w:before="120" w:after="120"/>
              <w:contextualSpacing w:val="0"/>
              <w:rPr>
                <w:rFonts w:ascii="Verdana" w:hAnsi="Verdana"/>
                <w:color w:val="000000"/>
              </w:rPr>
            </w:pPr>
            <w:r w:rsidRPr="00046CD7">
              <w:rPr>
                <w:rFonts w:ascii="Verdana" w:hAnsi="Verdana"/>
                <w:color w:val="000000"/>
              </w:rPr>
              <w:t>Fields containing an asterisk (</w:t>
            </w:r>
            <w:r w:rsidRPr="00046CD7">
              <w:rPr>
                <w:rFonts w:ascii="Verdana" w:hAnsi="Verdana"/>
                <w:b/>
                <w:bCs/>
                <w:color w:val="000000"/>
              </w:rPr>
              <w:t>*</w:t>
            </w:r>
            <w:r w:rsidRPr="00046CD7">
              <w:rPr>
                <w:rFonts w:ascii="Verdana" w:hAnsi="Verdana"/>
                <w:color w:val="000000"/>
              </w:rPr>
              <w:t>) are required.</w:t>
            </w:r>
          </w:p>
          <w:p w:rsidR="00603ACC" w:rsidP="00965C56" w:rsidRDefault="00603ACC" w14:paraId="5E49FE0C" w14:textId="77777777">
            <w:pPr>
              <w:pStyle w:val="ListParagraph"/>
              <w:numPr>
                <w:ilvl w:val="0"/>
                <w:numId w:val="20"/>
              </w:numPr>
              <w:autoSpaceDE w:val="0"/>
              <w:autoSpaceDN w:val="0"/>
              <w:adjustRightInd w:val="0"/>
              <w:spacing w:before="120" w:after="120"/>
              <w:contextualSpacing w:val="0"/>
              <w:rPr>
                <w:rFonts w:ascii="Verdana" w:hAnsi="Verdana"/>
              </w:rPr>
            </w:pPr>
            <w:r w:rsidRPr="00046CD7">
              <w:rPr>
                <w:rFonts w:ascii="Verdana" w:hAnsi="Verdana"/>
              </w:rPr>
              <w:t xml:space="preserve">Turn Around Time (TAT) for resolution of this Support Task Type is 30 business days. </w:t>
            </w:r>
          </w:p>
          <w:p w:rsidRPr="00046CD7" w:rsidR="00603ACC" w:rsidP="00965C56" w:rsidRDefault="00603ACC" w14:paraId="57A3F2B7" w14:textId="77777777">
            <w:pPr>
              <w:pStyle w:val="ListParagraph"/>
              <w:numPr>
                <w:ilvl w:val="0"/>
                <w:numId w:val="20"/>
              </w:numPr>
              <w:autoSpaceDE w:val="0"/>
              <w:autoSpaceDN w:val="0"/>
              <w:adjustRightInd w:val="0"/>
              <w:spacing w:before="120" w:after="120"/>
              <w:contextualSpacing w:val="0"/>
              <w:rPr>
                <w:rFonts w:ascii="Verdana" w:hAnsi="Verdana"/>
              </w:rPr>
            </w:pPr>
            <w:r w:rsidRPr="00046CD7">
              <w:rPr>
                <w:rFonts w:ascii="Verdana" w:hAnsi="Verdana"/>
              </w:rPr>
              <w:t>A plan representative will contact the beneficiary with research results. (Confirm phone number is current).</w:t>
            </w:r>
          </w:p>
        </w:tc>
      </w:tr>
      <w:tr w:rsidRPr="0043235D" w:rsidR="00603ACC" w:rsidTr="00965C56" w14:paraId="671A0EE6" w14:textId="77777777">
        <w:tc>
          <w:tcPr>
            <w:tcW w:w="215"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5DE5A467" w14:textId="77777777">
            <w:pPr>
              <w:spacing w:before="120" w:after="120"/>
              <w:jc w:val="center"/>
              <w:rPr>
                <w:rFonts w:ascii="Verdana" w:hAnsi="Verdana"/>
                <w:b/>
                <w:bCs/>
              </w:rPr>
            </w:pPr>
            <w:r w:rsidRPr="0043235D">
              <w:rPr>
                <w:rFonts w:ascii="Verdana" w:hAnsi="Verdana"/>
                <w:b/>
                <w:bCs/>
              </w:rPr>
              <w:t>21</w:t>
            </w:r>
          </w:p>
        </w:tc>
        <w:tc>
          <w:tcPr>
            <w:tcW w:w="1109"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4DE0F23D" w14:textId="77777777">
            <w:pPr>
              <w:spacing w:before="120" w:after="120"/>
              <w:rPr>
                <w:rFonts w:ascii="Verdana" w:hAnsi="Verdana"/>
              </w:rPr>
            </w:pPr>
            <w:r w:rsidRPr="0043235D">
              <w:rPr>
                <w:rFonts w:ascii="Verdana" w:hAnsi="Verdana"/>
              </w:rPr>
              <w:t xml:space="preserve">Which bank account do you have on file for my EFT draft? </w:t>
            </w:r>
          </w:p>
        </w:tc>
        <w:tc>
          <w:tcPr>
            <w:tcW w:w="3676" w:type="pct"/>
            <w:gridSpan w:val="2"/>
            <w:tcBorders>
              <w:top w:val="single" w:color="auto" w:sz="4" w:space="0"/>
              <w:left w:val="single" w:color="auto" w:sz="4" w:space="0"/>
              <w:bottom w:val="single" w:color="auto" w:sz="4" w:space="0"/>
              <w:right w:val="single" w:color="auto" w:sz="4" w:space="0"/>
            </w:tcBorders>
          </w:tcPr>
          <w:p w:rsidRPr="0043235D" w:rsidR="00603ACC" w:rsidP="00965C56" w:rsidRDefault="00603ACC" w14:paraId="49B9DA70" w14:textId="77777777">
            <w:pPr>
              <w:autoSpaceDE w:val="0"/>
              <w:autoSpaceDN w:val="0"/>
              <w:adjustRightInd w:val="0"/>
              <w:spacing w:before="120" w:after="120"/>
              <w:rPr>
                <w:rFonts w:ascii="Verdana" w:hAnsi="Verdana"/>
              </w:rPr>
            </w:pPr>
            <w:r w:rsidRPr="0043235D">
              <w:rPr>
                <w:rFonts w:ascii="Verdana" w:hAnsi="Verdana"/>
                <w:noProof/>
              </w:rPr>
              <w:drawing>
                <wp:inline distT="0" distB="0" distL="0" distR="0" wp14:anchorId="56986F1E" wp14:editId="30EBB69A">
                  <wp:extent cx="238125" cy="20955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19">
                            <a:extLst>
                              <a:ext uri="{28A0092B-C50C-407E-A947-70E740481C1C}">
                                <a14:useLocalDpi xmlns:a14="http://schemas.microsoft.com/office/drawing/2010/main" val="0"/>
                              </a:ext>
                            </a:extLst>
                          </a:blip>
                          <a:stretch>
                            <a:fillRect/>
                          </a:stretch>
                        </pic:blipFill>
                        <pic:spPr>
                          <a:xfrm flipH="1">
                            <a:off x="0" y="0"/>
                            <a:ext cx="238125" cy="209550"/>
                          </a:xfrm>
                          <a:prstGeom prst="rect">
                            <a:avLst/>
                          </a:prstGeom>
                        </pic:spPr>
                      </pic:pic>
                    </a:graphicData>
                  </a:graphic>
                </wp:inline>
              </w:drawing>
            </w:r>
            <w:r w:rsidRPr="0043235D">
              <w:rPr>
                <w:rFonts w:ascii="Verdana" w:hAnsi="Verdana"/>
                <w:noProof/>
                <w:color w:val="1F497D"/>
              </w:rPr>
              <w:t xml:space="preserve"> </w:t>
            </w:r>
            <w:r w:rsidRPr="0043235D">
              <w:rPr>
                <w:rFonts w:ascii="Verdana" w:hAnsi="Verdana"/>
              </w:rPr>
              <w:t xml:space="preserve">I can provide </w:t>
            </w:r>
            <w:proofErr w:type="gramStart"/>
            <w:r w:rsidRPr="0043235D">
              <w:rPr>
                <w:rFonts w:ascii="Verdana" w:hAnsi="Verdana"/>
              </w:rPr>
              <w:t>you</w:t>
            </w:r>
            <w:proofErr w:type="gramEnd"/>
            <w:r w:rsidRPr="0043235D">
              <w:rPr>
                <w:rFonts w:ascii="Verdana" w:hAnsi="Verdana"/>
              </w:rPr>
              <w:t xml:space="preserve"> the routing number on file and the last 4 digits of the account number. Full account numbers are not retained in any visible fields to Care, Premium Billing, nor InstaMed.</w:t>
            </w:r>
          </w:p>
          <w:p w:rsidRPr="0043235D" w:rsidR="00603ACC" w:rsidP="00965C56" w:rsidRDefault="00603ACC" w14:paraId="79FDD114" w14:textId="77777777">
            <w:pPr>
              <w:autoSpaceDE w:val="0"/>
              <w:autoSpaceDN w:val="0"/>
              <w:adjustRightInd w:val="0"/>
              <w:spacing w:before="120" w:after="120"/>
              <w:rPr>
                <w:rFonts w:ascii="Verdana" w:hAnsi="Verdana"/>
              </w:rPr>
            </w:pPr>
          </w:p>
          <w:p w:rsidRPr="0043235D" w:rsidR="00603ACC" w:rsidP="00965C56" w:rsidRDefault="00603ACC" w14:paraId="194AD6AB" w14:textId="77777777">
            <w:pPr>
              <w:autoSpaceDE w:val="0"/>
              <w:autoSpaceDN w:val="0"/>
              <w:adjustRightInd w:val="0"/>
              <w:spacing w:before="120" w:after="120"/>
              <w:rPr>
                <w:rFonts w:ascii="Verdana" w:hAnsi="Verdana"/>
              </w:rPr>
            </w:pPr>
            <w:r w:rsidRPr="0043235D">
              <w:rPr>
                <w:rFonts w:ascii="Verdana" w:hAnsi="Verdana"/>
              </w:rPr>
              <w:t xml:space="preserve">CCR may click the </w:t>
            </w:r>
            <w:r w:rsidRPr="0043235D">
              <w:rPr>
                <w:rFonts w:ascii="Verdana" w:hAnsi="Verdana"/>
                <w:b/>
                <w:bCs/>
              </w:rPr>
              <w:t>Automatic Payment</w:t>
            </w:r>
            <w:r w:rsidRPr="0043235D">
              <w:rPr>
                <w:rFonts w:ascii="Verdana" w:hAnsi="Verdana"/>
              </w:rPr>
              <w:t xml:space="preserve"> button to review and provide the routing number and last four of the account on file.</w:t>
            </w:r>
          </w:p>
        </w:tc>
      </w:tr>
      <w:tr w:rsidRPr="0043235D" w:rsidR="00603ACC" w:rsidTr="00965C56" w14:paraId="44CFDFD5" w14:textId="77777777">
        <w:tc>
          <w:tcPr>
            <w:tcW w:w="215"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6DBA70E8" w14:textId="77777777">
            <w:pPr>
              <w:spacing w:before="120" w:after="120"/>
              <w:jc w:val="center"/>
              <w:rPr>
                <w:rFonts w:ascii="Verdana" w:hAnsi="Verdana"/>
                <w:b/>
                <w:bCs/>
              </w:rPr>
            </w:pPr>
            <w:r w:rsidRPr="0043235D">
              <w:rPr>
                <w:rFonts w:ascii="Verdana" w:hAnsi="Verdana"/>
                <w:b/>
                <w:bCs/>
              </w:rPr>
              <w:t>22</w:t>
            </w:r>
          </w:p>
        </w:tc>
        <w:tc>
          <w:tcPr>
            <w:tcW w:w="1109"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248A6EF1" w14:textId="77777777">
            <w:pPr>
              <w:spacing w:before="120" w:after="120"/>
              <w:rPr>
                <w:rFonts w:ascii="Verdana" w:hAnsi="Verdana"/>
              </w:rPr>
            </w:pPr>
            <w:r w:rsidRPr="0043235D">
              <w:rPr>
                <w:rFonts w:ascii="Verdana" w:hAnsi="Verdana"/>
                <w:color w:val="000000"/>
              </w:rPr>
              <w:t>Can an E-check payment (one-time or autopay) be refunded back to the bank account used?</w:t>
            </w:r>
          </w:p>
        </w:tc>
        <w:tc>
          <w:tcPr>
            <w:tcW w:w="3676" w:type="pct"/>
            <w:gridSpan w:val="2"/>
            <w:tcBorders>
              <w:top w:val="single" w:color="auto" w:sz="4" w:space="0"/>
              <w:left w:val="single" w:color="auto" w:sz="4" w:space="0"/>
              <w:bottom w:val="single" w:color="auto" w:sz="4" w:space="0"/>
              <w:right w:val="single" w:color="auto" w:sz="4" w:space="0"/>
            </w:tcBorders>
          </w:tcPr>
          <w:p w:rsidRPr="0043235D" w:rsidR="00603ACC" w:rsidP="00965C56" w:rsidRDefault="00603ACC" w14:paraId="6DCED45C" w14:textId="77777777">
            <w:pPr>
              <w:spacing w:before="120" w:after="120"/>
              <w:jc w:val="both"/>
              <w:rPr>
                <w:rFonts w:ascii="Verdana" w:hAnsi="Verdana"/>
                <w:bCs/>
                <w:color w:val="000000"/>
              </w:rPr>
            </w:pPr>
            <w:r w:rsidRPr="0043235D">
              <w:rPr>
                <w:rFonts w:ascii="Verdana" w:hAnsi="Verdana" w:cs="Arial"/>
                <w:noProof/>
                <w:color w:val="000000"/>
              </w:rPr>
              <w:drawing>
                <wp:inline distT="0" distB="0" distL="0" distR="0" wp14:anchorId="5DC91094" wp14:editId="058DE76B">
                  <wp:extent cx="238125" cy="2095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bCs/>
                <w:color w:val="000000"/>
              </w:rPr>
              <w:t xml:space="preserve">Refund requests </w:t>
            </w:r>
            <w:r w:rsidRPr="0043235D">
              <w:rPr>
                <w:rFonts w:ascii="Verdana" w:hAnsi="Verdana"/>
                <w:b/>
                <w:color w:val="000000"/>
              </w:rPr>
              <w:t>for E-check or EFT</w:t>
            </w:r>
            <w:r w:rsidRPr="0043235D">
              <w:rPr>
                <w:rFonts w:ascii="Verdana" w:hAnsi="Verdana"/>
                <w:bCs/>
                <w:color w:val="000000"/>
              </w:rPr>
              <w:t xml:space="preserve"> payments are only processed back to the bank account electronically in extenuating circumstances, pending Premium Billing review; credit may take 5-7 business days to apply to the bank account, depending on bank processes.</w:t>
            </w:r>
          </w:p>
          <w:p w:rsidRPr="0043235D" w:rsidR="00603ACC" w:rsidP="00965C56" w:rsidRDefault="00603ACC" w14:paraId="32B5D232" w14:textId="77777777">
            <w:pPr>
              <w:spacing w:before="120" w:after="120"/>
              <w:jc w:val="both"/>
              <w:rPr>
                <w:rFonts w:ascii="Verdana" w:hAnsi="Verdana"/>
                <w:bCs/>
                <w:color w:val="000000"/>
              </w:rPr>
            </w:pPr>
          </w:p>
          <w:p w:rsidRPr="0043235D" w:rsidR="00603ACC" w:rsidP="00965C56" w:rsidRDefault="00603ACC" w14:paraId="044D9CE9" w14:textId="77777777">
            <w:pPr>
              <w:spacing w:before="120" w:after="120"/>
              <w:jc w:val="both"/>
              <w:rPr>
                <w:rFonts w:ascii="Verdana" w:hAnsi="Verdana"/>
                <w:bCs/>
                <w:color w:val="000000"/>
              </w:rPr>
            </w:pPr>
            <w:r w:rsidRPr="0043235D">
              <w:rPr>
                <w:rFonts w:ascii="Verdana" w:hAnsi="Verdana"/>
                <w:bCs/>
                <w:color w:val="000000"/>
              </w:rPr>
              <w:t xml:space="preserve">Full </w:t>
            </w:r>
            <w:r w:rsidRPr="0043235D">
              <w:rPr>
                <w:rFonts w:ascii="Verdana" w:hAnsi="Verdana"/>
                <w:b/>
                <w:color w:val="000000"/>
              </w:rPr>
              <w:t>and</w:t>
            </w:r>
            <w:r w:rsidRPr="0043235D">
              <w:rPr>
                <w:rFonts w:ascii="Verdana" w:hAnsi="Verdana"/>
                <w:bCs/>
                <w:color w:val="000000"/>
              </w:rPr>
              <w:t xml:space="preserve"> Partial refunds of E-check/EFT payments will be processed by </w:t>
            </w:r>
            <w:r w:rsidRPr="0043235D">
              <w:rPr>
                <w:rFonts w:ascii="Verdana" w:hAnsi="Verdana"/>
                <w:b/>
                <w:color w:val="000000"/>
              </w:rPr>
              <w:t>manual check</w:t>
            </w:r>
            <w:r w:rsidRPr="0043235D">
              <w:rPr>
                <w:rFonts w:ascii="Verdana" w:hAnsi="Verdana"/>
                <w:bCs/>
                <w:color w:val="000000"/>
              </w:rPr>
              <w:t xml:space="preserve"> refund with 21 business day TAT, following the required 5 business day holding period to confirm no returned item.</w:t>
            </w:r>
          </w:p>
          <w:p w:rsidRPr="0043235D" w:rsidR="00603ACC" w:rsidP="00965C56" w:rsidRDefault="00603ACC" w14:paraId="30895AD5" w14:textId="77777777">
            <w:pPr>
              <w:spacing w:before="120" w:after="120"/>
              <w:jc w:val="both"/>
              <w:rPr>
                <w:rFonts w:ascii="Verdana" w:hAnsi="Verdana"/>
              </w:rPr>
            </w:pPr>
          </w:p>
          <w:p w:rsidRPr="0043235D" w:rsidR="00603ACC" w:rsidP="00965C56" w:rsidRDefault="00603ACC" w14:paraId="206E5C19" w14:textId="77777777">
            <w:pPr>
              <w:spacing w:before="120" w:after="120"/>
              <w:rPr>
                <w:rFonts w:ascii="Verdana" w:hAnsi="Verdana"/>
                <w:b/>
                <w:bCs/>
                <w:color w:val="000000"/>
              </w:rPr>
            </w:pPr>
            <w:r w:rsidRPr="0043235D">
              <w:rPr>
                <w:rFonts w:ascii="Verdana" w:hAnsi="Verdana"/>
                <w:bCs/>
                <w:color w:val="000000"/>
              </w:rPr>
              <w:t xml:space="preserve">Refer to the </w:t>
            </w:r>
            <w:r w:rsidRPr="0043235D">
              <w:rPr>
                <w:rFonts w:ascii="Verdana" w:hAnsi="Verdana"/>
                <w:b/>
                <w:bCs/>
                <w:color w:val="000000"/>
              </w:rPr>
              <w:t>Credit Balances and Premium Refunds</w:t>
            </w:r>
            <w:r w:rsidRPr="0043235D">
              <w:rPr>
                <w:rFonts w:ascii="Verdana" w:hAnsi="Verdana"/>
                <w:bCs/>
                <w:color w:val="000000"/>
              </w:rPr>
              <w:t xml:space="preserve"> section within </w:t>
            </w:r>
            <w:hyperlink w:history="1" w:anchor="!/view?docid=b4765dd1-d9b7-4dbe-afd6-0e4f6b509082" r:id="rId114">
              <w:r w:rsidRPr="00E264B1">
                <w:rPr>
                  <w:rStyle w:val="Hyperlink"/>
                  <w:rFonts w:ascii="Verdana" w:hAnsi="Verdana" w:eastAsiaTheme="minorHAnsi"/>
                  <w:bCs/>
                </w:rPr>
                <w:t>Aetna Compass MED D - SilverScript - Premium Billing General Information, Processes, &amp; Document Index</w:t>
              </w:r>
              <w:r w:rsidRPr="00E264B1">
                <w:rPr>
                  <w:rStyle w:val="Hyperlink"/>
                  <w:rFonts w:ascii="Verdana" w:hAnsi="Verdana"/>
                </w:rPr>
                <w:t xml:space="preserve"> (062831)</w:t>
              </w:r>
              <w:r w:rsidRPr="00E264B1">
                <w:rPr>
                  <w:rStyle w:val="Hyperlink"/>
                  <w:rFonts w:ascii="Verdana" w:hAnsi="Verdana"/>
                  <w:bCs/>
                </w:rPr>
                <w:t>.</w:t>
              </w:r>
            </w:hyperlink>
          </w:p>
        </w:tc>
      </w:tr>
      <w:tr w:rsidRPr="0043235D" w:rsidR="00603ACC" w:rsidTr="00965C56" w14:paraId="7B9417F2" w14:textId="77777777">
        <w:tc>
          <w:tcPr>
            <w:tcW w:w="215"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75CAC36B" w14:textId="77777777">
            <w:pPr>
              <w:spacing w:before="120" w:after="120"/>
              <w:jc w:val="center"/>
              <w:rPr>
                <w:rFonts w:ascii="Verdana" w:hAnsi="Verdana"/>
                <w:b/>
                <w:bCs/>
              </w:rPr>
            </w:pPr>
            <w:r w:rsidRPr="0043235D">
              <w:rPr>
                <w:rFonts w:ascii="Verdana" w:hAnsi="Verdana"/>
                <w:b/>
                <w:bCs/>
              </w:rPr>
              <w:t>23</w:t>
            </w:r>
          </w:p>
        </w:tc>
        <w:tc>
          <w:tcPr>
            <w:tcW w:w="1109"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7EB7E64A" w14:textId="77777777">
            <w:pPr>
              <w:spacing w:before="120" w:after="120"/>
              <w:rPr>
                <w:rFonts w:ascii="Verdana" w:hAnsi="Verdana"/>
              </w:rPr>
            </w:pPr>
            <w:r w:rsidRPr="0043235D">
              <w:rPr>
                <w:rFonts w:ascii="Verdana" w:hAnsi="Verdana"/>
              </w:rPr>
              <w:t>If a caller transfers in from the Premium Payment IVR, what do CCRs need to be aware of?</w:t>
            </w:r>
          </w:p>
        </w:tc>
        <w:tc>
          <w:tcPr>
            <w:tcW w:w="3676" w:type="pct"/>
            <w:gridSpan w:val="2"/>
            <w:tcBorders>
              <w:top w:val="single" w:color="auto" w:sz="4" w:space="0"/>
              <w:left w:val="single" w:color="auto" w:sz="4" w:space="0"/>
              <w:bottom w:val="single" w:color="auto" w:sz="4" w:space="0"/>
              <w:right w:val="single" w:color="auto" w:sz="4" w:space="0"/>
            </w:tcBorders>
          </w:tcPr>
          <w:p w:rsidRPr="0043235D" w:rsidR="00603ACC" w:rsidP="00965C56" w:rsidRDefault="00603ACC" w14:paraId="700A9FFD" w14:textId="77777777">
            <w:pPr>
              <w:autoSpaceDE w:val="0"/>
              <w:autoSpaceDN w:val="0"/>
              <w:adjustRightInd w:val="0"/>
              <w:spacing w:before="120" w:after="120"/>
              <w:rPr>
                <w:rFonts w:ascii="Verdana" w:hAnsi="Verdana"/>
              </w:rPr>
            </w:pPr>
            <w:r w:rsidRPr="0043235D">
              <w:rPr>
                <w:rFonts w:ascii="Verdana" w:hAnsi="Verdana"/>
              </w:rPr>
              <w:t>The Premium Payment IVR accepts both card and bank account payments, and (for accounts not currently on EFT/RCD) will offer EFT/RCD to beneficiaries after a payment.</w:t>
            </w:r>
          </w:p>
          <w:p w:rsidRPr="0043235D" w:rsidR="00603ACC" w:rsidP="00965C56" w:rsidRDefault="00603ACC" w14:paraId="62A89788" w14:textId="77777777">
            <w:pPr>
              <w:autoSpaceDE w:val="0"/>
              <w:autoSpaceDN w:val="0"/>
              <w:adjustRightInd w:val="0"/>
              <w:spacing w:before="120" w:after="120"/>
              <w:rPr>
                <w:rFonts w:ascii="Verdana" w:hAnsi="Verdana"/>
              </w:rPr>
            </w:pPr>
          </w:p>
          <w:p w:rsidRPr="00046CD7" w:rsidR="00603ACC" w:rsidP="00965C56" w:rsidRDefault="00603ACC" w14:paraId="78CA2886" w14:textId="77777777">
            <w:pPr>
              <w:pStyle w:val="ListParagraph"/>
              <w:numPr>
                <w:ilvl w:val="0"/>
                <w:numId w:val="20"/>
              </w:numPr>
              <w:spacing w:before="120" w:after="120"/>
              <w:contextualSpacing w:val="0"/>
              <w:rPr>
                <w:rFonts w:ascii="Verdana" w:hAnsi="Verdana"/>
              </w:rPr>
            </w:pPr>
            <w:bookmarkStart w:name="OLE_LINK13" w:id="137"/>
            <w:r w:rsidRPr="00046CD7">
              <w:rPr>
                <w:rFonts w:ascii="Verdana" w:hAnsi="Verdana"/>
              </w:rPr>
              <w:t xml:space="preserve">The IVR will provide the current balance on the account and offer to process that amount. If the </w:t>
            </w:r>
            <w:r w:rsidRPr="00046CD7">
              <w:rPr>
                <w:rFonts w:ascii="Verdana" w:hAnsi="Verdana" w:cs="Arial"/>
                <w:bCs/>
              </w:rPr>
              <w:t>beneficiary</w:t>
            </w:r>
            <w:r w:rsidRPr="00046CD7">
              <w:rPr>
                <w:rFonts w:ascii="Verdana" w:hAnsi="Verdana"/>
              </w:rPr>
              <w:t xml:space="preserve"> wants to pay a different amount, they can say “no” to the balance amount and the IVR will prompt to enter the desired amount. The IVR will accept any amount from $0.01 - $</w:t>
            </w:r>
            <w:proofErr w:type="gramStart"/>
            <w:r w:rsidRPr="00046CD7">
              <w:rPr>
                <w:rFonts w:ascii="Verdana" w:hAnsi="Verdana"/>
              </w:rPr>
              <w:t>999.99</w:t>
            </w:r>
            <w:proofErr w:type="gramEnd"/>
            <w:r w:rsidRPr="00046CD7">
              <w:rPr>
                <w:rFonts w:ascii="Verdana" w:hAnsi="Verdana"/>
              </w:rPr>
              <w:t>.</w:t>
            </w:r>
            <w:bookmarkEnd w:id="137"/>
          </w:p>
          <w:p w:rsidRPr="00046CD7" w:rsidR="00603ACC" w:rsidP="00965C56" w:rsidRDefault="00603ACC" w14:paraId="7E81A100" w14:textId="77777777">
            <w:pPr>
              <w:pStyle w:val="ListParagraph"/>
              <w:numPr>
                <w:ilvl w:val="1"/>
                <w:numId w:val="20"/>
              </w:numPr>
              <w:spacing w:before="120" w:after="120"/>
              <w:contextualSpacing w:val="0"/>
              <w:rPr>
                <w:rFonts w:ascii="Verdana" w:hAnsi="Verdana"/>
              </w:rPr>
            </w:pPr>
            <w:r w:rsidRPr="00046CD7">
              <w:rPr>
                <w:rFonts w:ascii="Verdana" w:hAnsi="Verdana"/>
              </w:rPr>
              <w:t>If a caller attempts a payment above $1,000 the IVR will transfer the call to Care. This is for quality assurance to be sure the payment amount being requested should be taken for the beneficiary’s account. CCRs</w:t>
            </w:r>
            <w:r w:rsidRPr="00046CD7">
              <w:rPr>
                <w:rFonts w:ascii="Verdana" w:hAnsi="Verdana"/>
                <w:b/>
              </w:rPr>
              <w:t xml:space="preserve"> can </w:t>
            </w:r>
            <w:r w:rsidRPr="00046CD7">
              <w:rPr>
                <w:rFonts w:ascii="Verdana" w:hAnsi="Verdana"/>
              </w:rPr>
              <w:t>process the payment for the caller with their verbal request, as the IVR did not.</w:t>
            </w:r>
          </w:p>
          <w:p w:rsidRPr="00046CD7" w:rsidR="00603ACC" w:rsidP="00965C56" w:rsidRDefault="00603ACC" w14:paraId="4E0A74CF" w14:textId="77777777">
            <w:pPr>
              <w:pStyle w:val="ListParagraph"/>
              <w:numPr>
                <w:ilvl w:val="0"/>
                <w:numId w:val="20"/>
              </w:numPr>
              <w:spacing w:before="120" w:after="120"/>
              <w:contextualSpacing w:val="0"/>
              <w:rPr>
                <w:rFonts w:ascii="Verdana" w:hAnsi="Verdana"/>
              </w:rPr>
            </w:pPr>
            <w:r w:rsidRPr="00046CD7">
              <w:rPr>
                <w:rFonts w:ascii="Verdana" w:hAnsi="Verdana"/>
              </w:rPr>
              <w:t xml:space="preserve">A caller may press zero at any time on the IVR to be transferred to Care. CCRs should </w:t>
            </w:r>
            <w:r w:rsidRPr="00046CD7">
              <w:rPr>
                <w:rFonts w:ascii="Verdana" w:hAnsi="Verdana"/>
                <w:b/>
              </w:rPr>
              <w:t xml:space="preserve">confirm </w:t>
            </w:r>
            <w:r w:rsidRPr="00046CD7">
              <w:rPr>
                <w:rFonts w:ascii="Verdana" w:hAnsi="Verdana"/>
              </w:rPr>
              <w:t>if the caller entered payment information and received an approval or decline message before selecting zero.</w:t>
            </w:r>
          </w:p>
          <w:p w:rsidRPr="0043235D" w:rsidR="00603ACC" w:rsidP="00965C56" w:rsidRDefault="00603ACC" w14:paraId="02301420" w14:textId="77777777">
            <w:pPr>
              <w:spacing w:before="120" w:after="120"/>
              <w:rPr>
                <w:rFonts w:ascii="Verdana" w:hAnsi="Verdana"/>
              </w:rPr>
            </w:pPr>
          </w:p>
          <w:p w:rsidRPr="00046CD7" w:rsidR="00603ACC" w:rsidP="00965C56" w:rsidRDefault="00603ACC" w14:paraId="0980CAD2" w14:textId="77777777">
            <w:pPr>
              <w:pStyle w:val="ListParagraph"/>
              <w:numPr>
                <w:ilvl w:val="0"/>
                <w:numId w:val="20"/>
              </w:numPr>
              <w:spacing w:before="120" w:after="120"/>
              <w:contextualSpacing w:val="0"/>
              <w:rPr>
                <w:rFonts w:ascii="Verdana" w:hAnsi="Verdana"/>
                <w:b/>
              </w:rPr>
            </w:pPr>
            <w:r w:rsidRPr="00046CD7">
              <w:rPr>
                <w:rFonts w:ascii="Verdana" w:hAnsi="Verdana"/>
              </w:rPr>
              <w:t>If the caller did</w:t>
            </w:r>
            <w:r w:rsidRPr="00046CD7">
              <w:rPr>
                <w:rFonts w:ascii="Verdana" w:hAnsi="Verdana"/>
                <w:b/>
              </w:rPr>
              <w:t xml:space="preserve"> not </w:t>
            </w:r>
            <w:r w:rsidRPr="00046CD7">
              <w:rPr>
                <w:rFonts w:ascii="Verdana" w:hAnsi="Verdana"/>
              </w:rPr>
              <w:t>process a payment: CCR may assist with premium payment processing.</w:t>
            </w:r>
          </w:p>
          <w:p w:rsidRPr="0043235D" w:rsidR="00603ACC" w:rsidP="00965C56" w:rsidRDefault="00603ACC" w14:paraId="2CF1A0CD" w14:textId="77777777">
            <w:pPr>
              <w:spacing w:before="120" w:after="120"/>
              <w:rPr>
                <w:rFonts w:ascii="Verdana" w:hAnsi="Verdana"/>
                <w:b/>
              </w:rPr>
            </w:pPr>
          </w:p>
          <w:p w:rsidRPr="00046CD7" w:rsidR="00603ACC" w:rsidP="00965C56" w:rsidRDefault="00603ACC" w14:paraId="4CB2A005" w14:textId="77777777">
            <w:pPr>
              <w:pStyle w:val="ListParagraph"/>
              <w:numPr>
                <w:ilvl w:val="0"/>
                <w:numId w:val="20"/>
              </w:numPr>
              <w:autoSpaceDE w:val="0"/>
              <w:autoSpaceDN w:val="0"/>
              <w:adjustRightInd w:val="0"/>
              <w:spacing w:before="120" w:after="120"/>
              <w:contextualSpacing w:val="0"/>
              <w:rPr>
                <w:rFonts w:ascii="Verdana" w:hAnsi="Verdana"/>
                <w:b/>
              </w:rPr>
            </w:pPr>
            <w:r w:rsidRPr="00046CD7">
              <w:rPr>
                <w:rFonts w:ascii="Verdana" w:hAnsi="Verdana"/>
              </w:rPr>
              <w:t>If the caller</w:t>
            </w:r>
            <w:r w:rsidRPr="00046CD7">
              <w:rPr>
                <w:rFonts w:ascii="Verdana" w:hAnsi="Verdana"/>
                <w:b/>
              </w:rPr>
              <w:t xml:space="preserve"> did </w:t>
            </w:r>
            <w:r w:rsidRPr="00046CD7">
              <w:rPr>
                <w:rFonts w:ascii="Verdana" w:hAnsi="Verdana"/>
              </w:rPr>
              <w:t>process a payment but needs confirmation, CCR should open a Support Task requesting confirmation information for the caller:</w:t>
            </w:r>
          </w:p>
          <w:p w:rsidRPr="00046CD7" w:rsidR="00603ACC" w:rsidP="00965C56" w:rsidRDefault="00603ACC" w14:paraId="7BB1BC50" w14:textId="77777777">
            <w:pPr>
              <w:pStyle w:val="ListParagraph"/>
              <w:spacing w:before="120" w:after="120"/>
              <w:contextualSpacing w:val="0"/>
              <w:rPr>
                <w:rFonts w:ascii="Verdana" w:hAnsi="Verdana"/>
                <w:b/>
              </w:rPr>
            </w:pPr>
          </w:p>
          <w:p w:rsidR="00603ACC" w:rsidP="00965C56" w:rsidRDefault="00603ACC" w14:paraId="6C923F26" w14:textId="77777777">
            <w:pPr>
              <w:pStyle w:val="ListParagraph"/>
              <w:numPr>
                <w:ilvl w:val="1"/>
                <w:numId w:val="20"/>
              </w:numPr>
              <w:autoSpaceDE w:val="0"/>
              <w:autoSpaceDN w:val="0"/>
              <w:adjustRightInd w:val="0"/>
              <w:spacing w:before="120" w:after="120"/>
              <w:contextualSpacing w:val="0"/>
              <w:rPr>
                <w:rFonts w:ascii="Verdana" w:hAnsi="Verdana"/>
                <w:b/>
              </w:rPr>
            </w:pPr>
            <w:r w:rsidRPr="00046CD7">
              <w:rPr>
                <w:rFonts w:ascii="Verdana" w:hAnsi="Verdana"/>
                <w:b/>
              </w:rPr>
              <w:t xml:space="preserve">Task Type: </w:t>
            </w:r>
            <w:r w:rsidRPr="00046CD7">
              <w:rPr>
                <w:rFonts w:ascii="Verdana" w:hAnsi="Verdana"/>
              </w:rPr>
              <w:t>Premium Billing Inquiry Medicare D</w:t>
            </w:r>
            <w:r w:rsidRPr="00046CD7">
              <w:rPr>
                <w:rFonts w:ascii="Verdana" w:hAnsi="Verdana"/>
                <w:b/>
              </w:rPr>
              <w:t xml:space="preserve"> </w:t>
            </w:r>
          </w:p>
          <w:p w:rsidRPr="00046CD7" w:rsidR="00603ACC" w:rsidP="00965C56" w:rsidRDefault="00603ACC" w14:paraId="418D78D6" w14:textId="77777777">
            <w:pPr>
              <w:pStyle w:val="ListParagraph"/>
              <w:numPr>
                <w:ilvl w:val="1"/>
                <w:numId w:val="20"/>
              </w:numPr>
              <w:autoSpaceDE w:val="0"/>
              <w:autoSpaceDN w:val="0"/>
              <w:adjustRightInd w:val="0"/>
              <w:spacing w:before="120" w:after="120"/>
              <w:contextualSpacing w:val="0"/>
              <w:rPr>
                <w:rFonts w:ascii="Verdana" w:hAnsi="Verdana"/>
                <w:b/>
              </w:rPr>
            </w:pPr>
            <w:r w:rsidRPr="00046CD7">
              <w:rPr>
                <w:rFonts w:ascii="Verdana" w:hAnsi="Verdana"/>
                <w:b/>
              </w:rPr>
              <w:t xml:space="preserve">Reason for Dispute: </w:t>
            </w:r>
            <w:r w:rsidRPr="00046CD7">
              <w:rPr>
                <w:rFonts w:ascii="Verdana" w:hAnsi="Verdana"/>
              </w:rPr>
              <w:t>Credit Card Payment</w:t>
            </w:r>
          </w:p>
          <w:p w:rsidRPr="00046CD7" w:rsidR="00603ACC" w:rsidP="00965C56" w:rsidRDefault="00603ACC" w14:paraId="6B617019" w14:textId="77777777">
            <w:pPr>
              <w:pStyle w:val="ListParagraph"/>
              <w:numPr>
                <w:ilvl w:val="1"/>
                <w:numId w:val="20"/>
              </w:numPr>
              <w:autoSpaceDE w:val="0"/>
              <w:autoSpaceDN w:val="0"/>
              <w:adjustRightInd w:val="0"/>
              <w:spacing w:before="120" w:after="120"/>
              <w:contextualSpacing w:val="0"/>
              <w:rPr>
                <w:rFonts w:ascii="Verdana" w:hAnsi="Verdana"/>
                <w:b/>
              </w:rPr>
            </w:pPr>
            <w:r w:rsidRPr="00046CD7">
              <w:rPr>
                <w:rFonts w:ascii="Verdana" w:hAnsi="Verdana"/>
                <w:b/>
              </w:rPr>
              <w:t xml:space="preserve">Task Notes: </w:t>
            </w:r>
            <w:r w:rsidRPr="00046CD7">
              <w:rPr>
                <w:rFonts w:ascii="Verdana" w:hAnsi="Verdana"/>
              </w:rPr>
              <w:t>Document the following:</w:t>
            </w:r>
          </w:p>
          <w:p w:rsidRPr="00046CD7" w:rsidR="00603ACC" w:rsidP="00965C56" w:rsidRDefault="00603ACC" w14:paraId="14165E6E" w14:textId="77777777">
            <w:pPr>
              <w:pStyle w:val="ListParagraph"/>
              <w:numPr>
                <w:ilvl w:val="2"/>
                <w:numId w:val="20"/>
              </w:numPr>
              <w:autoSpaceDE w:val="0"/>
              <w:autoSpaceDN w:val="0"/>
              <w:adjustRightInd w:val="0"/>
              <w:spacing w:before="120" w:after="120"/>
              <w:contextualSpacing w:val="0"/>
              <w:rPr>
                <w:rFonts w:ascii="Verdana" w:hAnsi="Verdana"/>
                <w:b/>
              </w:rPr>
            </w:pPr>
            <w:r w:rsidRPr="00046CD7">
              <w:rPr>
                <w:rFonts w:ascii="Verdana" w:hAnsi="Verdana"/>
                <w:b/>
              </w:rPr>
              <w:t>CCP003</w:t>
            </w:r>
            <w:r w:rsidRPr="00046CD7">
              <w:rPr>
                <w:rFonts w:ascii="Verdana" w:hAnsi="Verdana"/>
              </w:rPr>
              <w:t>, Please confirm with beneficiary if IVR premium payment was successfully processed.</w:t>
            </w:r>
          </w:p>
          <w:p w:rsidRPr="00046CD7" w:rsidR="00603ACC" w:rsidP="00965C56" w:rsidRDefault="00603ACC" w14:paraId="39315271" w14:textId="77777777">
            <w:pPr>
              <w:pStyle w:val="ListParagraph"/>
              <w:numPr>
                <w:ilvl w:val="2"/>
                <w:numId w:val="20"/>
              </w:numPr>
              <w:autoSpaceDE w:val="0"/>
              <w:autoSpaceDN w:val="0"/>
              <w:adjustRightInd w:val="0"/>
              <w:spacing w:before="120" w:after="120"/>
              <w:contextualSpacing w:val="0"/>
              <w:rPr>
                <w:rFonts w:ascii="Verdana" w:hAnsi="Verdana"/>
                <w:b/>
              </w:rPr>
            </w:pPr>
            <w:r w:rsidRPr="00046CD7">
              <w:rPr>
                <w:rFonts w:ascii="Verdana" w:hAnsi="Verdana"/>
                <w:b/>
              </w:rPr>
              <w:t>Beneficiary’s contact number.</w:t>
            </w:r>
          </w:p>
          <w:p w:rsidRPr="0043235D" w:rsidR="00603ACC" w:rsidP="00965C56" w:rsidRDefault="00603ACC" w14:paraId="34348089" w14:textId="77777777">
            <w:pPr>
              <w:spacing w:before="120" w:after="120"/>
              <w:rPr>
                <w:rFonts w:ascii="Verdana" w:hAnsi="Verdana"/>
                <w:b/>
              </w:rPr>
            </w:pPr>
          </w:p>
          <w:p w:rsidRPr="0043235D" w:rsidR="00603ACC" w:rsidP="00965C56" w:rsidRDefault="00603ACC" w14:paraId="5D33C62F" w14:textId="77777777">
            <w:pPr>
              <w:autoSpaceDE w:val="0"/>
              <w:autoSpaceDN w:val="0"/>
              <w:adjustRightInd w:val="0"/>
              <w:spacing w:before="120" w:after="120"/>
              <w:rPr>
                <w:rFonts w:ascii="Verdana" w:hAnsi="Verdana"/>
                <w:color w:val="000000"/>
              </w:rPr>
            </w:pPr>
            <w:r w:rsidRPr="0043235D">
              <w:rPr>
                <w:rFonts w:ascii="Verdana" w:hAnsi="Verdana"/>
                <w:b/>
                <w:bCs/>
                <w:color w:val="000000"/>
              </w:rPr>
              <w:t xml:space="preserve">Note: </w:t>
            </w:r>
            <w:r w:rsidRPr="0043235D">
              <w:rPr>
                <w:rFonts w:ascii="Verdana" w:hAnsi="Verdana"/>
                <w:color w:val="000000"/>
              </w:rPr>
              <w:t>Fields containing an asterisk (</w:t>
            </w:r>
            <w:r w:rsidRPr="0043235D">
              <w:rPr>
                <w:rFonts w:ascii="Verdana" w:hAnsi="Verdana"/>
                <w:b/>
                <w:bCs/>
                <w:color w:val="000000"/>
              </w:rPr>
              <w:t>*</w:t>
            </w:r>
            <w:r w:rsidRPr="0043235D">
              <w:rPr>
                <w:rFonts w:ascii="Verdana" w:hAnsi="Verdana"/>
                <w:color w:val="000000"/>
              </w:rPr>
              <w:t>) are required.</w:t>
            </w:r>
          </w:p>
          <w:p w:rsidRPr="0043235D" w:rsidR="00603ACC" w:rsidP="00965C56" w:rsidRDefault="00603ACC" w14:paraId="2646DEAE" w14:textId="77777777">
            <w:pPr>
              <w:autoSpaceDE w:val="0"/>
              <w:autoSpaceDN w:val="0"/>
              <w:adjustRightInd w:val="0"/>
              <w:spacing w:before="120" w:after="120"/>
              <w:rPr>
                <w:rFonts w:ascii="Verdana" w:hAnsi="Verdana"/>
                <w:b/>
              </w:rPr>
            </w:pPr>
          </w:p>
          <w:p w:rsidRPr="00E264B1" w:rsidR="00603ACC" w:rsidP="00965C56" w:rsidRDefault="00603ACC" w14:paraId="07D97861" w14:textId="77777777">
            <w:pPr>
              <w:pStyle w:val="CommentText"/>
              <w:spacing w:before="120" w:after="120"/>
              <w:rPr>
                <w:rFonts w:ascii="Verdana" w:hAnsi="Verdana"/>
                <w:sz w:val="24"/>
                <w:szCs w:val="24"/>
              </w:rPr>
            </w:pPr>
            <w:r w:rsidRPr="0043235D">
              <w:rPr>
                <w:rFonts w:ascii="Verdana" w:hAnsi="Verdana" w:cs="Arial"/>
                <w:noProof/>
                <w:color w:val="000000"/>
              </w:rPr>
              <w:drawing>
                <wp:inline distT="0" distB="0" distL="0" distR="0" wp14:anchorId="2FF3ABB2" wp14:editId="320E8B81">
                  <wp:extent cx="238125" cy="20955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43235D">
              <w:rPr>
                <w:rFonts w:ascii="Verdana" w:hAnsi="Verdana" w:cs="Arial"/>
                <w:color w:val="000000"/>
              </w:rPr>
              <w:t xml:space="preserve"> </w:t>
            </w:r>
            <w:r w:rsidRPr="0043235D">
              <w:rPr>
                <w:rFonts w:ascii="Verdana" w:hAnsi="Verdana"/>
                <w:b/>
                <w:sz w:val="24"/>
                <w:szCs w:val="24"/>
              </w:rPr>
              <w:t xml:space="preserve">Existing EFT </w:t>
            </w:r>
            <w:r w:rsidRPr="0043235D">
              <w:rPr>
                <w:rFonts w:ascii="Verdana" w:hAnsi="Verdana"/>
                <w:sz w:val="24"/>
                <w:szCs w:val="24"/>
              </w:rPr>
              <w:t>beneficiaries requesting to update banking details</w:t>
            </w:r>
            <w:r w:rsidRPr="0043235D">
              <w:rPr>
                <w:rFonts w:ascii="Verdana" w:hAnsi="Verdana"/>
                <w:b/>
                <w:sz w:val="24"/>
                <w:szCs w:val="24"/>
              </w:rPr>
              <w:t xml:space="preserve"> cannot </w:t>
            </w:r>
            <w:r w:rsidRPr="0043235D">
              <w:rPr>
                <w:rFonts w:ascii="Verdana" w:hAnsi="Verdana"/>
                <w:sz w:val="24"/>
                <w:szCs w:val="24"/>
              </w:rPr>
              <w:t xml:space="preserve">use the IVR for this process. CCRs must process the request using the SSO or refer beneficiaries to create a secure </w:t>
            </w:r>
            <w:r w:rsidRPr="00E264B1">
              <w:rPr>
                <w:rFonts w:ascii="Verdana" w:hAnsi="Verdana"/>
                <w:sz w:val="24"/>
                <w:szCs w:val="24"/>
              </w:rPr>
              <w:t xml:space="preserve">login for the Aetna SilverScript Member Portal. Refer to </w:t>
            </w:r>
            <w:hyperlink w:history="1" w:anchor="!/view?docid=b7eefffa-cbab-443b-9ea9-ebaece70494e" r:id="rId115">
              <w:r w:rsidRPr="00E264B1">
                <w:rPr>
                  <w:rStyle w:val="Hyperlink"/>
                  <w:rFonts w:ascii="Verdana" w:hAnsi="Verdana" w:eastAsiaTheme="minorHAnsi"/>
                  <w:sz w:val="24"/>
                  <w:szCs w:val="24"/>
                </w:rPr>
                <w:t>Aetna Compass MED D - SilverScript - Premium Billing Online Payment Portal</w:t>
              </w:r>
              <w:r w:rsidRPr="00E264B1">
                <w:rPr>
                  <w:rStyle w:val="Hyperlink"/>
                  <w:rFonts w:ascii="Verdana" w:hAnsi="Verdana"/>
                  <w:sz w:val="24"/>
                  <w:szCs w:val="24"/>
                </w:rPr>
                <w:t xml:space="preserve"> (062806)</w:t>
              </w:r>
            </w:hyperlink>
            <w:r w:rsidRPr="00E264B1">
              <w:rPr>
                <w:rFonts w:ascii="Verdana" w:hAnsi="Verdana"/>
                <w:sz w:val="24"/>
                <w:szCs w:val="24"/>
              </w:rPr>
              <w:t xml:space="preserve"> to assist with navigation.</w:t>
            </w:r>
          </w:p>
          <w:p w:rsidRPr="0043235D" w:rsidR="00603ACC" w:rsidP="00965C56" w:rsidRDefault="00603ACC" w14:paraId="3CEBD96F" w14:textId="77777777">
            <w:pPr>
              <w:spacing w:before="120" w:after="120"/>
              <w:rPr>
                <w:rFonts w:ascii="Verdana" w:hAnsi="Verdana"/>
                <w:b/>
                <w:bCs/>
              </w:rPr>
            </w:pPr>
            <w:bookmarkStart w:name="OLE_LINK11" w:id="138"/>
            <w:r w:rsidRPr="0043235D">
              <w:rPr>
                <w:rFonts w:ascii="Verdana" w:hAnsi="Verdana"/>
                <w:b/>
                <w:bCs/>
              </w:rPr>
              <w:t xml:space="preserve">Notes: </w:t>
            </w:r>
          </w:p>
          <w:p w:rsidRPr="00046CD7" w:rsidR="00603ACC" w:rsidP="00965C56" w:rsidRDefault="00603ACC" w14:paraId="3F015A01" w14:textId="77777777">
            <w:pPr>
              <w:pStyle w:val="ListParagraph"/>
              <w:numPr>
                <w:ilvl w:val="0"/>
                <w:numId w:val="20"/>
              </w:numPr>
              <w:spacing w:before="120" w:after="120"/>
              <w:contextualSpacing w:val="0"/>
              <w:rPr>
                <w:rFonts w:ascii="Verdana" w:hAnsi="Verdana" w:cs="Arial"/>
              </w:rPr>
            </w:pPr>
            <w:r w:rsidRPr="00046CD7">
              <w:rPr>
                <w:rFonts w:ascii="Verdana" w:hAnsi="Verdana"/>
              </w:rPr>
              <w:t>B</w:t>
            </w:r>
            <w:r w:rsidRPr="00046CD7">
              <w:rPr>
                <w:rFonts w:ascii="Verdana" w:hAnsi="Verdana" w:cs="Arial"/>
              </w:rPr>
              <w:t>eneficiari</w:t>
            </w:r>
            <w:r w:rsidRPr="00046CD7">
              <w:rPr>
                <w:rFonts w:ascii="Verdana" w:hAnsi="Verdana"/>
              </w:rPr>
              <w:t>es</w:t>
            </w:r>
            <w:r w:rsidRPr="00046CD7">
              <w:rPr>
                <w:rFonts w:ascii="Verdana" w:hAnsi="Verdana" w:cs="Arial"/>
              </w:rPr>
              <w:t xml:space="preserve"> who do </w:t>
            </w:r>
            <w:r w:rsidRPr="00046CD7">
              <w:rPr>
                <w:rFonts w:ascii="Verdana" w:hAnsi="Verdana" w:cs="Arial"/>
                <w:b/>
                <w:bCs/>
              </w:rPr>
              <w:t>not</w:t>
            </w:r>
            <w:r w:rsidRPr="00046CD7">
              <w:rPr>
                <w:rFonts w:ascii="Verdana" w:hAnsi="Verdana" w:cs="Arial"/>
              </w:rPr>
              <w:t xml:space="preserve"> have an </w:t>
            </w:r>
            <w:r w:rsidRPr="00046CD7">
              <w:rPr>
                <w:rFonts w:ascii="Verdana" w:hAnsi="Verdana" w:cs="Arial"/>
                <w:b/>
                <w:bCs/>
              </w:rPr>
              <w:t>email</w:t>
            </w:r>
            <w:r w:rsidRPr="00046CD7">
              <w:rPr>
                <w:rFonts w:ascii="Verdana" w:hAnsi="Verdana" w:cs="Arial"/>
              </w:rPr>
              <w:t xml:space="preserve"> address will </w:t>
            </w:r>
            <w:r w:rsidRPr="00046CD7">
              <w:rPr>
                <w:rFonts w:ascii="Verdana" w:hAnsi="Verdana" w:cs="Arial"/>
                <w:b/>
                <w:bCs/>
              </w:rPr>
              <w:t>not</w:t>
            </w:r>
            <w:r w:rsidRPr="00046CD7">
              <w:rPr>
                <w:rFonts w:ascii="Verdana" w:hAnsi="Verdana" w:cs="Arial"/>
              </w:rPr>
              <w:t xml:space="preserve"> be able to process a </w:t>
            </w:r>
            <w:r w:rsidRPr="00046CD7">
              <w:rPr>
                <w:rFonts w:ascii="Verdana" w:hAnsi="Verdana" w:cs="Arial"/>
                <w:b/>
                <w:bCs/>
              </w:rPr>
              <w:t>Guest</w:t>
            </w:r>
            <w:r w:rsidRPr="00046CD7">
              <w:rPr>
                <w:rFonts w:ascii="Verdana" w:hAnsi="Verdana" w:cs="Arial"/>
              </w:rPr>
              <w:t xml:space="preserve"> payment </w:t>
            </w:r>
            <w:r w:rsidRPr="00046CD7">
              <w:rPr>
                <w:rFonts w:ascii="Verdana" w:hAnsi="Verdana" w:cs="Arial"/>
                <w:b/>
                <w:bCs/>
              </w:rPr>
              <w:t>or</w:t>
            </w:r>
            <w:r w:rsidRPr="00046CD7">
              <w:rPr>
                <w:rFonts w:ascii="Verdana" w:hAnsi="Verdana" w:cs="Arial"/>
              </w:rPr>
              <w:t xml:space="preserve"> create a </w:t>
            </w:r>
            <w:r w:rsidRPr="00046CD7">
              <w:rPr>
                <w:rFonts w:ascii="Verdana" w:hAnsi="Verdana" w:cs="Arial"/>
                <w:b/>
                <w:bCs/>
              </w:rPr>
              <w:t>Login</w:t>
            </w:r>
            <w:r w:rsidRPr="00046CD7">
              <w:rPr>
                <w:rFonts w:ascii="Verdana" w:hAnsi="Verdana" w:cs="Arial"/>
              </w:rPr>
              <w:t xml:space="preserve"> for the Member Portal. </w:t>
            </w:r>
            <w:bookmarkEnd w:id="138"/>
            <w:r w:rsidRPr="00046CD7">
              <w:rPr>
                <w:rFonts w:ascii="Verdana" w:hAnsi="Verdana" w:cs="Arial"/>
              </w:rPr>
              <w:t>Do NOT advise the beneficiary to enter an invalid email address to bypass the email address requirement.</w:t>
            </w:r>
          </w:p>
          <w:p w:rsidRPr="00046CD7" w:rsidR="00603ACC" w:rsidP="00965C56" w:rsidRDefault="00603ACC" w14:paraId="31E6BAAC" w14:textId="77777777">
            <w:pPr>
              <w:pStyle w:val="ListParagraph"/>
              <w:numPr>
                <w:ilvl w:val="0"/>
                <w:numId w:val="20"/>
              </w:numPr>
              <w:spacing w:before="120" w:after="120"/>
              <w:contextualSpacing w:val="0"/>
              <w:rPr>
                <w:rFonts w:ascii="Verdana" w:hAnsi="Verdana" w:cs="Arial"/>
              </w:rPr>
            </w:pPr>
            <w:r w:rsidRPr="00046CD7">
              <w:rPr>
                <w:rFonts w:ascii="Verdana" w:hAnsi="Verdana"/>
              </w:rPr>
              <w:t xml:space="preserve">An EFT form can also be used to update existing EFT account information, </w:t>
            </w:r>
            <w:proofErr w:type="gramStart"/>
            <w:r w:rsidRPr="00046CD7">
              <w:rPr>
                <w:rFonts w:ascii="Verdana" w:hAnsi="Verdana"/>
              </w:rPr>
              <w:t>refer</w:t>
            </w:r>
            <w:proofErr w:type="gramEnd"/>
            <w:r w:rsidRPr="00046CD7">
              <w:rPr>
                <w:rFonts w:ascii="Verdana" w:hAnsi="Verdana"/>
              </w:rPr>
              <w:t xml:space="preserve"> to the </w:t>
            </w:r>
            <w:hyperlink w:history="1" w:anchor="_EFT_Form_Requests">
              <w:r w:rsidRPr="00046CD7">
                <w:rPr>
                  <w:rStyle w:val="Hyperlink"/>
                  <w:rFonts w:ascii="Verdana" w:hAnsi="Verdana" w:eastAsiaTheme="minorHAnsi"/>
                </w:rPr>
                <w:t>EFT Form Requests</w:t>
              </w:r>
            </w:hyperlink>
            <w:r w:rsidRPr="00046CD7">
              <w:rPr>
                <w:rFonts w:ascii="Verdana" w:hAnsi="Verdana"/>
              </w:rPr>
              <w:t xml:space="preserve"> section.</w:t>
            </w:r>
          </w:p>
        </w:tc>
      </w:tr>
      <w:tr w:rsidRPr="0043235D" w:rsidR="00603ACC" w:rsidTr="00965C56" w14:paraId="1FD85B3A" w14:textId="77777777">
        <w:tc>
          <w:tcPr>
            <w:tcW w:w="215" w:type="pct"/>
            <w:vMerge w:val="restart"/>
            <w:tcBorders>
              <w:top w:val="single" w:color="auto" w:sz="4" w:space="0"/>
              <w:left w:val="single" w:color="auto" w:sz="4" w:space="0"/>
              <w:right w:val="single" w:color="auto" w:sz="4" w:space="0"/>
            </w:tcBorders>
          </w:tcPr>
          <w:p w:rsidRPr="0043235D" w:rsidR="00603ACC" w:rsidP="00965C56" w:rsidRDefault="00603ACC" w14:paraId="7B679958" w14:textId="77777777">
            <w:pPr>
              <w:spacing w:before="120" w:after="120"/>
              <w:jc w:val="center"/>
              <w:rPr>
                <w:rFonts w:ascii="Verdana" w:hAnsi="Verdana"/>
                <w:b/>
                <w:bCs/>
              </w:rPr>
            </w:pPr>
            <w:r w:rsidRPr="0043235D">
              <w:rPr>
                <w:rFonts w:ascii="Verdana" w:hAnsi="Verdana"/>
                <w:b/>
                <w:bCs/>
              </w:rPr>
              <w:t>24</w:t>
            </w:r>
          </w:p>
        </w:tc>
        <w:tc>
          <w:tcPr>
            <w:tcW w:w="1109" w:type="pct"/>
            <w:vMerge w:val="restart"/>
            <w:tcBorders>
              <w:top w:val="single" w:color="auto" w:sz="4" w:space="0"/>
              <w:left w:val="single" w:color="auto" w:sz="4" w:space="0"/>
              <w:right w:val="single" w:color="auto" w:sz="4" w:space="0"/>
            </w:tcBorders>
          </w:tcPr>
          <w:p w:rsidRPr="0043235D" w:rsidR="00603ACC" w:rsidP="00965C56" w:rsidRDefault="00603ACC" w14:paraId="5072BDAD" w14:textId="77777777">
            <w:pPr>
              <w:spacing w:before="120" w:after="120"/>
              <w:rPr>
                <w:rFonts w:ascii="Verdana" w:hAnsi="Verdana"/>
                <w:color w:val="000000"/>
              </w:rPr>
            </w:pPr>
            <w:r w:rsidRPr="0043235D">
              <w:rPr>
                <w:rFonts w:ascii="Verdana" w:hAnsi="Verdana"/>
                <w:color w:val="000000"/>
              </w:rPr>
              <w:t xml:space="preserve">How do I calculate Premium Payment for </w:t>
            </w:r>
            <w:r w:rsidRPr="0043235D">
              <w:rPr>
                <w:rFonts w:ascii="Verdana" w:hAnsi="Verdana"/>
                <w:b/>
                <w:bCs/>
                <w:color w:val="000000"/>
              </w:rPr>
              <w:t>more than one month</w:t>
            </w:r>
            <w:r w:rsidRPr="0043235D">
              <w:rPr>
                <w:rFonts w:ascii="Verdana" w:hAnsi="Verdana"/>
                <w:color w:val="000000"/>
              </w:rPr>
              <w:t>?</w:t>
            </w:r>
          </w:p>
        </w:tc>
        <w:tc>
          <w:tcPr>
            <w:tcW w:w="3676" w:type="pct"/>
            <w:gridSpan w:val="2"/>
            <w:tcBorders>
              <w:top w:val="single" w:color="auto" w:sz="4" w:space="0"/>
              <w:left w:val="single" w:color="auto" w:sz="4" w:space="0"/>
              <w:bottom w:val="single" w:color="auto" w:sz="4" w:space="0"/>
              <w:right w:val="single" w:color="auto" w:sz="4" w:space="0"/>
            </w:tcBorders>
          </w:tcPr>
          <w:p w:rsidRPr="0043235D" w:rsidR="00603ACC" w:rsidP="00965C56" w:rsidRDefault="00603ACC" w14:paraId="5CE387AA" w14:textId="77777777">
            <w:pPr>
              <w:spacing w:before="120" w:after="120"/>
              <w:rPr>
                <w:rFonts w:ascii="Verdana" w:hAnsi="Verdana"/>
              </w:rPr>
            </w:pPr>
            <w:r w:rsidRPr="0043235D">
              <w:rPr>
                <w:rFonts w:ascii="Verdana" w:hAnsi="Verdana"/>
              </w:rPr>
              <w:t xml:space="preserve">Beneficiaries may pay premiums monthly, quarterly, or annually; some may have other intervals in mind. CCR can assist in calculating this amount as follows: </w:t>
            </w:r>
          </w:p>
        </w:tc>
      </w:tr>
      <w:tr w:rsidRPr="0043235D" w:rsidR="00603ACC" w:rsidTr="00965C56" w14:paraId="292821DC" w14:textId="77777777">
        <w:tc>
          <w:tcPr>
            <w:tcW w:w="215" w:type="pct"/>
            <w:vMerge/>
            <w:tcBorders>
              <w:left w:val="single" w:color="auto" w:sz="4" w:space="0"/>
              <w:right w:val="single" w:color="auto" w:sz="4" w:space="0"/>
            </w:tcBorders>
          </w:tcPr>
          <w:p w:rsidRPr="0043235D" w:rsidR="00603ACC" w:rsidP="00965C56" w:rsidRDefault="00603ACC" w14:paraId="4A308B13" w14:textId="77777777">
            <w:pPr>
              <w:spacing w:before="120" w:after="120"/>
              <w:jc w:val="center"/>
              <w:rPr>
                <w:rFonts w:ascii="Verdana" w:hAnsi="Verdana"/>
                <w:b/>
                <w:bCs/>
              </w:rPr>
            </w:pPr>
          </w:p>
        </w:tc>
        <w:tc>
          <w:tcPr>
            <w:tcW w:w="1109" w:type="pct"/>
            <w:vMerge/>
            <w:tcBorders>
              <w:left w:val="single" w:color="auto" w:sz="4" w:space="0"/>
              <w:right w:val="single" w:color="auto" w:sz="4" w:space="0"/>
            </w:tcBorders>
          </w:tcPr>
          <w:p w:rsidRPr="0043235D" w:rsidR="00603ACC" w:rsidP="00965C56" w:rsidRDefault="00603ACC" w14:paraId="43542AEC" w14:textId="77777777">
            <w:pPr>
              <w:spacing w:before="120" w:after="120"/>
              <w:rPr>
                <w:rFonts w:ascii="Verdana" w:hAnsi="Verdana"/>
                <w:color w:val="000000"/>
              </w:rPr>
            </w:pPr>
          </w:p>
        </w:tc>
        <w:tc>
          <w:tcPr>
            <w:tcW w:w="1838" w:type="pct"/>
            <w:tcBorders>
              <w:top w:val="single" w:color="auto" w:sz="4" w:space="0"/>
              <w:left w:val="single" w:color="auto" w:sz="4" w:space="0"/>
              <w:bottom w:val="single" w:color="auto" w:sz="4" w:space="0"/>
              <w:right w:val="single" w:color="auto" w:sz="4" w:space="0"/>
            </w:tcBorders>
            <w:shd w:val="clear" w:color="auto" w:fill="D9D9D9" w:themeFill="background1" w:themeFillShade="D9"/>
          </w:tcPr>
          <w:p w:rsidRPr="0043235D" w:rsidR="00603ACC" w:rsidP="00965C56" w:rsidRDefault="00603ACC" w14:paraId="0EFF8378" w14:textId="77777777">
            <w:pPr>
              <w:spacing w:before="120" w:after="120"/>
              <w:jc w:val="center"/>
              <w:rPr>
                <w:rFonts w:ascii="Verdana" w:hAnsi="Verdana"/>
                <w:b/>
                <w:bCs/>
              </w:rPr>
            </w:pPr>
            <w:r w:rsidRPr="0043235D">
              <w:rPr>
                <w:rFonts w:ascii="Verdana" w:hAnsi="Verdana"/>
                <w:b/>
                <w:bCs/>
              </w:rPr>
              <w:t>Amount</w:t>
            </w:r>
          </w:p>
        </w:tc>
        <w:tc>
          <w:tcPr>
            <w:tcW w:w="1838" w:type="pct"/>
            <w:tcBorders>
              <w:top w:val="single" w:color="auto" w:sz="4" w:space="0"/>
              <w:left w:val="single" w:color="auto" w:sz="4" w:space="0"/>
              <w:bottom w:val="single" w:color="auto" w:sz="4" w:space="0"/>
              <w:right w:val="single" w:color="auto" w:sz="4" w:space="0"/>
            </w:tcBorders>
            <w:shd w:val="clear" w:color="auto" w:fill="D9D9D9" w:themeFill="background1" w:themeFillShade="D9"/>
          </w:tcPr>
          <w:p w:rsidRPr="0043235D" w:rsidR="00603ACC" w:rsidP="00965C56" w:rsidRDefault="00603ACC" w14:paraId="7B633D00" w14:textId="77777777">
            <w:pPr>
              <w:spacing w:before="120" w:after="120"/>
              <w:jc w:val="center"/>
              <w:rPr>
                <w:rFonts w:ascii="Verdana" w:hAnsi="Verdana"/>
                <w:b/>
                <w:bCs/>
              </w:rPr>
            </w:pPr>
            <w:r w:rsidRPr="0043235D">
              <w:rPr>
                <w:rFonts w:ascii="Verdana" w:hAnsi="Verdana"/>
                <w:b/>
                <w:bCs/>
              </w:rPr>
              <w:t>Formula</w:t>
            </w:r>
          </w:p>
        </w:tc>
      </w:tr>
      <w:tr w:rsidRPr="0043235D" w:rsidR="00603ACC" w:rsidTr="00965C56" w14:paraId="7A9F84AE" w14:textId="77777777">
        <w:tc>
          <w:tcPr>
            <w:tcW w:w="215" w:type="pct"/>
            <w:vMerge/>
            <w:tcBorders>
              <w:left w:val="single" w:color="auto" w:sz="4" w:space="0"/>
              <w:right w:val="single" w:color="auto" w:sz="4" w:space="0"/>
            </w:tcBorders>
          </w:tcPr>
          <w:p w:rsidRPr="0043235D" w:rsidR="00603ACC" w:rsidP="00965C56" w:rsidRDefault="00603ACC" w14:paraId="03A7CE51" w14:textId="77777777">
            <w:pPr>
              <w:spacing w:before="120" w:after="120"/>
              <w:jc w:val="center"/>
              <w:rPr>
                <w:rFonts w:ascii="Verdana" w:hAnsi="Verdana"/>
                <w:b/>
                <w:bCs/>
              </w:rPr>
            </w:pPr>
          </w:p>
        </w:tc>
        <w:tc>
          <w:tcPr>
            <w:tcW w:w="1109" w:type="pct"/>
            <w:vMerge/>
            <w:tcBorders>
              <w:left w:val="single" w:color="auto" w:sz="4" w:space="0"/>
              <w:right w:val="single" w:color="auto" w:sz="4" w:space="0"/>
            </w:tcBorders>
          </w:tcPr>
          <w:p w:rsidRPr="0043235D" w:rsidR="00603ACC" w:rsidP="00965C56" w:rsidRDefault="00603ACC" w14:paraId="57A2A149" w14:textId="77777777">
            <w:pPr>
              <w:spacing w:before="120" w:after="120"/>
              <w:rPr>
                <w:rFonts w:ascii="Verdana" w:hAnsi="Verdana"/>
                <w:color w:val="000000"/>
              </w:rPr>
            </w:pPr>
          </w:p>
        </w:tc>
        <w:tc>
          <w:tcPr>
            <w:tcW w:w="1838"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15125FA3" w14:textId="77777777">
            <w:pPr>
              <w:spacing w:before="120" w:after="120"/>
              <w:rPr>
                <w:rFonts w:ascii="Verdana" w:hAnsi="Verdana"/>
              </w:rPr>
            </w:pPr>
            <w:r w:rsidRPr="0043235D">
              <w:rPr>
                <w:rFonts w:ascii="Verdana" w:hAnsi="Verdana"/>
                <w:b/>
                <w:bCs/>
              </w:rPr>
              <w:t>Annual</w:t>
            </w:r>
            <w:r w:rsidRPr="0043235D">
              <w:rPr>
                <w:rFonts w:ascii="Verdana" w:hAnsi="Verdana"/>
              </w:rPr>
              <w:t xml:space="preserve"> premium payment</w:t>
            </w:r>
          </w:p>
        </w:tc>
        <w:tc>
          <w:tcPr>
            <w:tcW w:w="1838"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7CEBBC30" w14:textId="77777777">
            <w:pPr>
              <w:spacing w:before="120" w:after="120"/>
              <w:rPr>
                <w:rFonts w:ascii="Verdana" w:hAnsi="Verdana"/>
              </w:rPr>
            </w:pPr>
            <w:r w:rsidRPr="0043235D">
              <w:rPr>
                <w:rFonts w:ascii="Verdana" w:hAnsi="Verdana"/>
              </w:rPr>
              <w:t>12 x (monthly premium + LEP [if applicable])</w:t>
            </w:r>
          </w:p>
        </w:tc>
      </w:tr>
      <w:tr w:rsidRPr="0043235D" w:rsidR="00603ACC" w:rsidTr="00965C56" w14:paraId="2C396E9D" w14:textId="77777777">
        <w:tc>
          <w:tcPr>
            <w:tcW w:w="215" w:type="pct"/>
            <w:vMerge/>
            <w:tcBorders>
              <w:left w:val="single" w:color="auto" w:sz="4" w:space="0"/>
              <w:right w:val="single" w:color="auto" w:sz="4" w:space="0"/>
            </w:tcBorders>
          </w:tcPr>
          <w:p w:rsidRPr="0043235D" w:rsidR="00603ACC" w:rsidP="00965C56" w:rsidRDefault="00603ACC" w14:paraId="54B2022B" w14:textId="77777777">
            <w:pPr>
              <w:spacing w:before="120" w:after="120"/>
              <w:jc w:val="center"/>
              <w:rPr>
                <w:rFonts w:ascii="Verdana" w:hAnsi="Verdana"/>
                <w:b/>
                <w:bCs/>
              </w:rPr>
            </w:pPr>
          </w:p>
        </w:tc>
        <w:tc>
          <w:tcPr>
            <w:tcW w:w="1109" w:type="pct"/>
            <w:vMerge/>
            <w:tcBorders>
              <w:left w:val="single" w:color="auto" w:sz="4" w:space="0"/>
              <w:right w:val="single" w:color="auto" w:sz="4" w:space="0"/>
            </w:tcBorders>
          </w:tcPr>
          <w:p w:rsidRPr="0043235D" w:rsidR="00603ACC" w:rsidP="00965C56" w:rsidRDefault="00603ACC" w14:paraId="4C0A084F" w14:textId="77777777">
            <w:pPr>
              <w:spacing w:before="120" w:after="120"/>
              <w:rPr>
                <w:rFonts w:ascii="Verdana" w:hAnsi="Verdana"/>
                <w:color w:val="000000"/>
              </w:rPr>
            </w:pPr>
          </w:p>
        </w:tc>
        <w:tc>
          <w:tcPr>
            <w:tcW w:w="1838"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37ED8CA0" w14:textId="77777777">
            <w:pPr>
              <w:spacing w:before="120" w:after="120"/>
              <w:rPr>
                <w:rFonts w:ascii="Verdana" w:hAnsi="Verdana"/>
                <w:b/>
                <w:bCs/>
              </w:rPr>
            </w:pPr>
            <w:r w:rsidRPr="0043235D">
              <w:rPr>
                <w:rFonts w:ascii="Verdana" w:hAnsi="Verdana"/>
                <w:b/>
                <w:bCs/>
              </w:rPr>
              <w:t>Quarterly</w:t>
            </w:r>
            <w:r w:rsidRPr="0043235D">
              <w:rPr>
                <w:rFonts w:ascii="Verdana" w:hAnsi="Verdana"/>
              </w:rPr>
              <w:t xml:space="preserve"> premium payment</w:t>
            </w:r>
          </w:p>
        </w:tc>
        <w:tc>
          <w:tcPr>
            <w:tcW w:w="1838"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2F38AC5E" w14:textId="77777777">
            <w:pPr>
              <w:spacing w:before="120" w:after="120"/>
              <w:rPr>
                <w:rFonts w:ascii="Verdana" w:hAnsi="Verdana"/>
              </w:rPr>
            </w:pPr>
            <w:r w:rsidRPr="0043235D">
              <w:rPr>
                <w:rFonts w:ascii="Verdana" w:hAnsi="Verdana"/>
              </w:rPr>
              <w:t>3 x (monthly premium + LEP [if applicable])</w:t>
            </w:r>
          </w:p>
        </w:tc>
      </w:tr>
      <w:tr w:rsidRPr="0043235D" w:rsidR="00603ACC" w:rsidTr="00965C56" w14:paraId="02C3DFF5" w14:textId="77777777">
        <w:tc>
          <w:tcPr>
            <w:tcW w:w="215" w:type="pct"/>
            <w:vMerge/>
            <w:tcBorders>
              <w:left w:val="single" w:color="auto" w:sz="4" w:space="0"/>
              <w:bottom w:val="single" w:color="auto" w:sz="4" w:space="0"/>
              <w:right w:val="single" w:color="auto" w:sz="4" w:space="0"/>
            </w:tcBorders>
          </w:tcPr>
          <w:p w:rsidRPr="0043235D" w:rsidR="00603ACC" w:rsidP="00965C56" w:rsidRDefault="00603ACC" w14:paraId="3255360F" w14:textId="77777777">
            <w:pPr>
              <w:spacing w:before="120" w:after="120"/>
              <w:jc w:val="center"/>
              <w:rPr>
                <w:rFonts w:ascii="Verdana" w:hAnsi="Verdana"/>
                <w:b/>
                <w:bCs/>
              </w:rPr>
            </w:pPr>
          </w:p>
        </w:tc>
        <w:tc>
          <w:tcPr>
            <w:tcW w:w="1109" w:type="pct"/>
            <w:vMerge/>
            <w:tcBorders>
              <w:left w:val="single" w:color="auto" w:sz="4" w:space="0"/>
              <w:bottom w:val="single" w:color="auto" w:sz="4" w:space="0"/>
              <w:right w:val="single" w:color="auto" w:sz="4" w:space="0"/>
            </w:tcBorders>
          </w:tcPr>
          <w:p w:rsidRPr="0043235D" w:rsidR="00603ACC" w:rsidP="00965C56" w:rsidRDefault="00603ACC" w14:paraId="0A0799B2" w14:textId="77777777">
            <w:pPr>
              <w:spacing w:before="120" w:after="120"/>
              <w:rPr>
                <w:rFonts w:ascii="Verdana" w:hAnsi="Verdana"/>
                <w:color w:val="000000"/>
              </w:rPr>
            </w:pPr>
          </w:p>
        </w:tc>
        <w:tc>
          <w:tcPr>
            <w:tcW w:w="1838"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609FF6A3" w14:textId="77777777">
            <w:pPr>
              <w:spacing w:before="120" w:after="120"/>
              <w:rPr>
                <w:rFonts w:ascii="Verdana" w:hAnsi="Verdana"/>
                <w:b/>
                <w:bCs/>
              </w:rPr>
            </w:pPr>
            <w:r w:rsidRPr="0043235D">
              <w:rPr>
                <w:rFonts w:ascii="Verdana" w:hAnsi="Verdana"/>
                <w:b/>
                <w:bCs/>
              </w:rPr>
              <w:t>Other</w:t>
            </w:r>
          </w:p>
        </w:tc>
        <w:tc>
          <w:tcPr>
            <w:tcW w:w="1838"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73C5B529" w14:textId="77777777">
            <w:pPr>
              <w:spacing w:before="120" w:after="120"/>
              <w:rPr>
                <w:rFonts w:ascii="Verdana" w:hAnsi="Verdana"/>
              </w:rPr>
            </w:pPr>
            <w:r w:rsidRPr="0043235D">
              <w:rPr>
                <w:rFonts w:ascii="Verdana" w:hAnsi="Verdana"/>
              </w:rPr>
              <w:t>Number of months x (monthly premium + LEP [if applicable])</w:t>
            </w:r>
          </w:p>
        </w:tc>
      </w:tr>
      <w:tr w:rsidRPr="0043235D" w:rsidR="00603ACC" w:rsidTr="00965C56" w14:paraId="1C067B5E" w14:textId="77777777">
        <w:tc>
          <w:tcPr>
            <w:tcW w:w="215"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2F73696F" w14:textId="77777777">
            <w:pPr>
              <w:spacing w:before="120" w:after="120"/>
              <w:jc w:val="center"/>
              <w:rPr>
                <w:rFonts w:ascii="Verdana" w:hAnsi="Verdana"/>
                <w:b/>
                <w:bCs/>
              </w:rPr>
            </w:pPr>
            <w:r w:rsidRPr="0043235D">
              <w:rPr>
                <w:rFonts w:ascii="Verdana" w:hAnsi="Verdana"/>
                <w:b/>
                <w:bCs/>
              </w:rPr>
              <w:t>25</w:t>
            </w:r>
          </w:p>
        </w:tc>
        <w:tc>
          <w:tcPr>
            <w:tcW w:w="1109"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79A0A057" w14:textId="77777777">
            <w:pPr>
              <w:spacing w:before="120" w:after="120"/>
              <w:rPr>
                <w:rFonts w:ascii="Verdana" w:hAnsi="Verdana"/>
                <w:color w:val="000000"/>
              </w:rPr>
            </w:pPr>
            <w:r w:rsidRPr="0043235D">
              <w:rPr>
                <w:rFonts w:ascii="Verdana" w:hAnsi="Verdana"/>
                <w:color w:val="000000"/>
              </w:rPr>
              <w:t xml:space="preserve">How can a </w:t>
            </w:r>
            <w:r w:rsidRPr="0043235D">
              <w:rPr>
                <w:rFonts w:ascii="Verdana" w:hAnsi="Verdana" w:cs="Arial"/>
                <w:bCs/>
              </w:rPr>
              <w:t>beneficiary</w:t>
            </w:r>
            <w:r w:rsidRPr="0043235D">
              <w:rPr>
                <w:rFonts w:ascii="Verdana" w:hAnsi="Verdana"/>
                <w:color w:val="000000"/>
              </w:rPr>
              <w:t xml:space="preserve"> remove the SilverScript Member Portal login account they created?</w:t>
            </w:r>
          </w:p>
        </w:tc>
        <w:tc>
          <w:tcPr>
            <w:tcW w:w="3676" w:type="pct"/>
            <w:gridSpan w:val="2"/>
            <w:tcBorders>
              <w:top w:val="single" w:color="auto" w:sz="4" w:space="0"/>
              <w:left w:val="single" w:color="auto" w:sz="4" w:space="0"/>
              <w:bottom w:val="single" w:color="auto" w:sz="4" w:space="0"/>
              <w:right w:val="single" w:color="auto" w:sz="4" w:space="0"/>
            </w:tcBorders>
          </w:tcPr>
          <w:p w:rsidR="00603ACC" w:rsidP="00965C56" w:rsidRDefault="00603ACC" w14:paraId="2234125B" w14:textId="77777777">
            <w:pPr>
              <w:spacing w:before="120" w:after="120"/>
              <w:rPr>
                <w:rFonts w:ascii="Verdana" w:hAnsi="Verdana"/>
              </w:rPr>
            </w:pPr>
            <w:bookmarkStart w:name="OLE_LINK14" w:id="139"/>
            <w:r w:rsidRPr="0043235D">
              <w:rPr>
                <w:rFonts w:ascii="Verdana" w:hAnsi="Verdana"/>
              </w:rPr>
              <w:t xml:space="preserve">InstaMed Support may be able to assist </w:t>
            </w:r>
            <w:r w:rsidRPr="0043235D">
              <w:rPr>
                <w:rFonts w:ascii="Verdana" w:hAnsi="Verdana" w:cs="Arial"/>
                <w:bCs/>
              </w:rPr>
              <w:t>beneficiarie</w:t>
            </w:r>
            <w:r w:rsidRPr="0043235D">
              <w:rPr>
                <w:rFonts w:ascii="Verdana" w:hAnsi="Verdana"/>
              </w:rPr>
              <w:t xml:space="preserve">s with instruction on correcting any logins created with a bad email address. </w:t>
            </w:r>
          </w:p>
          <w:p w:rsidRPr="00E264B1" w:rsidR="00603ACC" w:rsidP="00965C56" w:rsidRDefault="00603ACC" w14:paraId="42B10480" w14:textId="77777777">
            <w:pPr>
              <w:pStyle w:val="ListParagraph"/>
              <w:numPr>
                <w:ilvl w:val="0"/>
                <w:numId w:val="20"/>
              </w:numPr>
              <w:spacing w:before="120" w:after="120"/>
              <w:rPr>
                <w:rFonts w:ascii="Verdana" w:hAnsi="Verdana"/>
                <w:b/>
              </w:rPr>
            </w:pPr>
            <w:r w:rsidRPr="00E264B1">
              <w:rPr>
                <w:rFonts w:ascii="Verdana" w:hAnsi="Verdana"/>
              </w:rPr>
              <w:t xml:space="preserve">For any </w:t>
            </w:r>
            <w:r w:rsidRPr="00E264B1">
              <w:rPr>
                <w:rFonts w:ascii="Verdana" w:hAnsi="Verdana"/>
                <w:b/>
              </w:rPr>
              <w:t>Technical Questions</w:t>
            </w:r>
            <w:r w:rsidRPr="00E264B1">
              <w:rPr>
                <w:rFonts w:ascii="Verdana" w:hAnsi="Verdana"/>
              </w:rPr>
              <w:t xml:space="preserve">, contact InstaMed Customer Service via telephone at 1-866-467-8263 or email at </w:t>
            </w:r>
            <w:hyperlink w:history="1" r:id="rId116">
              <w:r w:rsidRPr="00E264B1">
                <w:rPr>
                  <w:rStyle w:val="Hyperlink"/>
                  <w:rFonts w:ascii="Verdana" w:hAnsi="Verdana" w:eastAsiaTheme="minorHAnsi"/>
                </w:rPr>
                <w:t>support@instamed.com</w:t>
              </w:r>
            </w:hyperlink>
            <w:r w:rsidRPr="00E264B1">
              <w:rPr>
                <w:rFonts w:ascii="Verdana" w:hAnsi="Verdana"/>
              </w:rPr>
              <w:t xml:space="preserve">. </w:t>
            </w:r>
            <w:bookmarkEnd w:id="139"/>
          </w:p>
        </w:tc>
      </w:tr>
      <w:tr w:rsidRPr="0043235D" w:rsidR="00603ACC" w:rsidTr="00965C56" w14:paraId="320BB2B4" w14:textId="77777777">
        <w:tc>
          <w:tcPr>
            <w:tcW w:w="215"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3FB788F5" w14:textId="77777777">
            <w:pPr>
              <w:spacing w:before="120" w:after="120"/>
              <w:jc w:val="center"/>
              <w:rPr>
                <w:rFonts w:ascii="Verdana" w:hAnsi="Verdana"/>
                <w:b/>
                <w:bCs/>
              </w:rPr>
            </w:pPr>
            <w:r w:rsidRPr="0043235D">
              <w:rPr>
                <w:rFonts w:ascii="Verdana" w:hAnsi="Verdana"/>
                <w:b/>
                <w:bCs/>
              </w:rPr>
              <w:t>26</w:t>
            </w:r>
          </w:p>
        </w:tc>
        <w:tc>
          <w:tcPr>
            <w:tcW w:w="1109"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7F0E079A" w14:textId="77777777">
            <w:pPr>
              <w:spacing w:before="120" w:after="120"/>
              <w:rPr>
                <w:rFonts w:ascii="Verdana" w:hAnsi="Verdana"/>
                <w:color w:val="000000"/>
              </w:rPr>
            </w:pPr>
            <w:r w:rsidRPr="0043235D">
              <w:rPr>
                <w:rFonts w:ascii="Verdana" w:hAnsi="Verdana"/>
                <w:color w:val="000000"/>
              </w:rPr>
              <w:t>Does a beneficiary receive an email when a recurring payment is taken each month?</w:t>
            </w:r>
          </w:p>
        </w:tc>
        <w:tc>
          <w:tcPr>
            <w:tcW w:w="3676" w:type="pct"/>
            <w:gridSpan w:val="2"/>
            <w:tcBorders>
              <w:top w:val="single" w:color="auto" w:sz="4" w:space="0"/>
              <w:left w:val="single" w:color="auto" w:sz="4" w:space="0"/>
              <w:bottom w:val="single" w:color="auto" w:sz="4" w:space="0"/>
              <w:right w:val="single" w:color="auto" w:sz="4" w:space="0"/>
            </w:tcBorders>
          </w:tcPr>
          <w:p w:rsidRPr="0043235D" w:rsidR="00603ACC" w:rsidP="00965C56" w:rsidRDefault="00603ACC" w14:paraId="58468EAA" w14:textId="77777777">
            <w:pPr>
              <w:spacing w:before="120" w:after="120"/>
              <w:rPr>
                <w:rFonts w:ascii="Verdana" w:hAnsi="Verdana"/>
              </w:rPr>
            </w:pPr>
            <w:r w:rsidRPr="0043235D">
              <w:rPr>
                <w:rFonts w:ascii="Verdana" w:hAnsi="Verdana"/>
              </w:rPr>
              <w:t xml:space="preserve">There is not an email generated each month for recurring automatic payments. The only time an email is sent will be by member request to CCR. CCR will create the </w:t>
            </w:r>
            <w:proofErr w:type="gramStart"/>
            <w:r w:rsidRPr="0043235D">
              <w:rPr>
                <w:rFonts w:ascii="Verdana" w:hAnsi="Verdana"/>
              </w:rPr>
              <w:t>below Support task</w:t>
            </w:r>
            <w:proofErr w:type="gramEnd"/>
            <w:r w:rsidRPr="0043235D">
              <w:rPr>
                <w:rFonts w:ascii="Verdana" w:hAnsi="Verdana"/>
              </w:rPr>
              <w:t xml:space="preserve"> for a receipt copy:</w:t>
            </w:r>
          </w:p>
          <w:p w:rsidRPr="00046CD7" w:rsidR="00603ACC" w:rsidP="00965C56" w:rsidRDefault="00603ACC" w14:paraId="25DBE301" w14:textId="77777777">
            <w:pPr>
              <w:pStyle w:val="ListParagraph"/>
              <w:numPr>
                <w:ilvl w:val="0"/>
                <w:numId w:val="20"/>
              </w:numPr>
              <w:spacing w:before="120" w:after="120"/>
              <w:contextualSpacing w:val="0"/>
              <w:rPr>
                <w:rFonts w:ascii="Verdana" w:hAnsi="Verdana"/>
              </w:rPr>
            </w:pPr>
            <w:r w:rsidRPr="00046CD7">
              <w:rPr>
                <w:rFonts w:ascii="Verdana" w:hAnsi="Verdana"/>
                <w:b/>
                <w:bCs/>
              </w:rPr>
              <w:t xml:space="preserve">Task Type: </w:t>
            </w:r>
            <w:r w:rsidRPr="00046CD7">
              <w:rPr>
                <w:rFonts w:ascii="Verdana" w:hAnsi="Verdana"/>
              </w:rPr>
              <w:t xml:space="preserve">Premium Billing Inquiry Medicare D </w:t>
            </w:r>
          </w:p>
          <w:p w:rsidRPr="00046CD7" w:rsidR="00603ACC" w:rsidP="00965C56" w:rsidRDefault="00603ACC" w14:paraId="7FA06FA2" w14:textId="77777777">
            <w:pPr>
              <w:pStyle w:val="ListParagraph"/>
              <w:numPr>
                <w:ilvl w:val="0"/>
                <w:numId w:val="20"/>
              </w:numPr>
              <w:spacing w:before="120" w:after="120"/>
              <w:contextualSpacing w:val="0"/>
              <w:rPr>
                <w:rFonts w:ascii="Verdana" w:hAnsi="Verdana"/>
              </w:rPr>
            </w:pPr>
            <w:r w:rsidRPr="00046CD7">
              <w:rPr>
                <w:rFonts w:ascii="Verdana" w:hAnsi="Verdana"/>
                <w:b/>
                <w:bCs/>
              </w:rPr>
              <w:t xml:space="preserve">Reason for Dispute: </w:t>
            </w:r>
            <w:r w:rsidRPr="00046CD7">
              <w:rPr>
                <w:rFonts w:ascii="Verdana" w:hAnsi="Verdana"/>
              </w:rPr>
              <w:t>Credit Card Payment</w:t>
            </w:r>
          </w:p>
          <w:p w:rsidRPr="00046CD7" w:rsidR="00603ACC" w:rsidP="00965C56" w:rsidRDefault="00603ACC" w14:paraId="48E784A0" w14:textId="77777777">
            <w:pPr>
              <w:pStyle w:val="ListParagraph"/>
              <w:numPr>
                <w:ilvl w:val="0"/>
                <w:numId w:val="20"/>
              </w:numPr>
              <w:spacing w:before="120" w:after="120"/>
              <w:contextualSpacing w:val="0"/>
              <w:rPr>
                <w:rFonts w:ascii="Verdana" w:hAnsi="Verdana"/>
              </w:rPr>
            </w:pPr>
            <w:r w:rsidRPr="00046CD7">
              <w:rPr>
                <w:rFonts w:ascii="Verdana" w:hAnsi="Verdana"/>
                <w:b/>
                <w:bCs/>
              </w:rPr>
              <w:t xml:space="preserve">Task Notes: </w:t>
            </w:r>
            <w:r w:rsidRPr="00046CD7">
              <w:rPr>
                <w:rFonts w:ascii="Verdana" w:hAnsi="Verdana"/>
              </w:rPr>
              <w:t>Document the following:</w:t>
            </w:r>
          </w:p>
          <w:p w:rsidRPr="00046CD7" w:rsidR="00603ACC" w:rsidP="00965C56" w:rsidRDefault="00603ACC" w14:paraId="74D7C1D1" w14:textId="77777777">
            <w:pPr>
              <w:pStyle w:val="ListParagraph"/>
              <w:numPr>
                <w:ilvl w:val="1"/>
                <w:numId w:val="20"/>
              </w:numPr>
              <w:spacing w:before="120" w:after="120"/>
              <w:contextualSpacing w:val="0"/>
              <w:rPr>
                <w:rFonts w:ascii="Verdana" w:hAnsi="Verdana"/>
              </w:rPr>
            </w:pPr>
            <w:r w:rsidRPr="00046CD7">
              <w:rPr>
                <w:rFonts w:ascii="Verdana" w:hAnsi="Verdana"/>
                <w:b/>
              </w:rPr>
              <w:t>CCP003</w:t>
            </w:r>
            <w:r w:rsidRPr="00046CD7">
              <w:rPr>
                <w:rFonts w:ascii="Verdana" w:hAnsi="Verdana"/>
              </w:rPr>
              <w:t>, Confirming RCD charge this month. Please email receipt.</w:t>
            </w:r>
          </w:p>
          <w:p w:rsidRPr="00046CD7" w:rsidR="00603ACC" w:rsidP="00965C56" w:rsidRDefault="00603ACC" w14:paraId="14336B03" w14:textId="77777777">
            <w:pPr>
              <w:pStyle w:val="ListParagraph"/>
              <w:numPr>
                <w:ilvl w:val="1"/>
                <w:numId w:val="20"/>
              </w:numPr>
              <w:spacing w:before="120" w:after="120"/>
              <w:contextualSpacing w:val="0"/>
              <w:rPr>
                <w:rFonts w:ascii="Verdana" w:hAnsi="Verdana"/>
              </w:rPr>
            </w:pPr>
            <w:r w:rsidRPr="00046CD7">
              <w:rPr>
                <w:rFonts w:ascii="Verdana" w:hAnsi="Verdana"/>
              </w:rPr>
              <w:t>Beneficiary’s email address.</w:t>
            </w:r>
          </w:p>
          <w:p w:rsidRPr="0043235D" w:rsidR="00603ACC" w:rsidP="00965C56" w:rsidRDefault="00603ACC" w14:paraId="139CFDC7" w14:textId="77777777">
            <w:pPr>
              <w:spacing w:before="120" w:after="120"/>
              <w:rPr>
                <w:rFonts w:ascii="Verdana" w:hAnsi="Verdana"/>
              </w:rPr>
            </w:pPr>
          </w:p>
          <w:p w:rsidRPr="0043235D" w:rsidR="00603ACC" w:rsidP="00965C56" w:rsidRDefault="00603ACC" w14:paraId="08C06ACD" w14:textId="77777777">
            <w:pPr>
              <w:spacing w:before="120" w:after="120"/>
              <w:rPr>
                <w:rFonts w:ascii="Verdana" w:hAnsi="Verdana"/>
                <w:b/>
                <w:bCs/>
                <w:color w:val="000000"/>
              </w:rPr>
            </w:pPr>
            <w:r w:rsidRPr="0043235D">
              <w:rPr>
                <w:rFonts w:ascii="Verdana" w:hAnsi="Verdana"/>
                <w:b/>
                <w:bCs/>
                <w:color w:val="000000"/>
              </w:rPr>
              <w:t xml:space="preserve">Notes: </w:t>
            </w:r>
          </w:p>
          <w:p w:rsidRPr="00046CD7" w:rsidR="00603ACC" w:rsidP="00965C56" w:rsidRDefault="00603ACC" w14:paraId="58CDF417" w14:textId="77777777">
            <w:pPr>
              <w:pStyle w:val="ListParagraph"/>
              <w:numPr>
                <w:ilvl w:val="0"/>
                <w:numId w:val="20"/>
              </w:numPr>
              <w:spacing w:before="120" w:after="120"/>
              <w:contextualSpacing w:val="0"/>
              <w:rPr>
                <w:rFonts w:ascii="Verdana" w:hAnsi="Verdana"/>
                <w:color w:val="000000"/>
              </w:rPr>
            </w:pPr>
            <w:r w:rsidRPr="00046CD7">
              <w:rPr>
                <w:rFonts w:ascii="Verdana" w:hAnsi="Verdana"/>
                <w:color w:val="000000"/>
              </w:rPr>
              <w:t>Fields containing an asterisk (</w:t>
            </w:r>
            <w:r w:rsidRPr="00E264B1">
              <w:rPr>
                <w:rFonts w:ascii="Verdana" w:hAnsi="Verdana"/>
                <w:b/>
                <w:bCs/>
                <w:color w:val="000000"/>
              </w:rPr>
              <w:t>*</w:t>
            </w:r>
            <w:r w:rsidRPr="00046CD7">
              <w:rPr>
                <w:rFonts w:ascii="Verdana" w:hAnsi="Verdana"/>
                <w:color w:val="000000"/>
              </w:rPr>
              <w:t>) are required.</w:t>
            </w:r>
          </w:p>
          <w:p w:rsidRPr="00046CD7" w:rsidR="00603ACC" w:rsidP="00965C56" w:rsidRDefault="00603ACC" w14:paraId="701A0A58" w14:textId="77777777">
            <w:pPr>
              <w:pStyle w:val="ListParagraph"/>
              <w:numPr>
                <w:ilvl w:val="0"/>
                <w:numId w:val="20"/>
              </w:numPr>
              <w:spacing w:before="120" w:after="120"/>
              <w:contextualSpacing w:val="0"/>
              <w:rPr>
                <w:rFonts w:ascii="Verdana" w:hAnsi="Verdana"/>
              </w:rPr>
            </w:pPr>
            <w:r w:rsidRPr="00046CD7">
              <w:rPr>
                <w:rFonts w:ascii="Verdana" w:hAnsi="Verdana"/>
              </w:rPr>
              <w:t xml:space="preserve">Offer beneficiaries self-service option of creating a secure login to the </w:t>
            </w:r>
            <w:r w:rsidRPr="00046CD7">
              <w:rPr>
                <w:rFonts w:ascii="Verdana" w:hAnsi="Verdana"/>
                <w:b/>
                <w:bCs/>
              </w:rPr>
              <w:t>Aetna Med D</w:t>
            </w:r>
            <w:r w:rsidRPr="00046CD7">
              <w:rPr>
                <w:rFonts w:ascii="Verdana" w:hAnsi="Verdana"/>
              </w:rPr>
              <w:t xml:space="preserve"> </w:t>
            </w:r>
            <w:r w:rsidRPr="00046CD7">
              <w:rPr>
                <w:rFonts w:ascii="Verdana" w:hAnsi="Verdana"/>
                <w:b/>
                <w:bCs/>
              </w:rPr>
              <w:t xml:space="preserve">SilverScript Member Portal. </w:t>
            </w:r>
            <w:r w:rsidRPr="00046CD7">
              <w:rPr>
                <w:rFonts w:ascii="Verdana" w:hAnsi="Verdana"/>
              </w:rPr>
              <w:t>They will be able to view EFT autopayment receipts in their portal dashboard.</w:t>
            </w:r>
          </w:p>
        </w:tc>
      </w:tr>
      <w:tr w:rsidRPr="0043235D" w:rsidR="00603ACC" w:rsidTr="00965C56" w14:paraId="54EFA776" w14:textId="77777777">
        <w:tc>
          <w:tcPr>
            <w:tcW w:w="215"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05D36A0D" w14:textId="77777777">
            <w:pPr>
              <w:spacing w:before="120" w:after="120"/>
              <w:jc w:val="center"/>
              <w:rPr>
                <w:rFonts w:ascii="Verdana" w:hAnsi="Verdana"/>
                <w:b/>
                <w:bCs/>
              </w:rPr>
            </w:pPr>
            <w:bookmarkStart w:name="_Hlk124162065" w:id="140"/>
            <w:r w:rsidRPr="0043235D">
              <w:rPr>
                <w:rFonts w:ascii="Verdana" w:hAnsi="Verdana"/>
                <w:b/>
                <w:bCs/>
              </w:rPr>
              <w:t>27</w:t>
            </w:r>
          </w:p>
        </w:tc>
        <w:tc>
          <w:tcPr>
            <w:tcW w:w="1109"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1A983337" w14:textId="77777777">
            <w:pPr>
              <w:spacing w:before="120" w:after="120"/>
              <w:rPr>
                <w:rFonts w:ascii="Verdana" w:hAnsi="Verdana"/>
                <w:color w:val="000000"/>
              </w:rPr>
            </w:pPr>
            <w:bookmarkStart w:name="OLE_LINK33" w:id="141"/>
            <w:r w:rsidRPr="0043235D">
              <w:rPr>
                <w:rFonts w:ascii="Verdana" w:hAnsi="Verdana"/>
                <w:color w:val="000000"/>
              </w:rPr>
              <w:t xml:space="preserve">Can I request a payment receipt be emailed to me? </w:t>
            </w:r>
            <w:bookmarkEnd w:id="141"/>
          </w:p>
        </w:tc>
        <w:tc>
          <w:tcPr>
            <w:tcW w:w="3676" w:type="pct"/>
            <w:gridSpan w:val="2"/>
            <w:tcBorders>
              <w:top w:val="single" w:color="auto" w:sz="4" w:space="0"/>
              <w:left w:val="single" w:color="auto" w:sz="4" w:space="0"/>
              <w:bottom w:val="single" w:color="auto" w:sz="4" w:space="0"/>
              <w:right w:val="single" w:color="auto" w:sz="4" w:space="0"/>
            </w:tcBorders>
          </w:tcPr>
          <w:p w:rsidRPr="0043235D" w:rsidR="00603ACC" w:rsidP="00965C56" w:rsidRDefault="00603ACC" w14:paraId="5BF18B30" w14:textId="77777777">
            <w:pPr>
              <w:spacing w:before="120" w:after="120"/>
              <w:rPr>
                <w:rFonts w:ascii="Verdana" w:hAnsi="Verdana"/>
                <w:iCs/>
                <w:strike/>
              </w:rPr>
            </w:pPr>
            <w:bookmarkStart w:name="OLE_LINK34" w:id="142"/>
            <w:r w:rsidRPr="0043235D">
              <w:rPr>
                <w:rFonts w:ascii="Verdana" w:hAnsi="Verdana"/>
              </w:rPr>
              <w:t xml:space="preserve">Create the following Support Task, and provide the </w:t>
            </w:r>
            <w:r w:rsidRPr="0043235D">
              <w:rPr>
                <w:rFonts w:ascii="Verdana" w:hAnsi="Verdana"/>
                <w:b/>
              </w:rPr>
              <w:t>task number</w:t>
            </w:r>
            <w:r w:rsidRPr="0043235D">
              <w:rPr>
                <w:rFonts w:ascii="Verdana" w:hAnsi="Verdana"/>
              </w:rPr>
              <w:t xml:space="preserve"> as the </w:t>
            </w:r>
            <w:r w:rsidRPr="0043235D">
              <w:rPr>
                <w:rFonts w:ascii="Verdana" w:hAnsi="Verdana"/>
                <w:b/>
                <w:iCs/>
              </w:rPr>
              <w:t>ticket number</w:t>
            </w:r>
            <w:r w:rsidRPr="0043235D">
              <w:rPr>
                <w:rFonts w:ascii="Verdana" w:hAnsi="Verdana"/>
                <w:iCs/>
              </w:rPr>
              <w:t xml:space="preserve">: </w:t>
            </w:r>
          </w:p>
          <w:p w:rsidRPr="00046CD7" w:rsidR="00603ACC" w:rsidP="00965C56" w:rsidRDefault="00603ACC" w14:paraId="5C7591D8" w14:textId="77777777">
            <w:pPr>
              <w:pStyle w:val="ListParagraph"/>
              <w:numPr>
                <w:ilvl w:val="0"/>
                <w:numId w:val="20"/>
              </w:numPr>
              <w:autoSpaceDE w:val="0"/>
              <w:autoSpaceDN w:val="0"/>
              <w:adjustRightInd w:val="0"/>
              <w:spacing w:before="120" w:after="120"/>
              <w:contextualSpacing w:val="0"/>
              <w:rPr>
                <w:rFonts w:ascii="Verdana" w:hAnsi="Verdana"/>
              </w:rPr>
            </w:pPr>
            <w:r w:rsidRPr="00046CD7">
              <w:rPr>
                <w:rFonts w:ascii="Verdana" w:hAnsi="Verdana"/>
                <w:b/>
              </w:rPr>
              <w:t xml:space="preserve">Task Type: </w:t>
            </w:r>
            <w:r w:rsidRPr="00046CD7">
              <w:rPr>
                <w:rFonts w:ascii="Verdana" w:hAnsi="Verdana"/>
              </w:rPr>
              <w:t xml:space="preserve">Premium Billing Inquiry Medicare D </w:t>
            </w:r>
          </w:p>
          <w:p w:rsidRPr="00046CD7" w:rsidR="00603ACC" w:rsidP="00965C56" w:rsidRDefault="00603ACC" w14:paraId="2568EA68" w14:textId="77777777">
            <w:pPr>
              <w:pStyle w:val="ListParagraph"/>
              <w:numPr>
                <w:ilvl w:val="0"/>
                <w:numId w:val="20"/>
              </w:numPr>
              <w:autoSpaceDE w:val="0"/>
              <w:autoSpaceDN w:val="0"/>
              <w:adjustRightInd w:val="0"/>
              <w:spacing w:before="120" w:after="120"/>
              <w:contextualSpacing w:val="0"/>
              <w:rPr>
                <w:rFonts w:ascii="Verdana" w:hAnsi="Verdana"/>
              </w:rPr>
            </w:pPr>
            <w:r w:rsidRPr="00046CD7">
              <w:rPr>
                <w:rFonts w:ascii="Verdana" w:hAnsi="Verdana"/>
                <w:b/>
              </w:rPr>
              <w:t xml:space="preserve">Reason for Dispute: </w:t>
            </w:r>
            <w:r w:rsidRPr="00046CD7">
              <w:rPr>
                <w:rFonts w:ascii="Verdana" w:hAnsi="Verdana"/>
              </w:rPr>
              <w:t>Credit Card Payment</w:t>
            </w:r>
            <w:r w:rsidRPr="00046CD7">
              <w:rPr>
                <w:rFonts w:ascii="Verdana" w:hAnsi="Verdana"/>
                <w:b/>
                <w:bCs/>
              </w:rPr>
              <w:t>*</w:t>
            </w:r>
          </w:p>
          <w:p w:rsidR="00603ACC" w:rsidP="00965C56" w:rsidRDefault="00603ACC" w14:paraId="44F55094" w14:textId="77777777">
            <w:pPr>
              <w:pStyle w:val="ListParagraph"/>
              <w:numPr>
                <w:ilvl w:val="0"/>
                <w:numId w:val="20"/>
              </w:numPr>
              <w:autoSpaceDE w:val="0"/>
              <w:autoSpaceDN w:val="0"/>
              <w:adjustRightInd w:val="0"/>
              <w:spacing w:before="120" w:after="120"/>
              <w:contextualSpacing w:val="0"/>
              <w:rPr>
                <w:rFonts w:ascii="Verdana" w:hAnsi="Verdana"/>
              </w:rPr>
            </w:pPr>
            <w:r w:rsidRPr="00046CD7">
              <w:rPr>
                <w:rFonts w:ascii="Verdana" w:hAnsi="Verdana"/>
                <w:b/>
              </w:rPr>
              <w:t xml:space="preserve">Task Notes: </w:t>
            </w:r>
            <w:r w:rsidRPr="00046CD7">
              <w:rPr>
                <w:rFonts w:ascii="Verdana" w:hAnsi="Verdana"/>
              </w:rPr>
              <w:t>Document the following:</w:t>
            </w:r>
          </w:p>
          <w:p w:rsidR="00603ACC" w:rsidP="00965C56" w:rsidRDefault="00603ACC" w14:paraId="12210B78" w14:textId="77777777">
            <w:pPr>
              <w:pStyle w:val="ListParagraph"/>
              <w:numPr>
                <w:ilvl w:val="1"/>
                <w:numId w:val="20"/>
              </w:numPr>
              <w:autoSpaceDE w:val="0"/>
              <w:autoSpaceDN w:val="0"/>
              <w:adjustRightInd w:val="0"/>
              <w:spacing w:before="120" w:after="120"/>
              <w:contextualSpacing w:val="0"/>
              <w:rPr>
                <w:rFonts w:ascii="Verdana" w:hAnsi="Verdana"/>
              </w:rPr>
            </w:pPr>
            <w:r w:rsidRPr="00046CD7">
              <w:rPr>
                <w:rFonts w:ascii="Verdana" w:hAnsi="Verdana"/>
                <w:b/>
              </w:rPr>
              <w:t>CCP003</w:t>
            </w:r>
            <w:r w:rsidRPr="00046CD7">
              <w:rPr>
                <w:rFonts w:ascii="Verdana" w:hAnsi="Verdana"/>
              </w:rPr>
              <w:t>, Member would like a receipt for payment of &lt;$XX.XX&gt; received on &lt;MM/DD/YYYY&gt; to be emailed to them at &lt;enter email address&gt;</w:t>
            </w:r>
          </w:p>
          <w:p w:rsidRPr="00046CD7" w:rsidR="00603ACC" w:rsidP="00965C56" w:rsidRDefault="00603ACC" w14:paraId="18C1BBEF" w14:textId="77777777">
            <w:pPr>
              <w:pStyle w:val="ListParagraph"/>
              <w:numPr>
                <w:ilvl w:val="1"/>
                <w:numId w:val="20"/>
              </w:numPr>
              <w:autoSpaceDE w:val="0"/>
              <w:autoSpaceDN w:val="0"/>
              <w:adjustRightInd w:val="0"/>
              <w:spacing w:before="120" w:after="120"/>
              <w:contextualSpacing w:val="0"/>
              <w:rPr>
                <w:rFonts w:ascii="Verdana" w:hAnsi="Verdana"/>
              </w:rPr>
            </w:pPr>
            <w:r w:rsidRPr="00046CD7">
              <w:rPr>
                <w:rFonts w:ascii="Verdana" w:hAnsi="Verdana"/>
              </w:rPr>
              <w:t>Beneficiary’s contact number</w:t>
            </w:r>
          </w:p>
          <w:p w:rsidRPr="0043235D" w:rsidR="00603ACC" w:rsidP="00965C56" w:rsidRDefault="00603ACC" w14:paraId="5B538249" w14:textId="77777777">
            <w:pPr>
              <w:spacing w:before="120" w:after="120"/>
              <w:rPr>
                <w:rFonts w:ascii="Verdana" w:hAnsi="Verdana"/>
              </w:rPr>
            </w:pPr>
          </w:p>
          <w:bookmarkEnd w:id="142"/>
          <w:p w:rsidRPr="0043235D" w:rsidR="00603ACC" w:rsidP="00965C56" w:rsidRDefault="00603ACC" w14:paraId="2DBA08C8" w14:textId="77777777">
            <w:pPr>
              <w:autoSpaceDE w:val="0"/>
              <w:autoSpaceDN w:val="0"/>
              <w:adjustRightInd w:val="0"/>
              <w:spacing w:before="120" w:after="120"/>
              <w:rPr>
                <w:rFonts w:ascii="Verdana" w:hAnsi="Verdana"/>
                <w:color w:val="000000"/>
              </w:rPr>
            </w:pPr>
            <w:r w:rsidRPr="0043235D">
              <w:rPr>
                <w:rFonts w:ascii="Verdana" w:hAnsi="Verdana"/>
                <w:b/>
                <w:bCs/>
                <w:color w:val="000000"/>
              </w:rPr>
              <w:t xml:space="preserve">Note: </w:t>
            </w:r>
            <w:r w:rsidRPr="0043235D">
              <w:rPr>
                <w:rFonts w:ascii="Verdana" w:hAnsi="Verdana"/>
                <w:color w:val="000000"/>
              </w:rPr>
              <w:t>Fields containing an asterisk (</w:t>
            </w:r>
            <w:r w:rsidRPr="0043235D">
              <w:rPr>
                <w:rFonts w:ascii="Verdana" w:hAnsi="Verdana"/>
                <w:b/>
                <w:bCs/>
                <w:color w:val="000000"/>
              </w:rPr>
              <w:t>*</w:t>
            </w:r>
            <w:r w:rsidRPr="0043235D">
              <w:rPr>
                <w:rFonts w:ascii="Verdana" w:hAnsi="Verdana"/>
                <w:color w:val="000000"/>
              </w:rPr>
              <w:t>) are required.</w:t>
            </w:r>
          </w:p>
        </w:tc>
      </w:tr>
      <w:tr w:rsidRPr="0043235D" w:rsidR="00603ACC" w:rsidTr="00965C56" w14:paraId="37C8161F" w14:textId="77777777">
        <w:trPr>
          <w:trHeight w:val="300"/>
        </w:trPr>
        <w:tc>
          <w:tcPr>
            <w:tcW w:w="215"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08F84CA9" w14:textId="77777777">
            <w:pPr>
              <w:spacing w:before="120" w:after="120"/>
              <w:jc w:val="center"/>
              <w:rPr>
                <w:rFonts w:ascii="Verdana" w:hAnsi="Verdana"/>
                <w:b/>
                <w:bCs/>
              </w:rPr>
            </w:pPr>
            <w:r w:rsidRPr="0043235D">
              <w:rPr>
                <w:rFonts w:ascii="Verdana" w:hAnsi="Verdana"/>
                <w:b/>
                <w:bCs/>
              </w:rPr>
              <w:t>28</w:t>
            </w:r>
          </w:p>
        </w:tc>
        <w:tc>
          <w:tcPr>
            <w:tcW w:w="1109"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38A1AD5C" w14:textId="77777777">
            <w:pPr>
              <w:spacing w:before="120" w:after="120"/>
              <w:rPr>
                <w:rFonts w:ascii="Verdana" w:hAnsi="Verdana"/>
              </w:rPr>
            </w:pPr>
            <w:r w:rsidRPr="0043235D">
              <w:rPr>
                <w:rFonts w:ascii="Verdana" w:hAnsi="Verdana" w:eastAsia="Verdana" w:cs="Verdana"/>
              </w:rPr>
              <w:t>I received a call or Voicemail stating that someone from SilverScript called me. Why did I receive a call?</w:t>
            </w:r>
          </w:p>
          <w:p w:rsidRPr="0043235D" w:rsidR="00603ACC" w:rsidP="00965C56" w:rsidRDefault="00603ACC" w14:paraId="2D848494" w14:textId="77777777">
            <w:pPr>
              <w:spacing w:before="120" w:after="120"/>
              <w:rPr>
                <w:rFonts w:ascii="Verdana" w:hAnsi="Verdana"/>
                <w:color w:val="000000" w:themeColor="text1"/>
              </w:rPr>
            </w:pPr>
          </w:p>
        </w:tc>
        <w:tc>
          <w:tcPr>
            <w:tcW w:w="3676" w:type="pct"/>
            <w:gridSpan w:val="2"/>
            <w:tcBorders>
              <w:top w:val="single" w:color="auto" w:sz="4" w:space="0"/>
              <w:left w:val="single" w:color="auto" w:sz="4" w:space="0"/>
              <w:bottom w:val="single" w:color="auto" w:sz="4" w:space="0"/>
              <w:right w:val="single" w:color="auto" w:sz="4" w:space="0"/>
            </w:tcBorders>
          </w:tcPr>
          <w:p w:rsidRPr="0043235D" w:rsidR="00603ACC" w:rsidP="00965C56" w:rsidRDefault="00603ACC" w14:paraId="4FDEF9A8" w14:textId="77777777">
            <w:pPr>
              <w:spacing w:before="120" w:after="120"/>
              <w:rPr>
                <w:rFonts w:ascii="Verdana" w:hAnsi="Verdana" w:eastAsia="Verdana" w:cs="Verdana"/>
              </w:rPr>
            </w:pPr>
            <w:r w:rsidRPr="0043235D">
              <w:rPr>
                <w:rFonts w:ascii="Verdana" w:hAnsi="Verdana" w:eastAsia="Verdana" w:cs="Verdana"/>
              </w:rPr>
              <w:t>There are times when someone from the Premium Billing department may call a beneficiary to discuss their premium account and to notify the beneficiary of important information. The Premium Billing department is not an inbound call center so the phone numbers used by the Premium Billing department will not be listed in any Work Instructions.</w:t>
            </w:r>
          </w:p>
          <w:p w:rsidRPr="0043235D" w:rsidR="00603ACC" w:rsidP="00965C56" w:rsidRDefault="00603ACC" w14:paraId="381C7E58" w14:textId="77777777">
            <w:pPr>
              <w:spacing w:before="120" w:after="120"/>
              <w:rPr>
                <w:rFonts w:ascii="Verdana" w:hAnsi="Verdana" w:eastAsia="Verdana" w:cs="Verdana"/>
              </w:rPr>
            </w:pPr>
          </w:p>
          <w:p w:rsidRPr="0043235D" w:rsidR="00603ACC" w:rsidP="00965C56" w:rsidRDefault="00603ACC" w14:paraId="3827C76B" w14:textId="77777777">
            <w:pPr>
              <w:spacing w:before="120" w:after="120"/>
              <w:rPr>
                <w:rFonts w:ascii="Verdana" w:hAnsi="Verdana" w:eastAsia="Verdana" w:cs="Verdana"/>
              </w:rPr>
            </w:pPr>
            <w:r w:rsidRPr="0043235D">
              <w:rPr>
                <w:rFonts w:ascii="Verdana" w:hAnsi="Verdana" w:eastAsia="Verdana" w:cs="Verdana"/>
                <w:noProof/>
                <w14:ligatures w14:val="standardContextual"/>
              </w:rPr>
              <w:drawing>
                <wp:inline distT="0" distB="0" distL="0" distR="0" wp14:anchorId="730AA469" wp14:editId="7A523418">
                  <wp:extent cx="238158" cy="209579"/>
                  <wp:effectExtent l="0" t="0" r="9525" b="0"/>
                  <wp:docPr id="179683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37729" name="Picture 1796837729"/>
                          <pic:cNvPicPr/>
                        </pic:nvPicPr>
                        <pic:blipFill>
                          <a:blip r:embed="rId117">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43235D">
              <w:rPr>
                <w:rFonts w:ascii="Verdana" w:hAnsi="Verdana" w:eastAsia="Verdana" w:cs="Verdana"/>
              </w:rPr>
              <w:t xml:space="preserve"> I would be happy to assist. Please allow me to review the notes on your account.</w:t>
            </w:r>
            <w:r w:rsidRPr="0043235D">
              <w:rPr>
                <w:rFonts w:ascii="Verdana" w:hAnsi="Verdana"/>
              </w:rPr>
              <w:br/>
            </w:r>
          </w:p>
          <w:p w:rsidRPr="0043235D" w:rsidR="00603ACC" w:rsidP="00965C56" w:rsidRDefault="00603ACC" w14:paraId="691A185A" w14:textId="77777777">
            <w:pPr>
              <w:spacing w:before="120" w:after="120"/>
              <w:rPr>
                <w:rFonts w:ascii="Verdana" w:hAnsi="Verdana" w:eastAsia="Verdana" w:cs="Verdana"/>
              </w:rPr>
            </w:pPr>
            <w:r w:rsidRPr="0043235D">
              <w:rPr>
                <w:rFonts w:ascii="Verdana" w:hAnsi="Verdana" w:eastAsia="Verdana" w:cs="Verdana"/>
              </w:rPr>
              <w:t xml:space="preserve">The CCR </w:t>
            </w:r>
            <w:r w:rsidRPr="0043235D">
              <w:rPr>
                <w:rFonts w:ascii="Verdana" w:hAnsi="Verdana" w:eastAsia="Verdana" w:cs="Verdana"/>
                <w:b/>
                <w:bCs/>
              </w:rPr>
              <w:t>MUST</w:t>
            </w:r>
            <w:r w:rsidRPr="0043235D">
              <w:rPr>
                <w:rFonts w:ascii="Verdana" w:hAnsi="Verdana" w:eastAsia="Verdana" w:cs="Verdana"/>
              </w:rPr>
              <w:t xml:space="preserve"> review the</w:t>
            </w:r>
            <w:r w:rsidRPr="0043235D">
              <w:rPr>
                <w:rFonts w:ascii="Verdana" w:hAnsi="Verdana" w:eastAsia="Verdana" w:cs="Verdana"/>
                <w:b/>
                <w:bCs/>
              </w:rPr>
              <w:t xml:space="preserve"> Member/Client Alerts </w:t>
            </w:r>
            <w:r w:rsidRPr="0043235D">
              <w:rPr>
                <w:rFonts w:ascii="Verdana" w:hAnsi="Verdana" w:eastAsia="Verdana" w:cs="Verdana"/>
              </w:rPr>
              <w:t xml:space="preserve">that display when pulling up a member’s account and the </w:t>
            </w:r>
            <w:r w:rsidRPr="0043235D">
              <w:rPr>
                <w:rFonts w:ascii="Verdana" w:hAnsi="Verdana" w:eastAsia="Verdana" w:cs="Verdana"/>
                <w:b/>
                <w:bCs/>
              </w:rPr>
              <w:t>Case Comments</w:t>
            </w:r>
            <w:r w:rsidRPr="0043235D">
              <w:rPr>
                <w:rFonts w:ascii="Verdana" w:hAnsi="Verdana" w:eastAsia="Verdana" w:cs="Verdana"/>
              </w:rPr>
              <w:t xml:space="preserve"> on the member’s account. After reviewing the notes on the account, the CCR MUST inform the member of the information on the account.</w:t>
            </w:r>
          </w:p>
          <w:p w:rsidRPr="0043235D" w:rsidR="00603ACC" w:rsidP="00965C56" w:rsidRDefault="00603ACC" w14:paraId="292535A6" w14:textId="77777777">
            <w:pPr>
              <w:spacing w:before="120" w:after="120"/>
              <w:jc w:val="center"/>
              <w:rPr>
                <w:rFonts w:ascii="Verdana" w:hAnsi="Verdana"/>
              </w:rPr>
            </w:pPr>
          </w:p>
          <w:p w:rsidRPr="0043235D" w:rsidR="00603ACC" w:rsidP="00965C56" w:rsidRDefault="00603ACC" w14:paraId="1387EBF0" w14:textId="77777777">
            <w:pPr>
              <w:spacing w:before="120" w:after="120"/>
              <w:jc w:val="center"/>
              <w:rPr>
                <w:rFonts w:ascii="Verdana" w:hAnsi="Verdana"/>
              </w:rPr>
            </w:pPr>
            <w:r w:rsidRPr="0043235D">
              <w:rPr>
                <w:rFonts w:ascii="Verdana" w:hAnsi="Verdana"/>
                <w:noProof/>
              </w:rPr>
              <w:drawing>
                <wp:inline distT="0" distB="0" distL="0" distR="0" wp14:anchorId="3EA588E9" wp14:editId="6F8226C9">
                  <wp:extent cx="4240146" cy="3088396"/>
                  <wp:effectExtent l="19050" t="19050" r="27305" b="17145"/>
                  <wp:docPr id="2125456052" name="Picture 2125456052" descr="A screenshot of a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56052" name="Picture 2125456052" descr="A screenshot of a email&#10;&#10;AI-generated content may be incorrect."/>
                          <pic:cNvPicPr/>
                        </pic:nvPicPr>
                        <pic:blipFill>
                          <a:blip r:embed="rId118"/>
                          <a:stretch>
                            <a:fillRect/>
                          </a:stretch>
                        </pic:blipFill>
                        <pic:spPr>
                          <a:xfrm>
                            <a:off x="0" y="0"/>
                            <a:ext cx="4242563" cy="3090156"/>
                          </a:xfrm>
                          <a:prstGeom prst="rect">
                            <a:avLst/>
                          </a:prstGeom>
                          <a:ln>
                            <a:solidFill>
                              <a:schemeClr val="tx1"/>
                            </a:solidFill>
                          </a:ln>
                        </pic:spPr>
                      </pic:pic>
                    </a:graphicData>
                  </a:graphic>
                </wp:inline>
              </w:drawing>
            </w:r>
          </w:p>
          <w:p w:rsidRPr="0043235D" w:rsidR="00603ACC" w:rsidP="00965C56" w:rsidRDefault="00603ACC" w14:paraId="6073065D" w14:textId="77777777">
            <w:pPr>
              <w:spacing w:before="120" w:after="120"/>
              <w:jc w:val="center"/>
              <w:rPr>
                <w:rFonts w:ascii="Verdana" w:hAnsi="Verdana"/>
              </w:rPr>
            </w:pPr>
          </w:p>
        </w:tc>
      </w:tr>
      <w:tr w:rsidRPr="0043235D" w:rsidR="00603ACC" w:rsidTr="00965C56" w14:paraId="6CED3F94" w14:textId="77777777">
        <w:trPr>
          <w:trHeight w:val="300"/>
        </w:trPr>
        <w:tc>
          <w:tcPr>
            <w:tcW w:w="215"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1205722A" w14:textId="77777777">
            <w:pPr>
              <w:spacing w:before="120" w:after="120"/>
              <w:jc w:val="center"/>
              <w:rPr>
                <w:rFonts w:ascii="Verdana" w:hAnsi="Verdana"/>
                <w:b/>
                <w:bCs/>
              </w:rPr>
            </w:pPr>
            <w:r w:rsidRPr="0043235D">
              <w:rPr>
                <w:rFonts w:ascii="Verdana" w:hAnsi="Verdana"/>
                <w:b/>
                <w:bCs/>
              </w:rPr>
              <w:t>29</w:t>
            </w:r>
          </w:p>
        </w:tc>
        <w:tc>
          <w:tcPr>
            <w:tcW w:w="1109" w:type="pct"/>
            <w:tcBorders>
              <w:top w:val="single" w:color="auto" w:sz="4" w:space="0"/>
              <w:left w:val="single" w:color="auto" w:sz="4" w:space="0"/>
              <w:bottom w:val="single" w:color="auto" w:sz="4" w:space="0"/>
              <w:right w:val="single" w:color="auto" w:sz="4" w:space="0"/>
            </w:tcBorders>
          </w:tcPr>
          <w:p w:rsidRPr="0043235D" w:rsidR="00603ACC" w:rsidP="00965C56" w:rsidRDefault="00603ACC" w14:paraId="75F972FF" w14:textId="77777777">
            <w:pPr>
              <w:spacing w:before="120" w:after="120"/>
              <w:rPr>
                <w:rFonts w:ascii="Verdana" w:hAnsi="Verdana" w:eastAsia="Verdana" w:cs="Verdana"/>
              </w:rPr>
            </w:pPr>
            <w:r w:rsidRPr="0043235D">
              <w:rPr>
                <w:rFonts w:ascii="Verdana" w:hAnsi="Verdana" w:eastAsia="Verdana" w:cs="Verdana"/>
              </w:rPr>
              <w:t>Can a beneficiary use the Member Portal for payments and logins using a fake email address?</w:t>
            </w:r>
          </w:p>
        </w:tc>
        <w:tc>
          <w:tcPr>
            <w:tcW w:w="3676" w:type="pct"/>
            <w:gridSpan w:val="2"/>
            <w:tcBorders>
              <w:top w:val="single" w:color="auto" w:sz="4" w:space="0"/>
              <w:left w:val="single" w:color="auto" w:sz="4" w:space="0"/>
              <w:bottom w:val="single" w:color="auto" w:sz="4" w:space="0"/>
              <w:right w:val="single" w:color="auto" w:sz="4" w:space="0"/>
            </w:tcBorders>
          </w:tcPr>
          <w:p w:rsidRPr="0043235D" w:rsidR="00603ACC" w:rsidP="00965C56" w:rsidRDefault="00603ACC" w14:paraId="7DBD943F" w14:textId="77777777">
            <w:pPr>
              <w:spacing w:before="120" w:after="120"/>
              <w:rPr>
                <w:rFonts w:ascii="Verdana" w:hAnsi="Verdana" w:eastAsia="Verdana" w:cs="Verdana"/>
              </w:rPr>
            </w:pPr>
            <w:r w:rsidRPr="0043235D">
              <w:rPr>
                <w:rFonts w:ascii="Verdana" w:hAnsi="Verdana" w:eastAsia="Verdana" w:cs="Verdana"/>
              </w:rPr>
              <w:t xml:space="preserve">Fake email addresses should never be used in the Member Portal due to receipts and other communications for the beneficiary would possibly be sent to a non-member. This puts the beneficiary’s PHI at risk. </w:t>
            </w:r>
          </w:p>
        </w:tc>
      </w:tr>
      <w:bookmarkEnd w:id="140"/>
    </w:tbl>
    <w:p w:rsidRPr="0043235D" w:rsidR="00603ACC" w:rsidP="00603ACC" w:rsidRDefault="00603ACC" w14:paraId="64ACF2FF" w14:textId="77777777">
      <w:pPr>
        <w:spacing w:before="120" w:after="120"/>
        <w:jc w:val="right"/>
        <w:rPr>
          <w:rFonts w:ascii="Verdana" w:hAnsi="Verdana" w:cs="Arial"/>
          <w:bCs/>
          <w:color w:val="333333"/>
        </w:rPr>
      </w:pPr>
    </w:p>
    <w:p w:rsidRPr="0043235D" w:rsidR="00603ACC" w:rsidP="00603ACC" w:rsidRDefault="00603ACC" w14:paraId="59F2FF92" w14:textId="77777777">
      <w:pPr>
        <w:jc w:val="right"/>
        <w:rPr>
          <w:rFonts w:ascii="Verdana" w:hAnsi="Verdana"/>
          <w:color w:val="000000"/>
        </w:rPr>
      </w:pPr>
      <w:hyperlink w:history="1" w:anchor="_top">
        <w:r w:rsidRPr="0043235D">
          <w:rPr>
            <w:rStyle w:val="Hyperlink"/>
            <w:rFonts w:ascii="Verdana" w:hAnsi="Verdana" w:eastAsiaTheme="minorHAnsi"/>
          </w:rPr>
          <w:t>Top of the Document</w:t>
        </w:r>
      </w:hyperlink>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72" w:type="dxa"/>
          <w:right w:w="115" w:type="dxa"/>
        </w:tblCellMar>
        <w:tblLook w:val="01E0" w:firstRow="1" w:lastRow="1" w:firstColumn="1" w:lastColumn="1" w:noHBand="0" w:noVBand="0"/>
      </w:tblPr>
      <w:tblGrid>
        <w:gridCol w:w="12950"/>
      </w:tblGrid>
      <w:tr w:rsidRPr="0043235D" w:rsidR="00603ACC" w:rsidTr="00965C56" w14:paraId="6641693A" w14:textId="77777777">
        <w:tc>
          <w:tcPr>
            <w:tcW w:w="5000" w:type="pct"/>
            <w:shd w:val="clear" w:color="auto" w:fill="C0C0C0"/>
          </w:tcPr>
          <w:p w:rsidRPr="0043235D" w:rsidR="00603ACC" w:rsidP="00965C56" w:rsidRDefault="00603ACC" w14:paraId="5A436332" w14:textId="77777777">
            <w:pPr>
              <w:pStyle w:val="Heading2"/>
              <w:spacing w:before="120" w:after="120"/>
              <w:rPr>
                <w:rFonts w:ascii="Verdana" w:hAnsi="Verdana"/>
                <w:i w:val="0"/>
                <w:iCs w:val="0"/>
              </w:rPr>
            </w:pPr>
            <w:bookmarkStart w:name="_Resolution_Time" w:id="143"/>
            <w:bookmarkStart w:name="_Toc442967592" w:id="144"/>
            <w:bookmarkStart w:name="_Toc199918257" w:id="145"/>
            <w:bookmarkEnd w:id="143"/>
            <w:r w:rsidRPr="0043235D">
              <w:rPr>
                <w:rFonts w:ascii="Verdana" w:hAnsi="Verdana"/>
                <w:i w:val="0"/>
                <w:iCs w:val="0"/>
              </w:rPr>
              <w:t>Resolution Time</w:t>
            </w:r>
            <w:bookmarkEnd w:id="144"/>
            <w:bookmarkEnd w:id="145"/>
          </w:p>
        </w:tc>
      </w:tr>
    </w:tbl>
    <w:p w:rsidRPr="0043235D" w:rsidR="00603ACC" w:rsidP="00603ACC" w:rsidRDefault="00603ACC" w14:paraId="766EBDC5" w14:textId="77777777">
      <w:pPr>
        <w:spacing w:before="120" w:after="120"/>
        <w:rPr>
          <w:rFonts w:ascii="Verdana" w:hAnsi="Verdana" w:cs="Arial"/>
          <w:bCs/>
          <w:color w:val="333333"/>
        </w:rPr>
      </w:pPr>
      <w:bookmarkStart w:name="_Associated_Documents" w:id="146"/>
      <w:bookmarkEnd w:id="146"/>
    </w:p>
    <w:p w:rsidRPr="0043235D" w:rsidR="00603ACC" w:rsidP="00603ACC" w:rsidRDefault="00603ACC" w14:paraId="11731765" w14:textId="77777777">
      <w:pPr>
        <w:spacing w:before="120" w:after="120"/>
        <w:rPr>
          <w:rFonts w:ascii="Verdana" w:hAnsi="Verdana" w:cs="Arial"/>
          <w:bCs/>
        </w:rPr>
      </w:pPr>
      <w:r w:rsidRPr="0043235D">
        <w:rPr>
          <w:rFonts w:ascii="Verdana" w:hAnsi="Verdana" w:cs="Arial"/>
          <w:bCs/>
        </w:rPr>
        <w:t xml:space="preserve">The beneficiary can use a checking or savings account for a One-Time E-Check Payment </w:t>
      </w:r>
      <w:r w:rsidRPr="0043235D">
        <w:rPr>
          <w:rFonts w:ascii="Verdana" w:hAnsi="Verdana" w:cs="Arial"/>
          <w:b/>
          <w:bCs/>
        </w:rPr>
        <w:t>OR</w:t>
      </w:r>
      <w:r w:rsidRPr="0043235D">
        <w:rPr>
          <w:rFonts w:ascii="Verdana" w:hAnsi="Verdana" w:cs="Arial"/>
          <w:bCs/>
        </w:rPr>
        <w:t xml:space="preserve"> have banking information on file for Automatic (EFT) Payments on a monthly basis.</w:t>
      </w:r>
    </w:p>
    <w:p w:rsidRPr="00046CD7" w:rsidR="00603ACC" w:rsidP="00603ACC" w:rsidRDefault="00603ACC" w14:paraId="075535AB" w14:textId="77777777">
      <w:pPr>
        <w:pStyle w:val="ListParagraph"/>
        <w:numPr>
          <w:ilvl w:val="0"/>
          <w:numId w:val="20"/>
        </w:numPr>
        <w:spacing w:before="120" w:after="120"/>
        <w:contextualSpacing w:val="0"/>
        <w:rPr>
          <w:rFonts w:ascii="Verdana" w:hAnsi="Verdana" w:cs="Arial"/>
          <w:bCs/>
        </w:rPr>
      </w:pPr>
      <w:r w:rsidRPr="00046CD7">
        <w:rPr>
          <w:rFonts w:ascii="Verdana" w:hAnsi="Verdana" w:cs="Arial"/>
          <w:bCs/>
        </w:rPr>
        <w:t xml:space="preserve">Premium Billing E-Check/EFT Payments will be visible in </w:t>
      </w:r>
      <w:r w:rsidRPr="00046CD7">
        <w:rPr>
          <w:rFonts w:ascii="Verdana" w:hAnsi="Verdana" w:cs="Arial"/>
          <w:b/>
          <w:bCs/>
        </w:rPr>
        <w:t>Compass</w:t>
      </w:r>
      <w:r w:rsidRPr="00046CD7">
        <w:rPr>
          <w:rFonts w:ascii="Verdana" w:hAnsi="Verdana" w:cs="Arial"/>
          <w:bCs/>
        </w:rPr>
        <w:t xml:space="preserve"> within 3 calendar days. </w:t>
      </w:r>
    </w:p>
    <w:p w:rsidRPr="00046CD7" w:rsidR="00603ACC" w:rsidP="00603ACC" w:rsidRDefault="00603ACC" w14:paraId="6AF88888" w14:textId="77777777">
      <w:pPr>
        <w:pStyle w:val="ListParagraph"/>
        <w:numPr>
          <w:ilvl w:val="0"/>
          <w:numId w:val="20"/>
        </w:numPr>
        <w:spacing w:before="120" w:after="120"/>
        <w:contextualSpacing w:val="0"/>
        <w:rPr>
          <w:rFonts w:ascii="Verdana" w:hAnsi="Verdana" w:cs="Arial"/>
          <w:bCs/>
        </w:rPr>
      </w:pPr>
      <w:r w:rsidRPr="00046CD7">
        <w:rPr>
          <w:rFonts w:ascii="Verdana" w:hAnsi="Verdana" w:cs="Arial"/>
          <w:bCs/>
        </w:rPr>
        <w:t>For payment disputes regardless of payment visibility in systems, Care should always open a Support Task with details of the dispute.</w:t>
      </w:r>
    </w:p>
    <w:p w:rsidRPr="00046CD7" w:rsidR="00603ACC" w:rsidP="00603ACC" w:rsidRDefault="00603ACC" w14:paraId="5B9AB813" w14:textId="77777777">
      <w:pPr>
        <w:pStyle w:val="ListParagraph"/>
        <w:numPr>
          <w:ilvl w:val="1"/>
          <w:numId w:val="20"/>
        </w:numPr>
        <w:spacing w:before="120" w:after="120"/>
        <w:contextualSpacing w:val="0"/>
        <w:rPr>
          <w:rFonts w:ascii="Verdana" w:hAnsi="Verdana" w:cs="Arial"/>
          <w:bCs/>
        </w:rPr>
      </w:pPr>
      <w:r w:rsidRPr="00046CD7">
        <w:rPr>
          <w:rFonts w:ascii="Verdana" w:hAnsi="Verdana"/>
          <w:b/>
          <w:bCs/>
        </w:rPr>
        <w:t xml:space="preserve">Task Type: </w:t>
      </w:r>
      <w:r w:rsidRPr="00046CD7">
        <w:rPr>
          <w:rFonts w:ascii="Verdana" w:hAnsi="Verdana"/>
        </w:rPr>
        <w:t xml:space="preserve">Premium Billing Inquiry Medicare D </w:t>
      </w:r>
    </w:p>
    <w:p w:rsidRPr="00046CD7" w:rsidR="00603ACC" w:rsidP="00603ACC" w:rsidRDefault="00603ACC" w14:paraId="599495AE" w14:textId="77777777">
      <w:pPr>
        <w:pStyle w:val="ListParagraph"/>
        <w:numPr>
          <w:ilvl w:val="1"/>
          <w:numId w:val="20"/>
        </w:numPr>
        <w:spacing w:before="120" w:after="120"/>
        <w:contextualSpacing w:val="0"/>
        <w:rPr>
          <w:rFonts w:ascii="Verdana" w:hAnsi="Verdana"/>
        </w:rPr>
      </w:pPr>
      <w:r w:rsidRPr="00046CD7">
        <w:rPr>
          <w:rFonts w:ascii="Verdana" w:hAnsi="Verdana"/>
          <w:b/>
          <w:bCs/>
        </w:rPr>
        <w:t xml:space="preserve">Reason for Dispute: </w:t>
      </w:r>
      <w:r w:rsidRPr="00046CD7">
        <w:rPr>
          <w:rFonts w:ascii="Verdana" w:hAnsi="Verdana"/>
        </w:rPr>
        <w:t>EFT SETUP REQUEST</w:t>
      </w:r>
    </w:p>
    <w:p w:rsidRPr="00046CD7" w:rsidR="00603ACC" w:rsidP="00603ACC" w:rsidRDefault="00603ACC" w14:paraId="343F19D1" w14:textId="77777777">
      <w:pPr>
        <w:pStyle w:val="ListParagraph"/>
        <w:numPr>
          <w:ilvl w:val="1"/>
          <w:numId w:val="20"/>
        </w:numPr>
        <w:spacing w:before="120" w:after="120"/>
        <w:contextualSpacing w:val="0"/>
        <w:rPr>
          <w:rFonts w:ascii="Verdana" w:hAnsi="Verdana"/>
        </w:rPr>
      </w:pPr>
      <w:r w:rsidRPr="00046CD7">
        <w:rPr>
          <w:rFonts w:ascii="Verdana" w:hAnsi="Verdana"/>
          <w:b/>
        </w:rPr>
        <w:t xml:space="preserve">Task Notes: </w:t>
      </w:r>
      <w:r w:rsidRPr="00046CD7">
        <w:rPr>
          <w:rFonts w:ascii="Verdana" w:hAnsi="Verdana"/>
        </w:rPr>
        <w:t>Document the following:</w:t>
      </w:r>
    </w:p>
    <w:p w:rsidRPr="00046CD7" w:rsidR="00603ACC" w:rsidP="00603ACC" w:rsidRDefault="00603ACC" w14:paraId="73CE2616" w14:textId="77777777">
      <w:pPr>
        <w:pStyle w:val="ListParagraph"/>
        <w:numPr>
          <w:ilvl w:val="2"/>
          <w:numId w:val="20"/>
        </w:numPr>
        <w:spacing w:before="120" w:after="120"/>
        <w:contextualSpacing w:val="0"/>
        <w:rPr>
          <w:rFonts w:ascii="Verdana" w:hAnsi="Verdana"/>
        </w:rPr>
      </w:pPr>
      <w:r w:rsidRPr="00046CD7">
        <w:rPr>
          <w:rFonts w:ascii="Verdana" w:hAnsi="Verdana"/>
          <w:b/>
        </w:rPr>
        <w:t>EFT005</w:t>
      </w:r>
      <w:r w:rsidRPr="00046CD7">
        <w:rPr>
          <w:rFonts w:ascii="Verdana" w:hAnsi="Verdana"/>
        </w:rPr>
        <w:t>, Provide details of the beneficiary’s concern(s).</w:t>
      </w:r>
    </w:p>
    <w:p w:rsidRPr="00046CD7" w:rsidR="00603ACC" w:rsidP="00603ACC" w:rsidRDefault="00603ACC" w14:paraId="46981EEA" w14:textId="77777777">
      <w:pPr>
        <w:pStyle w:val="ListParagraph"/>
        <w:numPr>
          <w:ilvl w:val="2"/>
          <w:numId w:val="20"/>
        </w:numPr>
        <w:spacing w:before="120" w:after="120"/>
        <w:contextualSpacing w:val="0"/>
        <w:rPr>
          <w:rFonts w:ascii="Verdana" w:hAnsi="Verdana"/>
        </w:rPr>
      </w:pPr>
      <w:r w:rsidRPr="00046CD7">
        <w:rPr>
          <w:rFonts w:ascii="Verdana" w:hAnsi="Verdana"/>
        </w:rPr>
        <w:t>Beneficiary’s contact number.</w:t>
      </w:r>
    </w:p>
    <w:p w:rsidRPr="0043235D" w:rsidR="00603ACC" w:rsidP="00603ACC" w:rsidRDefault="00603ACC" w14:paraId="54E6D9D6" w14:textId="77777777">
      <w:pPr>
        <w:spacing w:before="120" w:after="120"/>
        <w:rPr>
          <w:rFonts w:ascii="Verdana" w:hAnsi="Verdana"/>
          <w:b/>
          <w:bCs/>
        </w:rPr>
      </w:pPr>
      <w:r w:rsidRPr="0043235D">
        <w:rPr>
          <w:rFonts w:ascii="Verdana" w:hAnsi="Verdana"/>
          <w:b/>
          <w:bCs/>
        </w:rPr>
        <w:t xml:space="preserve">Notes: </w:t>
      </w:r>
    </w:p>
    <w:p w:rsidRPr="00046CD7" w:rsidR="00603ACC" w:rsidP="00603ACC" w:rsidRDefault="00603ACC" w14:paraId="373FD6FC" w14:textId="77777777">
      <w:pPr>
        <w:pStyle w:val="ListParagraph"/>
        <w:numPr>
          <w:ilvl w:val="0"/>
          <w:numId w:val="20"/>
        </w:numPr>
        <w:spacing w:before="120" w:after="120"/>
        <w:contextualSpacing w:val="0"/>
        <w:rPr>
          <w:rFonts w:ascii="Verdana" w:hAnsi="Verdana" w:cs="Arial"/>
          <w:bCs/>
        </w:rPr>
      </w:pPr>
      <w:r w:rsidRPr="00046CD7">
        <w:rPr>
          <w:rFonts w:ascii="Verdana" w:hAnsi="Verdana"/>
        </w:rPr>
        <w:t>Fields containing an asterisk (</w:t>
      </w:r>
      <w:r w:rsidRPr="00046CD7">
        <w:rPr>
          <w:rFonts w:ascii="Verdana" w:hAnsi="Verdana"/>
          <w:b/>
          <w:bCs/>
        </w:rPr>
        <w:t>*</w:t>
      </w:r>
      <w:r w:rsidRPr="00046CD7">
        <w:rPr>
          <w:rFonts w:ascii="Verdana" w:hAnsi="Verdana"/>
        </w:rPr>
        <w:t>) are required.</w:t>
      </w:r>
    </w:p>
    <w:p w:rsidRPr="00046CD7" w:rsidR="00603ACC" w:rsidP="00603ACC" w:rsidRDefault="00603ACC" w14:paraId="27275F22" w14:textId="77777777">
      <w:pPr>
        <w:pStyle w:val="ListParagraph"/>
        <w:numPr>
          <w:ilvl w:val="0"/>
          <w:numId w:val="20"/>
        </w:numPr>
        <w:spacing w:before="120" w:after="120"/>
        <w:contextualSpacing w:val="0"/>
        <w:rPr>
          <w:rFonts w:ascii="Verdana" w:hAnsi="Verdana"/>
        </w:rPr>
      </w:pPr>
      <w:r w:rsidRPr="00046CD7">
        <w:rPr>
          <w:rFonts w:ascii="Verdana" w:hAnsi="Verdana"/>
        </w:rPr>
        <w:t xml:space="preserve">Turn Around Time (TAT) for resolution of this Support Task Type is 30 business days. A plan representative will contact the beneficiary with research results. (Confirm phone number is current.) </w:t>
      </w:r>
    </w:p>
    <w:p w:rsidRPr="00046CD7" w:rsidR="00603ACC" w:rsidP="00603ACC" w:rsidRDefault="00603ACC" w14:paraId="2C79702C" w14:textId="77777777">
      <w:pPr>
        <w:pStyle w:val="ListParagraph"/>
        <w:numPr>
          <w:ilvl w:val="0"/>
          <w:numId w:val="20"/>
        </w:numPr>
        <w:spacing w:before="120" w:after="120"/>
        <w:contextualSpacing w:val="0"/>
        <w:rPr>
          <w:rFonts w:ascii="Verdana" w:hAnsi="Verdana" w:cs="Arial"/>
          <w:bCs/>
        </w:rPr>
      </w:pPr>
      <w:r w:rsidRPr="00046CD7">
        <w:rPr>
          <w:rFonts w:ascii="Verdana" w:hAnsi="Verdana"/>
        </w:rPr>
        <w:t xml:space="preserve">Payments rejected by the bank will result in a reversal adjustment and a letter will be sent to the beneficiary to </w:t>
      </w:r>
      <w:proofErr w:type="gramStart"/>
      <w:r w:rsidRPr="00046CD7">
        <w:rPr>
          <w:rFonts w:ascii="Verdana" w:hAnsi="Verdana"/>
        </w:rPr>
        <w:t>inform</w:t>
      </w:r>
      <w:proofErr w:type="gramEnd"/>
      <w:r w:rsidRPr="00046CD7">
        <w:rPr>
          <w:rFonts w:ascii="Verdana" w:hAnsi="Verdana"/>
        </w:rPr>
        <w:t xml:space="preserve"> of the returned item. </w:t>
      </w:r>
    </w:p>
    <w:p w:rsidRPr="00046CD7" w:rsidR="00603ACC" w:rsidP="00603ACC" w:rsidRDefault="00603ACC" w14:paraId="49D11323" w14:textId="77777777">
      <w:pPr>
        <w:pStyle w:val="ListParagraph"/>
        <w:numPr>
          <w:ilvl w:val="1"/>
          <w:numId w:val="20"/>
        </w:numPr>
        <w:spacing w:before="120" w:after="120"/>
        <w:contextualSpacing w:val="0"/>
        <w:rPr>
          <w:rFonts w:ascii="Verdana" w:hAnsi="Verdana" w:cs="Arial"/>
          <w:bCs/>
        </w:rPr>
      </w:pPr>
      <w:r w:rsidRPr="00046CD7">
        <w:rPr>
          <w:rFonts w:ascii="Verdana" w:hAnsi="Verdana"/>
        </w:rPr>
        <w:t xml:space="preserve">The letter will be viewable in </w:t>
      </w:r>
      <w:r w:rsidRPr="00046CD7">
        <w:rPr>
          <w:rFonts w:ascii="Verdana" w:hAnsi="Verdana"/>
          <w:b/>
        </w:rPr>
        <w:t>OneClick</w:t>
      </w:r>
      <w:r w:rsidRPr="00046CD7">
        <w:rPr>
          <w:rFonts w:ascii="Verdana" w:hAnsi="Verdana"/>
        </w:rPr>
        <w:t xml:space="preserve"> (SilverScript letters will include the Reference ID EFTECK in upper right corner below the date). </w:t>
      </w:r>
    </w:p>
    <w:p w:rsidRPr="00046CD7" w:rsidR="00603ACC" w:rsidP="00603ACC" w:rsidRDefault="00603ACC" w14:paraId="74D806AB" w14:textId="77777777">
      <w:pPr>
        <w:pStyle w:val="ListParagraph"/>
        <w:numPr>
          <w:ilvl w:val="1"/>
          <w:numId w:val="20"/>
        </w:numPr>
        <w:spacing w:before="120" w:after="120"/>
        <w:contextualSpacing w:val="0"/>
        <w:rPr>
          <w:rFonts w:ascii="Verdana" w:hAnsi="Verdana" w:cs="Arial"/>
          <w:bCs/>
        </w:rPr>
      </w:pPr>
      <w:r w:rsidRPr="00046CD7">
        <w:rPr>
          <w:rFonts w:ascii="Verdana" w:hAnsi="Verdana"/>
        </w:rPr>
        <w:t>Timing of a returned payment varies by bank and return reason.</w:t>
      </w:r>
    </w:p>
    <w:p w:rsidRPr="00046CD7" w:rsidR="00603ACC" w:rsidP="00603ACC" w:rsidRDefault="00603ACC" w14:paraId="1E84CFF9" w14:textId="77777777">
      <w:pPr>
        <w:pStyle w:val="ListParagraph"/>
        <w:numPr>
          <w:ilvl w:val="0"/>
          <w:numId w:val="20"/>
        </w:numPr>
        <w:spacing w:before="120" w:after="120"/>
        <w:contextualSpacing w:val="0"/>
        <w:rPr>
          <w:rFonts w:ascii="Verdana" w:hAnsi="Verdana" w:cs="Arial"/>
          <w:bCs/>
        </w:rPr>
      </w:pPr>
      <w:r w:rsidRPr="00046CD7">
        <w:rPr>
          <w:rFonts w:ascii="Verdana" w:hAnsi="Verdana"/>
        </w:rPr>
        <w:t xml:space="preserve">Automatic EFT payments can take </w:t>
      </w:r>
      <w:r w:rsidRPr="00046CD7">
        <w:rPr>
          <w:rFonts w:ascii="Verdana" w:hAnsi="Verdana" w:cs="Arial"/>
        </w:rPr>
        <w:t xml:space="preserve">1-2 billing cycles to take effect. Non-EGWP Beneficiaries will receive a </w:t>
      </w:r>
      <w:r w:rsidRPr="00046CD7">
        <w:rPr>
          <w:rFonts w:ascii="Verdana" w:hAnsi="Verdana" w:cs="Arial"/>
          <w:b/>
        </w:rPr>
        <w:t>Confirmation Letter</w:t>
      </w:r>
      <w:r w:rsidRPr="00046CD7">
        <w:rPr>
          <w:rFonts w:ascii="Verdana" w:hAnsi="Verdana" w:cs="Arial"/>
        </w:rPr>
        <w:t xml:space="preserve"> </w:t>
      </w:r>
      <w:r w:rsidRPr="00046CD7">
        <w:rPr>
          <w:rFonts w:ascii="Verdana" w:hAnsi="Verdana" w:cs="Arial"/>
          <w:bCs/>
        </w:rPr>
        <w:t>(</w:t>
      </w:r>
      <w:r w:rsidRPr="00046CD7">
        <w:rPr>
          <w:rFonts w:ascii="Verdana" w:hAnsi="Verdana"/>
          <w:b/>
        </w:rPr>
        <w:t xml:space="preserve">Reference ID APCONF </w:t>
      </w:r>
      <w:r w:rsidRPr="00046CD7">
        <w:rPr>
          <w:rFonts w:ascii="Verdana" w:hAnsi="Verdana"/>
        </w:rPr>
        <w:t xml:space="preserve">in upper right corner, below the date) </w:t>
      </w:r>
      <w:r w:rsidRPr="00046CD7">
        <w:rPr>
          <w:rFonts w:ascii="Verdana" w:hAnsi="Verdana" w:cs="Arial"/>
        </w:rPr>
        <w:t>containing the date EFT will be effective; advise the caller to continue to pay any invoices received.</w:t>
      </w:r>
    </w:p>
    <w:p w:rsidRPr="0043235D" w:rsidR="00603ACC" w:rsidP="00603ACC" w:rsidRDefault="00603ACC" w14:paraId="682B550D" w14:textId="77777777">
      <w:pPr>
        <w:spacing w:before="120" w:after="120"/>
        <w:jc w:val="right"/>
        <w:rPr>
          <w:rFonts w:ascii="Verdana" w:hAnsi="Verdana"/>
          <w:color w:val="0000FF"/>
          <w:u w:val="single"/>
        </w:rPr>
      </w:pPr>
    </w:p>
    <w:p w:rsidRPr="0043235D" w:rsidR="00603ACC" w:rsidP="00603ACC" w:rsidRDefault="00603ACC" w14:paraId="616ACC81" w14:textId="77777777">
      <w:pPr>
        <w:jc w:val="right"/>
        <w:rPr>
          <w:rFonts w:ascii="Verdana" w:hAnsi="Verdana"/>
          <w:color w:val="000000"/>
        </w:rPr>
      </w:pPr>
      <w:hyperlink w:history="1" w:anchor="_top">
        <w:r w:rsidRPr="0043235D">
          <w:rPr>
            <w:rStyle w:val="Hyperlink"/>
            <w:rFonts w:ascii="Verdana" w:hAnsi="Verdana" w:eastAsiaTheme="minorHAnsi"/>
          </w:rPr>
          <w:t>Top of the Document</w:t>
        </w:r>
      </w:hyperlink>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72" w:type="dxa"/>
          <w:right w:w="115" w:type="dxa"/>
        </w:tblCellMar>
        <w:tblLook w:val="01E0" w:firstRow="1" w:lastRow="1" w:firstColumn="1" w:lastColumn="1" w:noHBand="0" w:noVBand="0"/>
      </w:tblPr>
      <w:tblGrid>
        <w:gridCol w:w="12950"/>
      </w:tblGrid>
      <w:tr w:rsidRPr="0043235D" w:rsidR="00603ACC" w:rsidTr="00965C56" w14:paraId="4AC2F7C8" w14:textId="77777777">
        <w:tc>
          <w:tcPr>
            <w:tcW w:w="5000" w:type="pct"/>
            <w:shd w:val="clear" w:color="auto" w:fill="C0C0C0"/>
          </w:tcPr>
          <w:p w:rsidRPr="0043235D" w:rsidR="00603ACC" w:rsidP="00965C56" w:rsidRDefault="00603ACC" w14:paraId="59346992" w14:textId="77777777">
            <w:pPr>
              <w:pStyle w:val="Heading2"/>
              <w:spacing w:before="120" w:after="120"/>
              <w:rPr>
                <w:rFonts w:ascii="Verdana" w:hAnsi="Verdana"/>
                <w:i w:val="0"/>
                <w:iCs w:val="0"/>
              </w:rPr>
            </w:pPr>
            <w:bookmarkStart w:name="_Toc199918258" w:id="147"/>
            <w:r w:rsidRPr="0043235D">
              <w:rPr>
                <w:rFonts w:ascii="Verdana" w:hAnsi="Verdana"/>
                <w:i w:val="0"/>
                <w:iCs w:val="0"/>
              </w:rPr>
              <w:t>Related Documents</w:t>
            </w:r>
            <w:bookmarkEnd w:id="147"/>
          </w:p>
        </w:tc>
      </w:tr>
    </w:tbl>
    <w:p w:rsidRPr="00E264B1" w:rsidR="00603ACC" w:rsidP="00603ACC" w:rsidRDefault="00603ACC" w14:paraId="34A88328" w14:textId="77777777">
      <w:pPr>
        <w:rPr>
          <w:rStyle w:val="Hyperlink"/>
          <w:rFonts w:ascii="Verdana" w:hAnsi="Verdana"/>
        </w:rPr>
      </w:pPr>
      <w:r>
        <w:rPr>
          <w:rFonts w:ascii="Verdana" w:hAnsi="Verdana" w:eastAsiaTheme="minorHAnsi"/>
        </w:rPr>
        <w:fldChar w:fldCharType="begin"/>
      </w:r>
      <w:r>
        <w:rPr>
          <w:rFonts w:ascii="Verdana" w:hAnsi="Verdana" w:eastAsiaTheme="minorHAnsi"/>
        </w:rPr>
        <w:instrText>HYPERLINK "https://thesource.cvshealth.com/nuxeo/thesource/" \l "!/view?docid=b4765dd1-d9b7-4dbe-afd6-0e4f6b509082"</w:instrText>
      </w:r>
      <w:r>
        <w:rPr>
          <w:rFonts w:ascii="Verdana" w:hAnsi="Verdana" w:eastAsiaTheme="minorHAnsi"/>
        </w:rPr>
      </w:r>
      <w:r>
        <w:rPr>
          <w:rFonts w:ascii="Verdana" w:hAnsi="Verdana" w:eastAsiaTheme="minorHAnsi"/>
        </w:rPr>
        <w:fldChar w:fldCharType="separate"/>
      </w:r>
      <w:r w:rsidRPr="00E264B1">
        <w:rPr>
          <w:rStyle w:val="Hyperlink"/>
          <w:rFonts w:ascii="Verdana" w:hAnsi="Verdana" w:eastAsiaTheme="minorHAnsi"/>
        </w:rPr>
        <w:t>Compass Aetna MED D - SilverScript - Premium Billing General Information, Processes, &amp; Document Index</w:t>
      </w:r>
      <w:r w:rsidRPr="00E264B1">
        <w:rPr>
          <w:rStyle w:val="Hyperlink"/>
          <w:rFonts w:ascii="Verdana" w:hAnsi="Verdana"/>
        </w:rPr>
        <w:t xml:space="preserve"> (062831)</w:t>
      </w:r>
    </w:p>
    <w:p w:rsidRPr="0043235D" w:rsidR="00603ACC" w:rsidP="00603ACC" w:rsidRDefault="00603ACC" w14:paraId="3FBC64A8" w14:textId="77777777">
      <w:pPr>
        <w:rPr>
          <w:rFonts w:ascii="Verdana" w:hAnsi="Verdana"/>
        </w:rPr>
      </w:pPr>
      <w:r>
        <w:rPr>
          <w:rFonts w:ascii="Verdana" w:hAnsi="Verdana" w:eastAsiaTheme="minorHAnsi"/>
        </w:rPr>
        <w:fldChar w:fldCharType="end"/>
      </w:r>
      <w:r w:rsidRPr="0043235D">
        <w:rPr>
          <w:rFonts w:ascii="Verdana" w:hAnsi="Verdana"/>
          <w:b/>
          <w:bCs/>
        </w:rPr>
        <w:t xml:space="preserve">Grievance Standard Verbiage: </w:t>
      </w:r>
      <w:r w:rsidRPr="0043235D">
        <w:rPr>
          <w:rFonts w:ascii="Verdana" w:hAnsi="Verdana"/>
        </w:rPr>
        <w:t xml:space="preserve">Refer to the </w:t>
      </w:r>
      <w:r w:rsidRPr="00E264B1">
        <w:rPr>
          <w:rFonts w:ascii="Verdana" w:hAnsi="Verdana"/>
          <w:b/>
          <w:bCs/>
        </w:rPr>
        <w:t>Grievance Standard Verbiage (for use in Discussion with Beneficiary)</w:t>
      </w:r>
      <w:r w:rsidRPr="0043235D">
        <w:rPr>
          <w:rFonts w:ascii="Verdana" w:hAnsi="Verdana"/>
        </w:rPr>
        <w:t xml:space="preserve"> section in the appropriate Grievances work instruction linked to from </w:t>
      </w:r>
      <w:hyperlink w:history="1" w:anchor="!/view?docid=70034f51-77df-49a4-ae97-7d3d63b216b3" r:id="rId119">
        <w:r w:rsidRPr="00E264B1">
          <w:rPr>
            <w:rStyle w:val="Hyperlink"/>
            <w:rFonts w:ascii="Verdana" w:hAnsi="Verdana" w:eastAsiaTheme="minorHAnsi"/>
          </w:rPr>
          <w:t>Compass MED D - Grievances Index</w:t>
        </w:r>
        <w:r w:rsidRPr="00E264B1">
          <w:rPr>
            <w:rStyle w:val="Hyperlink"/>
            <w:rFonts w:ascii="Verdana" w:hAnsi="Verdana"/>
          </w:rPr>
          <w:t xml:space="preserve"> (062962).</w:t>
        </w:r>
      </w:hyperlink>
    </w:p>
    <w:p w:rsidRPr="0043235D" w:rsidR="00603ACC" w:rsidP="00603ACC" w:rsidRDefault="00603ACC" w14:paraId="396E53AE" w14:textId="77777777">
      <w:pPr>
        <w:pStyle w:val="ListParagraph"/>
        <w:ind w:left="0"/>
        <w:contextualSpacing w:val="0"/>
        <w:rPr>
          <w:rStyle w:val="Hyperlink"/>
          <w:rFonts w:ascii="Verdana" w:hAnsi="Verdana" w:eastAsiaTheme="minorHAnsi"/>
        </w:rPr>
      </w:pPr>
      <w:r w:rsidRPr="0043235D">
        <w:rPr>
          <w:rFonts w:ascii="Verdana" w:hAnsi="Verdana"/>
          <w:b/>
          <w:bCs/>
        </w:rPr>
        <w:t xml:space="preserve">Parent Document: </w:t>
      </w:r>
      <w:r>
        <w:rPr>
          <w:rFonts w:ascii="Verdana" w:hAnsi="Verdana"/>
          <w:b/>
          <w:bCs/>
        </w:rPr>
        <w:t xml:space="preserve">CALL-0048 </w:t>
      </w:r>
      <w:hyperlink r:id="rId120">
        <w:r w:rsidRPr="0043235D">
          <w:rPr>
            <w:rStyle w:val="Hyperlink"/>
            <w:rFonts w:ascii="Verdana" w:hAnsi="Verdana" w:eastAsiaTheme="minorHAnsi"/>
          </w:rPr>
          <w:t>Medicare Part D Customer Care Call Center Requirements-CVS Caremark Part D Services, L.L.C.</w:t>
        </w:r>
      </w:hyperlink>
    </w:p>
    <w:p w:rsidRPr="0043235D" w:rsidR="00603ACC" w:rsidP="00603ACC" w:rsidRDefault="00603ACC" w14:paraId="588CFB19" w14:textId="77777777">
      <w:pPr>
        <w:rPr>
          <w:rFonts w:ascii="Verdana" w:hAnsi="Verdana"/>
        </w:rPr>
      </w:pPr>
      <w:r w:rsidRPr="0043235D">
        <w:rPr>
          <w:rFonts w:ascii="Verdana" w:hAnsi="Verdana"/>
          <w:b/>
          <w:bCs/>
          <w:color w:val="000000"/>
        </w:rPr>
        <w:t xml:space="preserve">Abbreviations/Definitions: </w:t>
      </w:r>
      <w:hyperlink w:history="1" w:anchor="!/view?docid=c1f1028b-e42c-4b4f-a4cf-cc0b42c91606" r:id="rId121">
        <w:r w:rsidRPr="00E264B1">
          <w:rPr>
            <w:rStyle w:val="Hyperlink"/>
            <w:rFonts w:ascii="Verdana" w:hAnsi="Verdana" w:eastAsiaTheme="minorHAnsi"/>
          </w:rPr>
          <w:t>Customer Care Abbreviations, Definitions, and Terms</w:t>
        </w:r>
        <w:r w:rsidRPr="00E264B1">
          <w:rPr>
            <w:rStyle w:val="Hyperlink"/>
            <w:rFonts w:ascii="Verdana" w:hAnsi="Verdana"/>
          </w:rPr>
          <w:t xml:space="preserve"> Index (017428)</w:t>
        </w:r>
      </w:hyperlink>
    </w:p>
    <w:p w:rsidRPr="0043235D" w:rsidR="00603ACC" w:rsidP="00603ACC" w:rsidRDefault="00603ACC" w14:paraId="3389D376" w14:textId="77777777">
      <w:pPr>
        <w:jc w:val="right"/>
        <w:rPr>
          <w:rFonts w:ascii="Verdana" w:hAnsi="Verdana"/>
          <w:color w:val="000000"/>
        </w:rPr>
      </w:pPr>
      <w:hyperlink w:history="1" w:anchor="_top">
        <w:r w:rsidRPr="0043235D">
          <w:rPr>
            <w:rStyle w:val="Hyperlink"/>
            <w:rFonts w:ascii="Verdana" w:hAnsi="Verdana" w:eastAsiaTheme="minorHAnsi"/>
          </w:rPr>
          <w:t>Top of the Document</w:t>
        </w:r>
      </w:hyperlink>
    </w:p>
    <w:p w:rsidRPr="0043235D" w:rsidR="00603ACC" w:rsidP="00603ACC" w:rsidRDefault="00603ACC" w14:paraId="4982267D" w14:textId="77777777">
      <w:pPr>
        <w:jc w:val="right"/>
        <w:rPr>
          <w:rFonts w:ascii="Verdana" w:hAnsi="Verdana"/>
          <w:color w:val="0000FF"/>
          <w:u w:val="single"/>
        </w:rPr>
      </w:pPr>
    </w:p>
    <w:p w:rsidRPr="0043235D" w:rsidR="00603ACC" w:rsidP="00603ACC" w:rsidRDefault="00603ACC" w14:paraId="210B7456" w14:textId="77777777">
      <w:pPr>
        <w:jc w:val="center"/>
        <w:rPr>
          <w:rFonts w:ascii="Verdana" w:hAnsi="Verdana"/>
          <w:sz w:val="16"/>
          <w:szCs w:val="16"/>
        </w:rPr>
      </w:pPr>
      <w:r w:rsidRPr="0043235D">
        <w:rPr>
          <w:rFonts w:ascii="Verdana" w:hAnsi="Verdana"/>
          <w:sz w:val="16"/>
          <w:szCs w:val="16"/>
        </w:rPr>
        <w:t>Not to be Reproduced or Disclosed to Others without Prior Written Approval</w:t>
      </w:r>
    </w:p>
    <w:p w:rsidRPr="0043235D" w:rsidR="00603ACC" w:rsidP="00603ACC" w:rsidRDefault="00603ACC" w14:paraId="4F7AC26F" w14:textId="77777777">
      <w:pPr>
        <w:jc w:val="center"/>
        <w:rPr>
          <w:rFonts w:ascii="Verdana" w:hAnsi="Verdana"/>
          <w:sz w:val="16"/>
          <w:szCs w:val="16"/>
        </w:rPr>
      </w:pPr>
      <w:r w:rsidRPr="0043235D">
        <w:rPr>
          <w:rFonts w:ascii="Verdana" w:hAnsi="Verdana"/>
          <w:b/>
          <w:bCs/>
          <w:color w:val="000000" w:themeColor="text1"/>
          <w:sz w:val="16"/>
          <w:szCs w:val="16"/>
        </w:rPr>
        <w:t>ELECTRONIC DATA = OFFICIAL VERSION / PAPER COPY = INFORMATIONAL ONLY</w:t>
      </w:r>
    </w:p>
    <w:p w:rsidR="00230F22" w:rsidRDefault="00230F22" w14:paraId="555AB3BD" w14:textId="77777777"/>
    <w:sectPr w:rsidR="00230F22" w:rsidSect="00A77702">
      <w:pgSz w:w="15840" w:h="12240" w:orient="landscape"/>
      <w:pgMar w:top="1800" w:right="1440" w:bottom="18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PCS Corporate">
    <w:altName w:val="Courier New"/>
    <w:charset w:val="00"/>
    <w:family w:val="auto"/>
    <w:pitch w:val="variable"/>
    <w:sig w:usb0="00000003" w:usb1="00000000" w:usb2="00000000" w:usb3="00000000" w:csb0="00000001" w:csb1="00000000"/>
  </w:font>
  <w:font w:name="MNCRA E+ Times">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Verdana,Bold">
    <w:altName w:val="Verdana"/>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09A8"/>
    <w:multiLevelType w:val="hybridMultilevel"/>
    <w:tmpl w:val="FD80E020"/>
    <w:lvl w:ilvl="0" w:tplc="D230F7CA">
      <w:start w:val="1"/>
      <w:numFmt w:val="bullet"/>
      <w:lvlText w:val=""/>
      <w:lvlJc w:val="left"/>
      <w:pPr>
        <w:ind w:left="360" w:hanging="360"/>
      </w:pPr>
      <w:rPr>
        <w:rFonts w:hint="default" w:ascii="Symbol" w:hAnsi="Symbol"/>
        <w:sz w:val="24"/>
        <w:szCs w:val="24"/>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 w15:restartNumberingAfterBreak="0">
    <w:nsid w:val="02325E4B"/>
    <w:multiLevelType w:val="hybridMultilevel"/>
    <w:tmpl w:val="3F3E989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3987EDE"/>
    <w:multiLevelType w:val="hybridMultilevel"/>
    <w:tmpl w:val="D9F4FFD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6E53F9A"/>
    <w:multiLevelType w:val="hybridMultilevel"/>
    <w:tmpl w:val="03541232"/>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 w15:restartNumberingAfterBreak="0">
    <w:nsid w:val="074E5A57"/>
    <w:multiLevelType w:val="hybridMultilevel"/>
    <w:tmpl w:val="2228A3E4"/>
    <w:lvl w:ilvl="0" w:tplc="04090001">
      <w:start w:val="1"/>
      <w:numFmt w:val="bullet"/>
      <w:lvlText w:val=""/>
      <w:lvlJc w:val="left"/>
      <w:pPr>
        <w:ind w:left="806" w:hanging="360"/>
      </w:pPr>
      <w:rPr>
        <w:rFonts w:hint="default" w:ascii="Symbol" w:hAnsi="Symbol"/>
      </w:rPr>
    </w:lvl>
    <w:lvl w:ilvl="1" w:tplc="04090003">
      <w:start w:val="1"/>
      <w:numFmt w:val="bullet"/>
      <w:lvlText w:val="o"/>
      <w:lvlJc w:val="left"/>
      <w:pPr>
        <w:ind w:left="1526" w:hanging="360"/>
      </w:pPr>
      <w:rPr>
        <w:rFonts w:hint="default" w:ascii="Courier New" w:hAnsi="Courier New" w:cs="Courier New"/>
      </w:rPr>
    </w:lvl>
    <w:lvl w:ilvl="2" w:tplc="04090005">
      <w:start w:val="1"/>
      <w:numFmt w:val="bullet"/>
      <w:lvlText w:val=""/>
      <w:lvlJc w:val="left"/>
      <w:pPr>
        <w:ind w:left="2246" w:hanging="360"/>
      </w:pPr>
      <w:rPr>
        <w:rFonts w:hint="default" w:ascii="Wingdings" w:hAnsi="Wingdings"/>
      </w:rPr>
    </w:lvl>
    <w:lvl w:ilvl="3" w:tplc="04090001">
      <w:start w:val="1"/>
      <w:numFmt w:val="bullet"/>
      <w:lvlText w:val=""/>
      <w:lvlJc w:val="left"/>
      <w:pPr>
        <w:ind w:left="2966" w:hanging="360"/>
      </w:pPr>
      <w:rPr>
        <w:rFonts w:hint="default" w:ascii="Symbol" w:hAnsi="Symbol"/>
      </w:rPr>
    </w:lvl>
    <w:lvl w:ilvl="4" w:tplc="04090003">
      <w:start w:val="1"/>
      <w:numFmt w:val="bullet"/>
      <w:lvlText w:val="o"/>
      <w:lvlJc w:val="left"/>
      <w:pPr>
        <w:ind w:left="3686" w:hanging="360"/>
      </w:pPr>
      <w:rPr>
        <w:rFonts w:hint="default" w:ascii="Courier New" w:hAnsi="Courier New" w:cs="Courier New"/>
      </w:rPr>
    </w:lvl>
    <w:lvl w:ilvl="5" w:tplc="04090005">
      <w:start w:val="1"/>
      <w:numFmt w:val="bullet"/>
      <w:lvlText w:val=""/>
      <w:lvlJc w:val="left"/>
      <w:pPr>
        <w:ind w:left="4406" w:hanging="360"/>
      </w:pPr>
      <w:rPr>
        <w:rFonts w:hint="default" w:ascii="Wingdings" w:hAnsi="Wingdings"/>
      </w:rPr>
    </w:lvl>
    <w:lvl w:ilvl="6" w:tplc="04090001">
      <w:start w:val="1"/>
      <w:numFmt w:val="bullet"/>
      <w:lvlText w:val=""/>
      <w:lvlJc w:val="left"/>
      <w:pPr>
        <w:ind w:left="5126" w:hanging="360"/>
      </w:pPr>
      <w:rPr>
        <w:rFonts w:hint="default" w:ascii="Symbol" w:hAnsi="Symbol"/>
      </w:rPr>
    </w:lvl>
    <w:lvl w:ilvl="7" w:tplc="04090003">
      <w:start w:val="1"/>
      <w:numFmt w:val="bullet"/>
      <w:lvlText w:val="o"/>
      <w:lvlJc w:val="left"/>
      <w:pPr>
        <w:ind w:left="5846" w:hanging="360"/>
      </w:pPr>
      <w:rPr>
        <w:rFonts w:hint="default" w:ascii="Courier New" w:hAnsi="Courier New" w:cs="Courier New"/>
      </w:rPr>
    </w:lvl>
    <w:lvl w:ilvl="8" w:tplc="04090005">
      <w:start w:val="1"/>
      <w:numFmt w:val="bullet"/>
      <w:lvlText w:val=""/>
      <w:lvlJc w:val="left"/>
      <w:pPr>
        <w:ind w:left="6566" w:hanging="360"/>
      </w:pPr>
      <w:rPr>
        <w:rFonts w:hint="default" w:ascii="Wingdings" w:hAnsi="Wingdings"/>
      </w:rPr>
    </w:lvl>
  </w:abstractNum>
  <w:abstractNum w:abstractNumId="5" w15:restartNumberingAfterBreak="0">
    <w:nsid w:val="079108C1"/>
    <w:multiLevelType w:val="hybridMultilevel"/>
    <w:tmpl w:val="2EEC5EFE"/>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6" w15:restartNumberingAfterBreak="0">
    <w:nsid w:val="0B852E4D"/>
    <w:multiLevelType w:val="multilevel"/>
    <w:tmpl w:val="627A6A1E"/>
    <w:styleLink w:val="1stLevelBullets"/>
    <w:lvl w:ilvl="0">
      <w:start w:val="1"/>
      <w:numFmt w:val="bullet"/>
      <w:lvlText w:val=""/>
      <w:lvlJc w:val="left"/>
      <w:pPr>
        <w:ind w:left="432" w:hanging="360"/>
      </w:pPr>
      <w:rPr>
        <w:rFonts w:ascii="Symbol" w:hAnsi="Symbol"/>
        <w:b/>
        <w:i w:val="0"/>
        <w:sz w:val="24"/>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7" w15:restartNumberingAfterBreak="0">
    <w:nsid w:val="0C7F2874"/>
    <w:multiLevelType w:val="singleLevel"/>
    <w:tmpl w:val="3C84F5D2"/>
    <w:lvl w:ilvl="0">
      <w:start w:val="1"/>
      <w:numFmt w:val="bullet"/>
      <w:pStyle w:val="Dotbullet"/>
      <w:lvlText w:val=""/>
      <w:lvlJc w:val="left"/>
      <w:pPr>
        <w:tabs>
          <w:tab w:val="num" w:pos="360"/>
        </w:tabs>
        <w:ind w:left="360" w:hanging="360"/>
      </w:pPr>
      <w:rPr>
        <w:rFonts w:hint="default" w:ascii="Symbol" w:hAnsi="Symbol"/>
      </w:rPr>
    </w:lvl>
  </w:abstractNum>
  <w:abstractNum w:abstractNumId="8" w15:restartNumberingAfterBreak="0">
    <w:nsid w:val="0F364AFB"/>
    <w:multiLevelType w:val="hybridMultilevel"/>
    <w:tmpl w:val="7D28F58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9" w15:restartNumberingAfterBreak="0">
    <w:nsid w:val="121B54A9"/>
    <w:multiLevelType w:val="hybridMultilevel"/>
    <w:tmpl w:val="369A10B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156871AD"/>
    <w:multiLevelType w:val="hybridMultilevel"/>
    <w:tmpl w:val="92B8415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17926A70"/>
    <w:multiLevelType w:val="hybridMultilevel"/>
    <w:tmpl w:val="4052DD0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1A032052"/>
    <w:multiLevelType w:val="hybridMultilevel"/>
    <w:tmpl w:val="264EFEC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1F3441BD"/>
    <w:multiLevelType w:val="hybridMultilevel"/>
    <w:tmpl w:val="81C2937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21392D15"/>
    <w:multiLevelType w:val="hybridMultilevel"/>
    <w:tmpl w:val="2A5C6710"/>
    <w:lvl w:ilvl="0" w:tplc="77267B10">
      <w:start w:val="1"/>
      <w:numFmt w:val="bullet"/>
      <w:lvlText w:val="o"/>
      <w:lvlJc w:val="left"/>
      <w:pPr>
        <w:ind w:left="792" w:hanging="360"/>
      </w:pPr>
      <w:rPr>
        <w:rFonts w:hint="default" w:ascii="Courier New" w:hAnsi="Courier New"/>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1C4110D"/>
    <w:multiLevelType w:val="hybridMultilevel"/>
    <w:tmpl w:val="15DC0972"/>
    <w:lvl w:ilvl="0" w:tplc="93BE4506">
      <w:start w:val="1"/>
      <w:numFmt w:val="bullet"/>
      <w:pStyle w:val="BulletText1"/>
      <w:lvlText w:val=""/>
      <w:lvlJc w:val="left"/>
      <w:pPr>
        <w:tabs>
          <w:tab w:val="num" w:pos="0"/>
        </w:tabs>
        <w:ind w:left="36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6" w15:restartNumberingAfterBreak="0">
    <w:nsid w:val="23454AC1"/>
    <w:multiLevelType w:val="hybridMultilevel"/>
    <w:tmpl w:val="24A2A17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23D97470"/>
    <w:multiLevelType w:val="hybridMultilevel"/>
    <w:tmpl w:val="8C90000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259F02D7"/>
    <w:multiLevelType w:val="hybridMultilevel"/>
    <w:tmpl w:val="A518F6F6"/>
    <w:lvl w:ilvl="0" w:tplc="E50EDB4C">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15:restartNumberingAfterBreak="0">
    <w:nsid w:val="2A4967B4"/>
    <w:multiLevelType w:val="hybridMultilevel"/>
    <w:tmpl w:val="78303ECA"/>
    <w:lvl w:ilvl="0" w:tplc="04090001">
      <w:start w:val="1"/>
      <w:numFmt w:val="bullet"/>
      <w:lvlText w:val=""/>
      <w:lvlJc w:val="left"/>
      <w:pPr>
        <w:ind w:left="700" w:hanging="360"/>
      </w:pPr>
      <w:rPr>
        <w:rFonts w:hint="default" w:ascii="Symbol" w:hAnsi="Symbol"/>
      </w:rPr>
    </w:lvl>
    <w:lvl w:ilvl="1" w:tplc="04090003">
      <w:start w:val="1"/>
      <w:numFmt w:val="bullet"/>
      <w:lvlText w:val="o"/>
      <w:lvlJc w:val="left"/>
      <w:pPr>
        <w:ind w:left="1089" w:hanging="360"/>
      </w:pPr>
      <w:rPr>
        <w:rFonts w:hint="default" w:ascii="Courier New" w:hAnsi="Courier New" w:cs="Courier New"/>
      </w:rPr>
    </w:lvl>
    <w:lvl w:ilvl="2" w:tplc="04090001">
      <w:start w:val="1"/>
      <w:numFmt w:val="bullet"/>
      <w:lvlText w:val=""/>
      <w:lvlJc w:val="left"/>
      <w:pPr>
        <w:ind w:left="2140" w:hanging="360"/>
      </w:pPr>
      <w:rPr>
        <w:rFonts w:hint="default" w:ascii="Symbol" w:hAnsi="Symbol"/>
      </w:rPr>
    </w:lvl>
    <w:lvl w:ilvl="3" w:tplc="04090001">
      <w:start w:val="1"/>
      <w:numFmt w:val="bullet"/>
      <w:lvlText w:val=""/>
      <w:lvlJc w:val="left"/>
      <w:pPr>
        <w:ind w:left="2860" w:hanging="360"/>
      </w:pPr>
      <w:rPr>
        <w:rFonts w:hint="default" w:ascii="Symbol" w:hAnsi="Symbol"/>
      </w:rPr>
    </w:lvl>
    <w:lvl w:ilvl="4" w:tplc="04090003">
      <w:start w:val="1"/>
      <w:numFmt w:val="bullet"/>
      <w:lvlText w:val="o"/>
      <w:lvlJc w:val="left"/>
      <w:pPr>
        <w:ind w:left="3580" w:hanging="360"/>
      </w:pPr>
      <w:rPr>
        <w:rFonts w:hint="default" w:ascii="Courier New" w:hAnsi="Courier New" w:cs="Courier New"/>
      </w:rPr>
    </w:lvl>
    <w:lvl w:ilvl="5" w:tplc="04090005">
      <w:start w:val="1"/>
      <w:numFmt w:val="bullet"/>
      <w:lvlText w:val=""/>
      <w:lvlJc w:val="left"/>
      <w:pPr>
        <w:ind w:left="4300" w:hanging="360"/>
      </w:pPr>
      <w:rPr>
        <w:rFonts w:hint="default" w:ascii="Wingdings" w:hAnsi="Wingdings"/>
      </w:rPr>
    </w:lvl>
    <w:lvl w:ilvl="6" w:tplc="04090001">
      <w:start w:val="1"/>
      <w:numFmt w:val="bullet"/>
      <w:lvlText w:val=""/>
      <w:lvlJc w:val="left"/>
      <w:pPr>
        <w:ind w:left="5020" w:hanging="360"/>
      </w:pPr>
      <w:rPr>
        <w:rFonts w:hint="default" w:ascii="Symbol" w:hAnsi="Symbol"/>
      </w:rPr>
    </w:lvl>
    <w:lvl w:ilvl="7" w:tplc="04090003">
      <w:start w:val="1"/>
      <w:numFmt w:val="bullet"/>
      <w:lvlText w:val="o"/>
      <w:lvlJc w:val="left"/>
      <w:pPr>
        <w:ind w:left="5740" w:hanging="360"/>
      </w:pPr>
      <w:rPr>
        <w:rFonts w:hint="default" w:ascii="Courier New" w:hAnsi="Courier New" w:cs="Courier New"/>
      </w:rPr>
    </w:lvl>
    <w:lvl w:ilvl="8" w:tplc="04090005">
      <w:start w:val="1"/>
      <w:numFmt w:val="bullet"/>
      <w:lvlText w:val=""/>
      <w:lvlJc w:val="left"/>
      <w:pPr>
        <w:ind w:left="6460" w:hanging="360"/>
      </w:pPr>
      <w:rPr>
        <w:rFonts w:hint="default" w:ascii="Wingdings" w:hAnsi="Wingdings"/>
      </w:rPr>
    </w:lvl>
  </w:abstractNum>
  <w:abstractNum w:abstractNumId="20" w15:restartNumberingAfterBreak="0">
    <w:nsid w:val="2BB50CF8"/>
    <w:multiLevelType w:val="hybridMultilevel"/>
    <w:tmpl w:val="C8285D26"/>
    <w:lvl w:ilvl="0" w:tplc="04090001">
      <w:start w:val="1"/>
      <w:numFmt w:val="bullet"/>
      <w:lvlText w:val=""/>
      <w:lvlJc w:val="left"/>
      <w:pPr>
        <w:ind w:left="144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880" w:hanging="360"/>
      </w:pPr>
      <w:rPr>
        <w:rFonts w:hint="default" w:ascii="Wingdings" w:hAnsi="Wingdings"/>
      </w:rPr>
    </w:lvl>
    <w:lvl w:ilvl="3" w:tplc="04090001">
      <w:start w:val="1"/>
      <w:numFmt w:val="bullet"/>
      <w:lvlText w:val=""/>
      <w:lvlJc w:val="left"/>
      <w:pPr>
        <w:ind w:left="3600" w:hanging="360"/>
      </w:pPr>
      <w:rPr>
        <w:rFonts w:hint="default" w:ascii="Symbol" w:hAnsi="Symbol"/>
      </w:rPr>
    </w:lvl>
    <w:lvl w:ilvl="4" w:tplc="04090003">
      <w:start w:val="1"/>
      <w:numFmt w:val="bullet"/>
      <w:lvlText w:val="o"/>
      <w:lvlJc w:val="left"/>
      <w:pPr>
        <w:ind w:left="4320" w:hanging="360"/>
      </w:pPr>
      <w:rPr>
        <w:rFonts w:hint="default" w:ascii="Wingdings" w:hAnsi="Wingdings" w:cs="Wingdings"/>
      </w:rPr>
    </w:lvl>
    <w:lvl w:ilvl="5" w:tplc="04090005">
      <w:start w:val="1"/>
      <w:numFmt w:val="bullet"/>
      <w:lvlText w:val=""/>
      <w:lvlJc w:val="left"/>
      <w:pPr>
        <w:ind w:left="5040" w:hanging="360"/>
      </w:pPr>
      <w:rPr>
        <w:rFonts w:hint="default" w:ascii="Wingdings" w:hAnsi="Wingdings"/>
      </w:rPr>
    </w:lvl>
    <w:lvl w:ilvl="6" w:tplc="04090001">
      <w:start w:val="1"/>
      <w:numFmt w:val="bullet"/>
      <w:lvlText w:val=""/>
      <w:lvlJc w:val="left"/>
      <w:pPr>
        <w:ind w:left="5760" w:hanging="360"/>
      </w:pPr>
      <w:rPr>
        <w:rFonts w:hint="default" w:ascii="Symbol" w:hAnsi="Symbol"/>
      </w:rPr>
    </w:lvl>
    <w:lvl w:ilvl="7" w:tplc="04090003">
      <w:start w:val="1"/>
      <w:numFmt w:val="bullet"/>
      <w:lvlText w:val="o"/>
      <w:lvlJc w:val="left"/>
      <w:pPr>
        <w:ind w:left="6480" w:hanging="360"/>
      </w:pPr>
      <w:rPr>
        <w:rFonts w:hint="default" w:ascii="Wingdings" w:hAnsi="Wingdings" w:cs="Wingdings"/>
      </w:rPr>
    </w:lvl>
    <w:lvl w:ilvl="8" w:tplc="04090005">
      <w:start w:val="1"/>
      <w:numFmt w:val="bullet"/>
      <w:lvlText w:val=""/>
      <w:lvlJc w:val="left"/>
      <w:pPr>
        <w:ind w:left="7200" w:hanging="360"/>
      </w:pPr>
      <w:rPr>
        <w:rFonts w:hint="default" w:ascii="Wingdings" w:hAnsi="Wingdings"/>
      </w:rPr>
    </w:lvl>
  </w:abstractNum>
  <w:abstractNum w:abstractNumId="21" w15:restartNumberingAfterBreak="0">
    <w:nsid w:val="2CA612D8"/>
    <w:multiLevelType w:val="hybridMultilevel"/>
    <w:tmpl w:val="14AA353E"/>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2" w15:restartNumberingAfterBreak="0">
    <w:nsid w:val="327270DB"/>
    <w:multiLevelType w:val="hybridMultilevel"/>
    <w:tmpl w:val="6D2CA04E"/>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683" w:hanging="360"/>
      </w:pPr>
      <w:rPr>
        <w:rFonts w:hint="default" w:ascii="Courier New" w:hAnsi="Courier New" w:cs="Courier New"/>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15:restartNumberingAfterBreak="0">
    <w:nsid w:val="3516527F"/>
    <w:multiLevelType w:val="hybridMultilevel"/>
    <w:tmpl w:val="A06CF0A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387B0CFF"/>
    <w:multiLevelType w:val="hybridMultilevel"/>
    <w:tmpl w:val="56C8B93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393E4DA9"/>
    <w:multiLevelType w:val="hybridMultilevel"/>
    <w:tmpl w:val="E21AA256"/>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39872228"/>
    <w:multiLevelType w:val="hybridMultilevel"/>
    <w:tmpl w:val="C1B822B6"/>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7" w15:restartNumberingAfterBreak="0">
    <w:nsid w:val="39FB03E0"/>
    <w:multiLevelType w:val="hybridMultilevel"/>
    <w:tmpl w:val="C55C13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3A074D09"/>
    <w:multiLevelType w:val="hybridMultilevel"/>
    <w:tmpl w:val="43C08A0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3CE60B51"/>
    <w:multiLevelType w:val="hybridMultilevel"/>
    <w:tmpl w:val="933E56C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30" w15:restartNumberingAfterBreak="0">
    <w:nsid w:val="3D971114"/>
    <w:multiLevelType w:val="hybridMultilevel"/>
    <w:tmpl w:val="13F05098"/>
    <w:lvl w:ilvl="0" w:tplc="38FC8540">
      <w:start w:val="1"/>
      <w:numFmt w:val="bullet"/>
      <w:lvlText w:val=""/>
      <w:lvlJc w:val="left"/>
      <w:pPr>
        <w:ind w:left="720" w:hanging="360"/>
      </w:pPr>
      <w:rPr>
        <w:rFonts w:hint="default" w:ascii="Symbol" w:hAnsi="Symbol"/>
        <w:color w:val="auto"/>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401947C1"/>
    <w:multiLevelType w:val="multilevel"/>
    <w:tmpl w:val="492C7DEA"/>
    <w:styleLink w:val="StyleBulletedSymbolsymbolLeft006Hanging025"/>
    <w:lvl w:ilvl="0">
      <w:start w:val="1"/>
      <w:numFmt w:val="bullet"/>
      <w:lvlText w:val=""/>
      <w:lvlJc w:val="left"/>
      <w:pPr>
        <w:ind w:left="720" w:hanging="360"/>
      </w:pPr>
      <w:rPr>
        <w:rFonts w:ascii="Verdana" w:hAnsi="Verdana"/>
        <w:b/>
        <w:sz w:val="24"/>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32" w15:restartNumberingAfterBreak="0">
    <w:nsid w:val="410364BB"/>
    <w:multiLevelType w:val="multilevel"/>
    <w:tmpl w:val="6A18A79A"/>
    <w:styleLink w:val="StyleBulletedLatinCourierNewBlackLeft075Hanging"/>
    <w:lvl w:ilvl="0">
      <w:start w:val="1"/>
      <w:numFmt w:val="bullet"/>
      <w:lvlText w:val="o"/>
      <w:lvlJc w:val="left"/>
      <w:pPr>
        <w:ind w:left="1440" w:hanging="360"/>
      </w:pPr>
      <w:rPr>
        <w:rFonts w:ascii="Verdana" w:hAnsi="Verdana"/>
        <w:color w:val="000000"/>
        <w:sz w:val="24"/>
      </w:rPr>
    </w:lvl>
    <w:lvl w:ilvl="1">
      <w:start w:val="1"/>
      <w:numFmt w:val="bullet"/>
      <w:lvlText w:val="o"/>
      <w:lvlJc w:val="left"/>
      <w:pPr>
        <w:ind w:left="2160" w:hanging="360"/>
      </w:pPr>
      <w:rPr>
        <w:rFonts w:hint="default" w:ascii="Courier New" w:hAnsi="Courier New" w:cs="Courier New"/>
      </w:rPr>
    </w:lvl>
    <w:lvl w:ilvl="2">
      <w:start w:val="1"/>
      <w:numFmt w:val="bullet"/>
      <w:lvlText w:val=""/>
      <w:lvlJc w:val="left"/>
      <w:pPr>
        <w:ind w:left="2880" w:hanging="360"/>
      </w:pPr>
      <w:rPr>
        <w:rFonts w:hint="default" w:ascii="Wingdings" w:hAnsi="Wingdings"/>
      </w:rPr>
    </w:lvl>
    <w:lvl w:ilvl="3">
      <w:start w:val="1"/>
      <w:numFmt w:val="bullet"/>
      <w:lvlText w:val=""/>
      <w:lvlJc w:val="left"/>
      <w:pPr>
        <w:ind w:left="3600" w:hanging="360"/>
      </w:pPr>
      <w:rPr>
        <w:rFonts w:hint="default" w:ascii="Symbol" w:hAnsi="Symbol"/>
      </w:rPr>
    </w:lvl>
    <w:lvl w:ilvl="4">
      <w:start w:val="1"/>
      <w:numFmt w:val="bullet"/>
      <w:lvlText w:val="o"/>
      <w:lvlJc w:val="left"/>
      <w:pPr>
        <w:ind w:left="4320" w:hanging="360"/>
      </w:pPr>
      <w:rPr>
        <w:rFonts w:hint="default" w:ascii="Courier New" w:hAnsi="Courier New" w:cs="Courier New"/>
      </w:rPr>
    </w:lvl>
    <w:lvl w:ilvl="5">
      <w:start w:val="1"/>
      <w:numFmt w:val="bullet"/>
      <w:lvlText w:val=""/>
      <w:lvlJc w:val="left"/>
      <w:pPr>
        <w:ind w:left="5040" w:hanging="360"/>
      </w:pPr>
      <w:rPr>
        <w:rFonts w:hint="default" w:ascii="Wingdings" w:hAnsi="Wingdings"/>
      </w:rPr>
    </w:lvl>
    <w:lvl w:ilvl="6">
      <w:start w:val="1"/>
      <w:numFmt w:val="bullet"/>
      <w:lvlText w:val=""/>
      <w:lvlJc w:val="left"/>
      <w:pPr>
        <w:ind w:left="5760" w:hanging="360"/>
      </w:pPr>
      <w:rPr>
        <w:rFonts w:hint="default" w:ascii="Symbol" w:hAnsi="Symbol"/>
      </w:rPr>
    </w:lvl>
    <w:lvl w:ilvl="7">
      <w:start w:val="1"/>
      <w:numFmt w:val="bullet"/>
      <w:lvlText w:val="o"/>
      <w:lvlJc w:val="left"/>
      <w:pPr>
        <w:ind w:left="6480" w:hanging="360"/>
      </w:pPr>
      <w:rPr>
        <w:rFonts w:hint="default" w:ascii="Courier New" w:hAnsi="Courier New" w:cs="Courier New"/>
      </w:rPr>
    </w:lvl>
    <w:lvl w:ilvl="8">
      <w:start w:val="1"/>
      <w:numFmt w:val="bullet"/>
      <w:lvlText w:val=""/>
      <w:lvlJc w:val="left"/>
      <w:pPr>
        <w:ind w:left="7200" w:hanging="360"/>
      </w:pPr>
      <w:rPr>
        <w:rFonts w:hint="default" w:ascii="Wingdings" w:hAnsi="Wingdings"/>
      </w:rPr>
    </w:lvl>
  </w:abstractNum>
  <w:abstractNum w:abstractNumId="33" w15:restartNumberingAfterBreak="0">
    <w:nsid w:val="414522DD"/>
    <w:multiLevelType w:val="hybridMultilevel"/>
    <w:tmpl w:val="6D56D6C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472E76BB"/>
    <w:multiLevelType w:val="hybridMultilevel"/>
    <w:tmpl w:val="548AC3D2"/>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1">
      <w:start w:val="1"/>
      <w:numFmt w:val="bullet"/>
      <w:lvlText w:val=""/>
      <w:lvlJc w:val="left"/>
      <w:pPr>
        <w:ind w:left="1800" w:hanging="360"/>
      </w:pPr>
      <w:rPr>
        <w:rFonts w:hint="default" w:ascii="Symbol" w:hAnsi="Symbol"/>
      </w:rPr>
    </w:lvl>
    <w:lvl w:ilvl="3" w:tplc="04090001">
      <w:start w:val="1"/>
      <w:numFmt w:val="bullet"/>
      <w:lvlText w:val=""/>
      <w:lvlJc w:val="left"/>
      <w:pPr>
        <w:ind w:left="2520" w:hanging="360"/>
      </w:pPr>
      <w:rPr>
        <w:rFonts w:hint="default" w:ascii="Symbol" w:hAnsi="Symbol"/>
      </w:rPr>
    </w:lvl>
    <w:lvl w:ilvl="4" w:tplc="04090003">
      <w:start w:val="1"/>
      <w:numFmt w:val="bullet"/>
      <w:lvlText w:val="o"/>
      <w:lvlJc w:val="left"/>
      <w:pPr>
        <w:ind w:left="3240" w:hanging="360"/>
      </w:pPr>
      <w:rPr>
        <w:rFonts w:hint="default" w:ascii="Courier New" w:hAnsi="Courier New" w:cs="Courier New"/>
      </w:rPr>
    </w:lvl>
    <w:lvl w:ilvl="5" w:tplc="04090005">
      <w:start w:val="1"/>
      <w:numFmt w:val="bullet"/>
      <w:lvlText w:val=""/>
      <w:lvlJc w:val="left"/>
      <w:pPr>
        <w:ind w:left="3960" w:hanging="360"/>
      </w:pPr>
      <w:rPr>
        <w:rFonts w:hint="default" w:ascii="Wingdings" w:hAnsi="Wingdings"/>
      </w:rPr>
    </w:lvl>
    <w:lvl w:ilvl="6" w:tplc="04090001">
      <w:start w:val="1"/>
      <w:numFmt w:val="bullet"/>
      <w:lvlText w:val=""/>
      <w:lvlJc w:val="left"/>
      <w:pPr>
        <w:ind w:left="4680" w:hanging="360"/>
      </w:pPr>
      <w:rPr>
        <w:rFonts w:hint="default" w:ascii="Symbol" w:hAnsi="Symbol"/>
      </w:rPr>
    </w:lvl>
    <w:lvl w:ilvl="7" w:tplc="04090003">
      <w:start w:val="1"/>
      <w:numFmt w:val="bullet"/>
      <w:lvlText w:val="o"/>
      <w:lvlJc w:val="left"/>
      <w:pPr>
        <w:ind w:left="5400" w:hanging="360"/>
      </w:pPr>
      <w:rPr>
        <w:rFonts w:hint="default" w:ascii="Courier New" w:hAnsi="Courier New" w:cs="Courier New"/>
      </w:rPr>
    </w:lvl>
    <w:lvl w:ilvl="8" w:tplc="04090005">
      <w:start w:val="1"/>
      <w:numFmt w:val="bullet"/>
      <w:lvlText w:val=""/>
      <w:lvlJc w:val="left"/>
      <w:pPr>
        <w:ind w:left="6120" w:hanging="360"/>
      </w:pPr>
      <w:rPr>
        <w:rFonts w:hint="default" w:ascii="Wingdings" w:hAnsi="Wingdings"/>
      </w:rPr>
    </w:lvl>
  </w:abstractNum>
  <w:abstractNum w:abstractNumId="35" w15:restartNumberingAfterBreak="0">
    <w:nsid w:val="4A38067D"/>
    <w:multiLevelType w:val="hybridMultilevel"/>
    <w:tmpl w:val="273A55A6"/>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6" w15:restartNumberingAfterBreak="0">
    <w:nsid w:val="4B2876C4"/>
    <w:multiLevelType w:val="hybridMultilevel"/>
    <w:tmpl w:val="C200281A"/>
    <w:lvl w:ilvl="0" w:tplc="26365AEA">
      <w:start w:val="1"/>
      <w:numFmt w:val="bullet"/>
      <w:lvlText w:val="o"/>
      <w:lvlJc w:val="left"/>
      <w:pPr>
        <w:ind w:left="792" w:hanging="360"/>
      </w:pPr>
      <w:rPr>
        <w:rFonts w:hint="default" w:ascii="Courier New" w:hAnsi="Courier New"/>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7" w15:restartNumberingAfterBreak="0">
    <w:nsid w:val="4D0C0339"/>
    <w:multiLevelType w:val="hybridMultilevel"/>
    <w:tmpl w:val="731EC1D8"/>
    <w:lvl w:ilvl="0" w:tplc="04090003">
      <w:start w:val="1"/>
      <w:numFmt w:val="bullet"/>
      <w:lvlText w:val="o"/>
      <w:lvlJc w:val="left"/>
      <w:pPr>
        <w:ind w:left="360" w:hanging="360"/>
      </w:pPr>
      <w:rPr>
        <w:rFonts w:hint="default" w:ascii="Courier New" w:hAnsi="Courier New" w:cs="Courier New"/>
      </w:rPr>
    </w:lvl>
    <w:lvl w:ilvl="1" w:tplc="FFFFFFFF">
      <w:start w:val="1"/>
      <w:numFmt w:val="bullet"/>
      <w:lvlText w:val="o"/>
      <w:lvlJc w:val="left"/>
      <w:pPr>
        <w:ind w:left="1080" w:hanging="360"/>
      </w:pPr>
      <w:rPr>
        <w:rFonts w:hint="default" w:ascii="Courier New" w:hAnsi="Courier New" w:cs="Courier New"/>
      </w:rPr>
    </w:lvl>
    <w:lvl w:ilvl="2" w:tplc="FFFFFFFF" w:tentative="1">
      <w:start w:val="1"/>
      <w:numFmt w:val="bullet"/>
      <w:lvlText w:val=""/>
      <w:lvlJc w:val="left"/>
      <w:pPr>
        <w:ind w:left="1800" w:hanging="360"/>
      </w:pPr>
      <w:rPr>
        <w:rFonts w:hint="default" w:ascii="Wingdings" w:hAnsi="Wingdings"/>
      </w:rPr>
    </w:lvl>
    <w:lvl w:ilvl="3" w:tplc="FFFFFFFF" w:tentative="1">
      <w:start w:val="1"/>
      <w:numFmt w:val="bullet"/>
      <w:lvlText w:val=""/>
      <w:lvlJc w:val="left"/>
      <w:pPr>
        <w:ind w:left="2520" w:hanging="360"/>
      </w:pPr>
      <w:rPr>
        <w:rFonts w:hint="default" w:ascii="Symbol" w:hAnsi="Symbol"/>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38" w15:restartNumberingAfterBreak="0">
    <w:nsid w:val="4DE623EB"/>
    <w:multiLevelType w:val="multilevel"/>
    <w:tmpl w:val="B192C7B4"/>
    <w:styleLink w:val="StyleBulletedLatinCourierNewLeft03Hanging055"/>
    <w:lvl w:ilvl="0">
      <w:start w:val="1"/>
      <w:numFmt w:val="bullet"/>
      <w:lvlText w:val=""/>
      <w:lvlJc w:val="left"/>
      <w:pPr>
        <w:ind w:left="432" w:hanging="360"/>
      </w:pPr>
      <w:rPr>
        <w:rFonts w:hint="default" w:ascii="Symbol" w:hAnsi="Symbol"/>
      </w:rPr>
    </w:lvl>
    <w:lvl w:ilvl="1">
      <w:start w:val="1"/>
      <w:numFmt w:val="bullet"/>
      <w:lvlText w:val="o"/>
      <w:lvlJc w:val="left"/>
      <w:pPr>
        <w:ind w:left="1440" w:hanging="360"/>
      </w:pPr>
      <w:rPr>
        <w:rFonts w:hint="default" w:ascii="Verdana" w:hAnsi="Verdana"/>
        <w:sz w:val="24"/>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39" w15:restartNumberingAfterBreak="0">
    <w:nsid w:val="511A1602"/>
    <w:multiLevelType w:val="hybridMultilevel"/>
    <w:tmpl w:val="23304C1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0" w15:restartNumberingAfterBreak="0">
    <w:nsid w:val="512002DF"/>
    <w:multiLevelType w:val="hybridMultilevel"/>
    <w:tmpl w:val="4A0405C8"/>
    <w:lvl w:ilvl="0" w:tplc="3256580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1612B82"/>
    <w:multiLevelType w:val="hybridMultilevel"/>
    <w:tmpl w:val="88A2233E"/>
    <w:lvl w:ilvl="0" w:tplc="04090003">
      <w:start w:val="1"/>
      <w:numFmt w:val="bullet"/>
      <w:lvlText w:val="o"/>
      <w:lvlJc w:val="left"/>
      <w:pPr>
        <w:ind w:left="360" w:hanging="360"/>
      </w:pPr>
      <w:rPr>
        <w:rFonts w:hint="default" w:ascii="Courier New" w:hAnsi="Courier New" w:cs="Courier New"/>
      </w:rPr>
    </w:lvl>
    <w:lvl w:ilvl="1" w:tplc="FFFFFFFF">
      <w:start w:val="1"/>
      <w:numFmt w:val="bullet"/>
      <w:lvlText w:val="o"/>
      <w:lvlJc w:val="left"/>
      <w:pPr>
        <w:ind w:left="1080" w:hanging="360"/>
      </w:pPr>
      <w:rPr>
        <w:rFonts w:hint="default" w:ascii="Courier New" w:hAnsi="Courier New" w:cs="Courier New"/>
      </w:rPr>
    </w:lvl>
    <w:lvl w:ilvl="2" w:tplc="FFFFFFFF" w:tentative="1">
      <w:start w:val="1"/>
      <w:numFmt w:val="bullet"/>
      <w:lvlText w:val=""/>
      <w:lvlJc w:val="left"/>
      <w:pPr>
        <w:ind w:left="1800" w:hanging="360"/>
      </w:pPr>
      <w:rPr>
        <w:rFonts w:hint="default" w:ascii="Wingdings" w:hAnsi="Wingdings"/>
      </w:rPr>
    </w:lvl>
    <w:lvl w:ilvl="3" w:tplc="FFFFFFFF" w:tentative="1">
      <w:start w:val="1"/>
      <w:numFmt w:val="bullet"/>
      <w:lvlText w:val=""/>
      <w:lvlJc w:val="left"/>
      <w:pPr>
        <w:ind w:left="2520" w:hanging="360"/>
      </w:pPr>
      <w:rPr>
        <w:rFonts w:hint="default" w:ascii="Symbol" w:hAnsi="Symbol"/>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42" w15:restartNumberingAfterBreak="0">
    <w:nsid w:val="51637EE4"/>
    <w:multiLevelType w:val="hybridMultilevel"/>
    <w:tmpl w:val="8E2C91E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43" w15:restartNumberingAfterBreak="0">
    <w:nsid w:val="5188191E"/>
    <w:multiLevelType w:val="hybridMultilevel"/>
    <w:tmpl w:val="992CBC1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44" w15:restartNumberingAfterBreak="0">
    <w:nsid w:val="52752328"/>
    <w:multiLevelType w:val="hybridMultilevel"/>
    <w:tmpl w:val="1D30285E"/>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9" w:hanging="360"/>
      </w:pPr>
      <w:rPr>
        <w:rFonts w:hint="default" w:ascii="Courier New" w:hAnsi="Courier New" w:cs="Courier New"/>
      </w:rPr>
    </w:lvl>
    <w:lvl w:ilvl="2" w:tplc="04090001">
      <w:start w:val="1"/>
      <w:numFmt w:val="bullet"/>
      <w:lvlText w:val=""/>
      <w:lvlJc w:val="left"/>
      <w:pPr>
        <w:ind w:left="1800" w:hanging="360"/>
      </w:pPr>
      <w:rPr>
        <w:rFonts w:hint="default" w:ascii="Symbol" w:hAnsi="Symbol"/>
      </w:rPr>
    </w:lvl>
    <w:lvl w:ilvl="3" w:tplc="04090001">
      <w:start w:val="1"/>
      <w:numFmt w:val="bullet"/>
      <w:lvlText w:val=""/>
      <w:lvlJc w:val="left"/>
      <w:pPr>
        <w:ind w:left="2520" w:hanging="360"/>
      </w:pPr>
      <w:rPr>
        <w:rFonts w:hint="default" w:ascii="Symbol" w:hAnsi="Symbol"/>
      </w:rPr>
    </w:lvl>
    <w:lvl w:ilvl="4" w:tplc="04090003">
      <w:start w:val="1"/>
      <w:numFmt w:val="bullet"/>
      <w:lvlText w:val="o"/>
      <w:lvlJc w:val="left"/>
      <w:pPr>
        <w:ind w:left="3240" w:hanging="360"/>
      </w:pPr>
      <w:rPr>
        <w:rFonts w:hint="default" w:ascii="Courier New" w:hAnsi="Courier New" w:cs="Courier New"/>
      </w:rPr>
    </w:lvl>
    <w:lvl w:ilvl="5" w:tplc="04090005">
      <w:start w:val="1"/>
      <w:numFmt w:val="bullet"/>
      <w:lvlText w:val=""/>
      <w:lvlJc w:val="left"/>
      <w:pPr>
        <w:ind w:left="3960" w:hanging="360"/>
      </w:pPr>
      <w:rPr>
        <w:rFonts w:hint="default" w:ascii="Wingdings" w:hAnsi="Wingdings"/>
      </w:rPr>
    </w:lvl>
    <w:lvl w:ilvl="6" w:tplc="04090001">
      <w:start w:val="1"/>
      <w:numFmt w:val="bullet"/>
      <w:lvlText w:val=""/>
      <w:lvlJc w:val="left"/>
      <w:pPr>
        <w:ind w:left="4680" w:hanging="360"/>
      </w:pPr>
      <w:rPr>
        <w:rFonts w:hint="default" w:ascii="Symbol" w:hAnsi="Symbol"/>
      </w:rPr>
    </w:lvl>
    <w:lvl w:ilvl="7" w:tplc="04090003">
      <w:start w:val="1"/>
      <w:numFmt w:val="bullet"/>
      <w:lvlText w:val="o"/>
      <w:lvlJc w:val="left"/>
      <w:pPr>
        <w:ind w:left="5400" w:hanging="360"/>
      </w:pPr>
      <w:rPr>
        <w:rFonts w:hint="default" w:ascii="Courier New" w:hAnsi="Courier New" w:cs="Courier New"/>
      </w:rPr>
    </w:lvl>
    <w:lvl w:ilvl="8" w:tplc="04090005">
      <w:start w:val="1"/>
      <w:numFmt w:val="bullet"/>
      <w:lvlText w:val=""/>
      <w:lvlJc w:val="left"/>
      <w:pPr>
        <w:ind w:left="6120" w:hanging="360"/>
      </w:pPr>
      <w:rPr>
        <w:rFonts w:hint="default" w:ascii="Wingdings" w:hAnsi="Wingdings"/>
      </w:rPr>
    </w:lvl>
  </w:abstractNum>
  <w:abstractNum w:abstractNumId="45" w15:restartNumberingAfterBreak="0">
    <w:nsid w:val="573F490D"/>
    <w:multiLevelType w:val="multilevel"/>
    <w:tmpl w:val="B192C7B4"/>
    <w:styleLink w:val="StyleBulletedSymbolsymbolBlackLeft005Hanging02"/>
    <w:lvl w:ilvl="0">
      <w:start w:val="1"/>
      <w:numFmt w:val="bullet"/>
      <w:lvlText w:val=""/>
      <w:lvlJc w:val="left"/>
      <w:pPr>
        <w:ind w:left="432" w:hanging="360"/>
      </w:pPr>
      <w:rPr>
        <w:rFonts w:ascii="Verdana" w:hAnsi="Verdana"/>
        <w:b/>
        <w:color w:val="000000"/>
        <w:sz w:val="24"/>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46" w15:restartNumberingAfterBreak="0">
    <w:nsid w:val="59B24D15"/>
    <w:multiLevelType w:val="hybridMultilevel"/>
    <w:tmpl w:val="9AAC607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7" w15:restartNumberingAfterBreak="0">
    <w:nsid w:val="5B8848DE"/>
    <w:multiLevelType w:val="hybridMultilevel"/>
    <w:tmpl w:val="4BBA854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8" w15:restartNumberingAfterBreak="0">
    <w:nsid w:val="5DE5648D"/>
    <w:multiLevelType w:val="multilevel"/>
    <w:tmpl w:val="F03E0B4C"/>
    <w:styleLink w:val="StyleBulletedSymbolsymbolLeft005Hanging025"/>
    <w:lvl w:ilvl="0">
      <w:start w:val="1"/>
      <w:numFmt w:val="bullet"/>
      <w:lvlText w:val=""/>
      <w:lvlJc w:val="left"/>
      <w:pPr>
        <w:ind w:left="432" w:hanging="360"/>
      </w:pPr>
      <w:rPr>
        <w:rFonts w:ascii="Verdana" w:hAnsi="Verdana"/>
        <w:b/>
        <w:sz w:val="24"/>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49" w15:restartNumberingAfterBreak="0">
    <w:nsid w:val="5E257D5E"/>
    <w:multiLevelType w:val="hybridMultilevel"/>
    <w:tmpl w:val="523AE030"/>
    <w:lvl w:ilvl="0" w:tplc="B972EFC0">
      <w:start w:val="1"/>
      <w:numFmt w:val="bullet"/>
      <w:lvlText w:val=""/>
      <w:lvlJc w:val="left"/>
      <w:pPr>
        <w:ind w:left="432" w:hanging="360"/>
      </w:pPr>
      <w:rPr>
        <w:rFonts w:hint="default" w:ascii="Symbol" w:hAnsi="Symbol"/>
        <w:color w:val="auto"/>
      </w:rPr>
    </w:lvl>
    <w:lvl w:ilvl="1" w:tplc="503EF058">
      <w:start w:val="1"/>
      <w:numFmt w:val="bullet"/>
      <w:lvlText w:val="o"/>
      <w:lvlJc w:val="left"/>
      <w:pPr>
        <w:ind w:left="792" w:hanging="360"/>
      </w:pPr>
      <w:rPr>
        <w:rFonts w:hint="default" w:ascii="Courier New" w:hAnsi="Courier New"/>
        <w:color w:val="auto"/>
      </w:rPr>
    </w:lvl>
    <w:lvl w:ilvl="2" w:tplc="0E9821EC">
      <w:start w:val="1"/>
      <w:numFmt w:val="bullet"/>
      <w:lvlText w:val=""/>
      <w:lvlJc w:val="left"/>
      <w:pPr>
        <w:ind w:left="1152" w:hanging="360"/>
      </w:pPr>
      <w:rPr>
        <w:rFonts w:hint="default" w:ascii="Symbol" w:hAnsi="Symbol"/>
      </w:rPr>
    </w:lvl>
    <w:lvl w:ilvl="3" w:tplc="0409000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0" w15:restartNumberingAfterBreak="0">
    <w:nsid w:val="5FC43D57"/>
    <w:multiLevelType w:val="hybridMultilevel"/>
    <w:tmpl w:val="77462BF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51" w15:restartNumberingAfterBreak="0">
    <w:nsid w:val="615A738E"/>
    <w:multiLevelType w:val="hybridMultilevel"/>
    <w:tmpl w:val="3BB4C458"/>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52" w15:restartNumberingAfterBreak="0">
    <w:nsid w:val="61FC5BF4"/>
    <w:multiLevelType w:val="hybridMultilevel"/>
    <w:tmpl w:val="E6C80C7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3" w15:restartNumberingAfterBreak="0">
    <w:nsid w:val="661A3B11"/>
    <w:multiLevelType w:val="hybridMultilevel"/>
    <w:tmpl w:val="5972D6E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54" w15:restartNumberingAfterBreak="0">
    <w:nsid w:val="67754B89"/>
    <w:multiLevelType w:val="hybridMultilevel"/>
    <w:tmpl w:val="3FB69D3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5" w15:restartNumberingAfterBreak="0">
    <w:nsid w:val="682A672A"/>
    <w:multiLevelType w:val="hybridMultilevel"/>
    <w:tmpl w:val="44B4283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6" w15:restartNumberingAfterBreak="0">
    <w:nsid w:val="69C2178F"/>
    <w:multiLevelType w:val="hybridMultilevel"/>
    <w:tmpl w:val="0778D17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7" w15:restartNumberingAfterBreak="0">
    <w:nsid w:val="6C3D3B91"/>
    <w:multiLevelType w:val="hybridMultilevel"/>
    <w:tmpl w:val="BF6E6B7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8" w15:restartNumberingAfterBreak="0">
    <w:nsid w:val="6C4265D7"/>
    <w:multiLevelType w:val="hybridMultilevel"/>
    <w:tmpl w:val="90CC5278"/>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9" w15:restartNumberingAfterBreak="0">
    <w:nsid w:val="6CF306A4"/>
    <w:multiLevelType w:val="hybridMultilevel"/>
    <w:tmpl w:val="D416EB9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60" w15:restartNumberingAfterBreak="0">
    <w:nsid w:val="6DCF6FE2"/>
    <w:multiLevelType w:val="hybridMultilevel"/>
    <w:tmpl w:val="F6A82B64"/>
    <w:lvl w:ilvl="0" w:tplc="04090001">
      <w:start w:val="1"/>
      <w:numFmt w:val="bullet"/>
      <w:lvlText w:val=""/>
      <w:lvlJc w:val="left"/>
      <w:pPr>
        <w:ind w:left="795"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235" w:hanging="360"/>
      </w:pPr>
      <w:rPr>
        <w:rFonts w:hint="default" w:ascii="Wingdings" w:hAnsi="Wingdings"/>
      </w:rPr>
    </w:lvl>
    <w:lvl w:ilvl="3" w:tplc="04090001" w:tentative="1">
      <w:start w:val="1"/>
      <w:numFmt w:val="bullet"/>
      <w:lvlText w:val=""/>
      <w:lvlJc w:val="left"/>
      <w:pPr>
        <w:ind w:left="2955" w:hanging="360"/>
      </w:pPr>
      <w:rPr>
        <w:rFonts w:hint="default" w:ascii="Symbol" w:hAnsi="Symbol"/>
      </w:rPr>
    </w:lvl>
    <w:lvl w:ilvl="4" w:tplc="04090003" w:tentative="1">
      <w:start w:val="1"/>
      <w:numFmt w:val="bullet"/>
      <w:lvlText w:val="o"/>
      <w:lvlJc w:val="left"/>
      <w:pPr>
        <w:ind w:left="3675" w:hanging="360"/>
      </w:pPr>
      <w:rPr>
        <w:rFonts w:hint="default" w:ascii="Courier New" w:hAnsi="Courier New" w:cs="Courier New"/>
      </w:rPr>
    </w:lvl>
    <w:lvl w:ilvl="5" w:tplc="04090005" w:tentative="1">
      <w:start w:val="1"/>
      <w:numFmt w:val="bullet"/>
      <w:lvlText w:val=""/>
      <w:lvlJc w:val="left"/>
      <w:pPr>
        <w:ind w:left="4395" w:hanging="360"/>
      </w:pPr>
      <w:rPr>
        <w:rFonts w:hint="default" w:ascii="Wingdings" w:hAnsi="Wingdings"/>
      </w:rPr>
    </w:lvl>
    <w:lvl w:ilvl="6" w:tplc="04090001" w:tentative="1">
      <w:start w:val="1"/>
      <w:numFmt w:val="bullet"/>
      <w:lvlText w:val=""/>
      <w:lvlJc w:val="left"/>
      <w:pPr>
        <w:ind w:left="5115" w:hanging="360"/>
      </w:pPr>
      <w:rPr>
        <w:rFonts w:hint="default" w:ascii="Symbol" w:hAnsi="Symbol"/>
      </w:rPr>
    </w:lvl>
    <w:lvl w:ilvl="7" w:tplc="04090003" w:tentative="1">
      <w:start w:val="1"/>
      <w:numFmt w:val="bullet"/>
      <w:lvlText w:val="o"/>
      <w:lvlJc w:val="left"/>
      <w:pPr>
        <w:ind w:left="5835" w:hanging="360"/>
      </w:pPr>
      <w:rPr>
        <w:rFonts w:hint="default" w:ascii="Courier New" w:hAnsi="Courier New" w:cs="Courier New"/>
      </w:rPr>
    </w:lvl>
    <w:lvl w:ilvl="8" w:tplc="04090005" w:tentative="1">
      <w:start w:val="1"/>
      <w:numFmt w:val="bullet"/>
      <w:lvlText w:val=""/>
      <w:lvlJc w:val="left"/>
      <w:pPr>
        <w:ind w:left="6555" w:hanging="360"/>
      </w:pPr>
      <w:rPr>
        <w:rFonts w:hint="default" w:ascii="Wingdings" w:hAnsi="Wingdings"/>
      </w:rPr>
    </w:lvl>
  </w:abstractNum>
  <w:abstractNum w:abstractNumId="61" w15:restartNumberingAfterBreak="0">
    <w:nsid w:val="6F892110"/>
    <w:multiLevelType w:val="hybridMultilevel"/>
    <w:tmpl w:val="1F901A0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62" w15:restartNumberingAfterBreak="0">
    <w:nsid w:val="7B291930"/>
    <w:multiLevelType w:val="hybridMultilevel"/>
    <w:tmpl w:val="B7EA156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63" w15:restartNumberingAfterBreak="0">
    <w:nsid w:val="7CCD2A58"/>
    <w:multiLevelType w:val="hybridMultilevel"/>
    <w:tmpl w:val="7F70778A"/>
    <w:lvl w:ilvl="0" w:tplc="04090001">
      <w:start w:val="1"/>
      <w:numFmt w:val="bullet"/>
      <w:lvlText w:val=""/>
      <w:lvlJc w:val="left"/>
      <w:pPr>
        <w:ind w:left="1080" w:hanging="360"/>
      </w:pPr>
      <w:rPr>
        <w:rFonts w:hint="default" w:ascii="Symbol" w:hAnsi="Symbol"/>
      </w:rPr>
    </w:lvl>
    <w:lvl w:ilvl="1" w:tplc="04090001">
      <w:start w:val="1"/>
      <w:numFmt w:val="bullet"/>
      <w:lvlText w:val=""/>
      <w:lvlJc w:val="left"/>
      <w:pPr>
        <w:ind w:left="1800" w:hanging="360"/>
      </w:pPr>
      <w:rPr>
        <w:rFonts w:hint="default" w:ascii="Symbol" w:hAnsi="Symbol"/>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4" w15:restartNumberingAfterBreak="0">
    <w:nsid w:val="7D306C0C"/>
    <w:multiLevelType w:val="hybridMultilevel"/>
    <w:tmpl w:val="CD7A55F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5" w15:restartNumberingAfterBreak="0">
    <w:nsid w:val="7DCC5D87"/>
    <w:multiLevelType w:val="hybridMultilevel"/>
    <w:tmpl w:val="B7B049F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6" w15:restartNumberingAfterBreak="0">
    <w:nsid w:val="7F5F286D"/>
    <w:multiLevelType w:val="hybridMultilevel"/>
    <w:tmpl w:val="0666D93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67" w15:restartNumberingAfterBreak="0">
    <w:nsid w:val="7FC04286"/>
    <w:multiLevelType w:val="hybridMultilevel"/>
    <w:tmpl w:val="A172060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num w:numId="1" w16cid:durableId="1203373">
    <w:abstractNumId w:val="6"/>
  </w:num>
  <w:num w:numId="2" w16cid:durableId="519928675">
    <w:abstractNumId w:val="6"/>
  </w:num>
  <w:num w:numId="3" w16cid:durableId="548222259">
    <w:abstractNumId w:val="38"/>
  </w:num>
  <w:num w:numId="4" w16cid:durableId="488789349">
    <w:abstractNumId w:val="6"/>
  </w:num>
  <w:num w:numId="5" w16cid:durableId="1347556271">
    <w:abstractNumId w:val="38"/>
  </w:num>
  <w:num w:numId="6" w16cid:durableId="1072313416">
    <w:abstractNumId w:val="32"/>
  </w:num>
  <w:num w:numId="7" w16cid:durableId="1779566791">
    <w:abstractNumId w:val="45"/>
  </w:num>
  <w:num w:numId="8" w16cid:durableId="55865142">
    <w:abstractNumId w:val="48"/>
  </w:num>
  <w:num w:numId="9" w16cid:durableId="2035380407">
    <w:abstractNumId w:val="31"/>
  </w:num>
  <w:num w:numId="10" w16cid:durableId="926621852">
    <w:abstractNumId w:val="7"/>
  </w:num>
  <w:num w:numId="11" w16cid:durableId="1008825346">
    <w:abstractNumId w:val="15"/>
  </w:num>
  <w:num w:numId="12" w16cid:durableId="868372000">
    <w:abstractNumId w:val="22"/>
  </w:num>
  <w:num w:numId="13" w16cid:durableId="1757626276">
    <w:abstractNumId w:val="55"/>
  </w:num>
  <w:num w:numId="14" w16cid:durableId="808203139">
    <w:abstractNumId w:val="17"/>
  </w:num>
  <w:num w:numId="15" w16cid:durableId="1417434357">
    <w:abstractNumId w:val="3"/>
  </w:num>
  <w:num w:numId="16" w16cid:durableId="272908055">
    <w:abstractNumId w:val="60"/>
  </w:num>
  <w:num w:numId="17" w16cid:durableId="295569716">
    <w:abstractNumId w:val="0"/>
  </w:num>
  <w:num w:numId="18" w16cid:durableId="1162500291">
    <w:abstractNumId w:val="65"/>
  </w:num>
  <w:num w:numId="19" w16cid:durableId="1863548248">
    <w:abstractNumId w:val="5"/>
  </w:num>
  <w:num w:numId="20" w16cid:durableId="1516844141">
    <w:abstractNumId w:val="49"/>
  </w:num>
  <w:num w:numId="21" w16cid:durableId="2119132107">
    <w:abstractNumId w:val="10"/>
  </w:num>
  <w:num w:numId="22" w16cid:durableId="1739984505">
    <w:abstractNumId w:val="16"/>
  </w:num>
  <w:num w:numId="23" w16cid:durableId="1621497842">
    <w:abstractNumId w:val="1"/>
  </w:num>
  <w:num w:numId="24" w16cid:durableId="1044256259">
    <w:abstractNumId w:val="54"/>
  </w:num>
  <w:num w:numId="25" w16cid:durableId="506866273">
    <w:abstractNumId w:val="28"/>
  </w:num>
  <w:num w:numId="26" w16cid:durableId="1948846188">
    <w:abstractNumId w:val="40"/>
  </w:num>
  <w:num w:numId="27" w16cid:durableId="1302004893">
    <w:abstractNumId w:val="35"/>
  </w:num>
  <w:num w:numId="28" w16cid:durableId="409616501">
    <w:abstractNumId w:val="9"/>
  </w:num>
  <w:num w:numId="29" w16cid:durableId="1184704686">
    <w:abstractNumId w:val="43"/>
  </w:num>
  <w:num w:numId="30" w16cid:durableId="1680035886">
    <w:abstractNumId w:val="42"/>
  </w:num>
  <w:num w:numId="31" w16cid:durableId="811754971">
    <w:abstractNumId w:val="50"/>
  </w:num>
  <w:num w:numId="32" w16cid:durableId="1466658562">
    <w:abstractNumId w:val="4"/>
  </w:num>
  <w:num w:numId="33" w16cid:durableId="9652139">
    <w:abstractNumId w:val="66"/>
  </w:num>
  <w:num w:numId="34" w16cid:durableId="734082086">
    <w:abstractNumId w:val="51"/>
  </w:num>
  <w:num w:numId="35" w16cid:durableId="1368287902">
    <w:abstractNumId w:val="39"/>
  </w:num>
  <w:num w:numId="36" w16cid:durableId="1790970986">
    <w:abstractNumId w:val="29"/>
  </w:num>
  <w:num w:numId="37" w16cid:durableId="2136629622">
    <w:abstractNumId w:val="67"/>
  </w:num>
  <w:num w:numId="38" w16cid:durableId="834421559">
    <w:abstractNumId w:val="44"/>
  </w:num>
  <w:num w:numId="39" w16cid:durableId="1365403500">
    <w:abstractNumId w:val="8"/>
  </w:num>
  <w:num w:numId="40" w16cid:durableId="1965840179">
    <w:abstractNumId w:val="53"/>
  </w:num>
  <w:num w:numId="41" w16cid:durableId="2084183482">
    <w:abstractNumId w:val="34"/>
  </w:num>
  <w:num w:numId="42" w16cid:durableId="548298339">
    <w:abstractNumId w:val="19"/>
  </w:num>
  <w:num w:numId="43" w16cid:durableId="1485388960">
    <w:abstractNumId w:val="18"/>
  </w:num>
  <w:num w:numId="44" w16cid:durableId="269553358">
    <w:abstractNumId w:val="23"/>
  </w:num>
  <w:num w:numId="45" w16cid:durableId="719746993">
    <w:abstractNumId w:val="57"/>
  </w:num>
  <w:num w:numId="46" w16cid:durableId="384374135">
    <w:abstractNumId w:val="59"/>
  </w:num>
  <w:num w:numId="47" w16cid:durableId="880626873">
    <w:abstractNumId w:val="14"/>
  </w:num>
  <w:num w:numId="48" w16cid:durableId="392582428">
    <w:abstractNumId w:val="24"/>
  </w:num>
  <w:num w:numId="49" w16cid:durableId="1756702526">
    <w:abstractNumId w:val="2"/>
  </w:num>
  <w:num w:numId="50" w16cid:durableId="597641513">
    <w:abstractNumId w:val="62"/>
  </w:num>
  <w:num w:numId="51" w16cid:durableId="1764377341">
    <w:abstractNumId w:val="61"/>
  </w:num>
  <w:num w:numId="52" w16cid:durableId="821849170">
    <w:abstractNumId w:val="63"/>
  </w:num>
  <w:num w:numId="53" w16cid:durableId="1551306590">
    <w:abstractNumId w:val="20"/>
  </w:num>
  <w:num w:numId="54" w16cid:durableId="1152714032">
    <w:abstractNumId w:val="12"/>
  </w:num>
  <w:num w:numId="55" w16cid:durableId="815101004">
    <w:abstractNumId w:val="56"/>
  </w:num>
  <w:num w:numId="56" w16cid:durableId="1464808351">
    <w:abstractNumId w:val="47"/>
  </w:num>
  <w:num w:numId="57" w16cid:durableId="488518858">
    <w:abstractNumId w:val="27"/>
  </w:num>
  <w:num w:numId="58" w16cid:durableId="1450778292">
    <w:abstractNumId w:val="30"/>
  </w:num>
  <w:num w:numId="59" w16cid:durableId="380058241">
    <w:abstractNumId w:val="26"/>
  </w:num>
  <w:num w:numId="60" w16cid:durableId="929511316">
    <w:abstractNumId w:val="13"/>
  </w:num>
  <w:num w:numId="61" w16cid:durableId="1896774409">
    <w:abstractNumId w:val="11"/>
  </w:num>
  <w:num w:numId="62" w16cid:durableId="943998755">
    <w:abstractNumId w:val="33"/>
  </w:num>
  <w:num w:numId="63" w16cid:durableId="916597277">
    <w:abstractNumId w:val="36"/>
  </w:num>
  <w:num w:numId="64" w16cid:durableId="964047013">
    <w:abstractNumId w:val="46"/>
  </w:num>
  <w:num w:numId="65" w16cid:durableId="178735108">
    <w:abstractNumId w:val="64"/>
  </w:num>
  <w:num w:numId="66" w16cid:durableId="441337287">
    <w:abstractNumId w:val="21"/>
  </w:num>
  <w:num w:numId="67" w16cid:durableId="1242522795">
    <w:abstractNumId w:val="41"/>
  </w:num>
  <w:num w:numId="68" w16cid:durableId="1389307760">
    <w:abstractNumId w:val="37"/>
  </w:num>
  <w:num w:numId="69" w16cid:durableId="644892444">
    <w:abstractNumId w:val="25"/>
  </w:num>
  <w:num w:numId="70" w16cid:durableId="934828924">
    <w:abstractNumId w:val="52"/>
  </w:num>
  <w:num w:numId="71" w16cid:durableId="1867324853">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oNotDisplayPageBoundaries/>
  <w:proofState w:spelling="clean" w:grammar="dirty"/>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stylePaneSortMethod w:val="0000"/>
  <w:trackRevisions w:val="false"/>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ACC"/>
    <w:rsid w:val="000445BB"/>
    <w:rsid w:val="0009617F"/>
    <w:rsid w:val="000B2C3C"/>
    <w:rsid w:val="00230F22"/>
    <w:rsid w:val="0032083E"/>
    <w:rsid w:val="005552BA"/>
    <w:rsid w:val="00603ACC"/>
    <w:rsid w:val="006562C3"/>
    <w:rsid w:val="00666157"/>
    <w:rsid w:val="007E535B"/>
    <w:rsid w:val="008E556D"/>
    <w:rsid w:val="00A77702"/>
    <w:rsid w:val="00B466BC"/>
    <w:rsid w:val="00BC5A6F"/>
    <w:rsid w:val="00C374EB"/>
    <w:rsid w:val="00CD5BC6"/>
    <w:rsid w:val="00CE6437"/>
    <w:rsid w:val="00D02D52"/>
    <w:rsid w:val="00D43C5A"/>
    <w:rsid w:val="00D53520"/>
    <w:rsid w:val="00E9784D"/>
    <w:rsid w:val="00F87601"/>
    <w:rsid w:val="00FB795B"/>
    <w:rsid w:val="134CC6AF"/>
    <w:rsid w:val="1C77D188"/>
    <w:rsid w:val="450B7A59"/>
    <w:rsid w:val="72ACD9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ED97F"/>
  <w15:chartTrackingRefBased/>
  <w15:docId w15:val="{4D4D561C-618B-4036-BB2C-AD508E550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uiPriority="0" w:semiHidden="1" w:unhideWhenUsed="1"/>
    <w:lsdException w:name="Default Paragraph Font" w:uiPriority="1"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semiHidden="1" w:unhideWhenUsed="1"/>
    <w:lsdException w:name="Body Text Indent 3" w:semiHidden="1" w:unhideWhenUsed="1"/>
    <w:lsdException w:name="Block Text" w:uiPriority="0" w:semiHidden="1" w:unhideWhenUsed="1"/>
    <w:lsdException w:name="Hyperlink" w:semiHidden="1" w:unhideWhenUsed="1"/>
    <w:lsdException w:name="FollowedHyperlink" w:uiPriority="0" w:semiHidden="1" w:unhideWhenUsed="1"/>
    <w:lsdException w:name="Strong" w:uiPriority="0" w:qFormat="1"/>
    <w:lsdException w:name="Emphasis" w:uiPriority="20" w:qFormat="1"/>
    <w:lsdException w:name="Document Map" w:uiPriority="0"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uiPriority="0"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uiPriority="0" w:semiHidden="1" w:unhideWhenUsed="1"/>
    <w:lsdException w:name="Table Web 2" w:semiHidden="1" w:unhideWhenUsed="1"/>
    <w:lsdException w:name="Table Web 3" w:semiHidden="1" w:unhideWhenUsed="1"/>
    <w:lsdException w:name="Balloon Text" w:uiPriority="0"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03ACC"/>
    <w:pPr>
      <w:spacing w:after="0" w:line="240" w:lineRule="auto"/>
    </w:pPr>
    <w:rPr>
      <w:rFonts w:ascii="Times New Roman" w:hAnsi="Times New Roman" w:eastAsia="Times New Roman" w:cs="Times New Roman"/>
      <w:kern w:val="0"/>
      <w:sz w:val="24"/>
      <w:szCs w:val="24"/>
      <w14:ligatures w14:val="none"/>
    </w:rPr>
  </w:style>
  <w:style w:type="paragraph" w:styleId="Heading1">
    <w:name w:val="heading 1"/>
    <w:basedOn w:val="Normal"/>
    <w:next w:val="Heading4"/>
    <w:link w:val="Heading1Char"/>
    <w:qFormat/>
    <w:rsid w:val="005552BA"/>
    <w:pPr>
      <w:spacing w:after="240"/>
      <w:outlineLvl w:val="0"/>
    </w:pPr>
    <w:rPr>
      <w:rFonts w:ascii="Arial" w:hAnsi="Arial" w:cs="Arial"/>
      <w:b/>
      <w:color w:val="FF9900"/>
      <w:sz w:val="32"/>
      <w:szCs w:val="20"/>
    </w:rPr>
  </w:style>
  <w:style w:type="paragraph" w:styleId="Heading2">
    <w:name w:val="heading 2"/>
    <w:basedOn w:val="Normal"/>
    <w:next w:val="Normal"/>
    <w:link w:val="Heading2Char"/>
    <w:unhideWhenUsed/>
    <w:qFormat/>
    <w:rsid w:val="005552BA"/>
    <w:pPr>
      <w:keepNext/>
      <w:spacing w:before="360" w:after="180"/>
      <w:outlineLvl w:val="1"/>
    </w:pPr>
    <w:rPr>
      <w:rFonts w:cs="Arial"/>
      <w:b/>
      <w:bCs/>
      <w:i/>
      <w:iCs/>
      <w:sz w:val="28"/>
      <w:szCs w:val="28"/>
    </w:rPr>
  </w:style>
  <w:style w:type="paragraph" w:styleId="Heading3">
    <w:name w:val="heading 3"/>
    <w:basedOn w:val="Normal"/>
    <w:next w:val="Normal"/>
    <w:link w:val="Heading3Char"/>
    <w:unhideWhenUsed/>
    <w:qFormat/>
    <w:rsid w:val="00603ACC"/>
    <w:pPr>
      <w:keepNext/>
      <w:keepLines/>
      <w:spacing w:before="160" w:after="80"/>
      <w:outlineLvl w:val="2"/>
    </w:pPr>
    <w:rPr>
      <w:rFonts w:asciiTheme="minorHAnsi" w:hAnsiTheme="minorHAnsi" w:eastAsiaTheme="majorEastAsia" w:cstheme="majorBidi"/>
      <w:color w:val="0F4761" w:themeColor="accent1" w:themeShade="BF"/>
      <w:sz w:val="28"/>
      <w:szCs w:val="28"/>
    </w:rPr>
  </w:style>
  <w:style w:type="paragraph" w:styleId="Heading4">
    <w:name w:val="heading 4"/>
    <w:basedOn w:val="Normal"/>
    <w:next w:val="Normal"/>
    <w:link w:val="Heading4Char"/>
    <w:unhideWhenUsed/>
    <w:qFormat/>
    <w:rsid w:val="005552BA"/>
    <w:pPr>
      <w:keepNext/>
      <w:keepLines/>
      <w:spacing w:before="40"/>
      <w:outlineLvl w:val="3"/>
    </w:pPr>
    <w:rPr>
      <w:rFonts w:asciiTheme="majorHAnsi" w:hAnsiTheme="majorHAnsi"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3ACC"/>
    <w:pPr>
      <w:keepNext/>
      <w:keepLines/>
      <w:spacing w:before="80" w:after="40"/>
      <w:outlineLvl w:val="4"/>
    </w:pPr>
    <w:rPr>
      <w:rFonts w:asciiTheme="minorHAnsi" w:hAnsiTheme="minorHAnsi"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3ACC"/>
    <w:pPr>
      <w:keepNext/>
      <w:keepLines/>
      <w:spacing w:before="40"/>
      <w:outlineLvl w:val="5"/>
    </w:pPr>
    <w:rPr>
      <w:rFonts w:asciiTheme="minorHAnsi" w:hAnsiTheme="minorHAnsi"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3ACC"/>
    <w:pPr>
      <w:keepNext/>
      <w:keepLines/>
      <w:spacing w:before="40"/>
      <w:outlineLvl w:val="6"/>
    </w:pPr>
    <w:rPr>
      <w:rFonts w:asciiTheme="minorHAnsi" w:hAnsiTheme="minorHAnsi"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3ACC"/>
    <w:pPr>
      <w:keepNext/>
      <w:keepLines/>
      <w:outlineLvl w:val="7"/>
    </w:pPr>
    <w:rPr>
      <w:rFonts w:asciiTheme="minorHAnsi" w:hAnsiTheme="minorHAnsi"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3ACC"/>
    <w:pPr>
      <w:keepNext/>
      <w:keepLines/>
      <w:outlineLvl w:val="8"/>
    </w:pPr>
    <w:rPr>
      <w:rFonts w:asciiTheme="minorHAnsi" w:hAnsiTheme="minorHAnsi"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rsid w:val="005552BA"/>
    <w:rPr>
      <w:rFonts w:ascii="Arial" w:hAnsi="Arial" w:cs="Arial" w:eastAsiaTheme="minorHAnsi"/>
      <w:b/>
      <w:color w:val="FF9900"/>
      <w:kern w:val="0"/>
      <w:sz w:val="32"/>
      <w:szCs w:val="20"/>
      <w14:ligatures w14:val="none"/>
    </w:rPr>
  </w:style>
  <w:style w:type="character" w:styleId="Heading4Char" w:customStyle="1">
    <w:name w:val="Heading 4 Char"/>
    <w:basedOn w:val="DefaultParagraphFont"/>
    <w:link w:val="Heading4"/>
    <w:uiPriority w:val="9"/>
    <w:semiHidden/>
    <w:rsid w:val="005552BA"/>
    <w:rPr>
      <w:rFonts w:asciiTheme="majorHAnsi" w:hAnsiTheme="majorHAnsi" w:eastAsiaTheme="majorEastAsia" w:cstheme="majorBidi"/>
      <w:i/>
      <w:iCs/>
      <w:color w:val="0F4761" w:themeColor="accent1" w:themeShade="BF"/>
      <w:kern w:val="0"/>
      <w:sz w:val="24"/>
      <w14:ligatures w14:val="none"/>
    </w:rPr>
  </w:style>
  <w:style w:type="character" w:styleId="Heading2Char" w:customStyle="1">
    <w:name w:val="Heading 2 Char"/>
    <w:basedOn w:val="DefaultParagraphFont"/>
    <w:link w:val="Heading2"/>
    <w:rsid w:val="005552BA"/>
    <w:rPr>
      <w:rFonts w:ascii="Verdana" w:hAnsi="Verdana" w:cs="Arial" w:eastAsiaTheme="minorHAnsi"/>
      <w:b/>
      <w:bCs/>
      <w:i/>
      <w:iCs/>
      <w:kern w:val="0"/>
      <w:sz w:val="28"/>
      <w:szCs w:val="28"/>
      <w14:ligatures w14:val="none"/>
    </w:rPr>
  </w:style>
  <w:style w:type="paragraph" w:styleId="TOC1">
    <w:name w:val="toc 1"/>
    <w:basedOn w:val="Normal"/>
    <w:next w:val="Normal"/>
    <w:autoRedefine/>
    <w:uiPriority w:val="39"/>
    <w:unhideWhenUsed/>
    <w:rsid w:val="005552BA"/>
    <w:pPr>
      <w:spacing w:after="100"/>
    </w:pPr>
  </w:style>
  <w:style w:type="paragraph" w:styleId="TOC2">
    <w:name w:val="toc 2"/>
    <w:basedOn w:val="Normal"/>
    <w:next w:val="Normal"/>
    <w:autoRedefine/>
    <w:uiPriority w:val="39"/>
    <w:unhideWhenUsed/>
    <w:rsid w:val="005552BA"/>
    <w:pPr>
      <w:tabs>
        <w:tab w:val="right" w:leader="dot" w:pos="12950"/>
      </w:tabs>
    </w:pPr>
    <w:rPr>
      <w:noProof/>
      <w:color w:val="3333FF"/>
      <w:u w:val="single"/>
    </w:rPr>
  </w:style>
  <w:style w:type="numbering" w:styleId="1stLevelBullets" w:customStyle="1">
    <w:name w:val="1st Level Bullets"/>
    <w:basedOn w:val="NoList"/>
    <w:uiPriority w:val="99"/>
    <w:rsid w:val="005552BA"/>
    <w:pPr>
      <w:numPr>
        <w:numId w:val="1"/>
      </w:numPr>
    </w:pPr>
  </w:style>
  <w:style w:type="paragraph" w:styleId="CommentText">
    <w:name w:val="annotation text"/>
    <w:basedOn w:val="Normal"/>
    <w:link w:val="CommentTextChar"/>
    <w:rsid w:val="005552BA"/>
    <w:rPr>
      <w:sz w:val="20"/>
      <w:szCs w:val="20"/>
      <w:lang w:val="x-none" w:eastAsia="x-none"/>
    </w:rPr>
  </w:style>
  <w:style w:type="character" w:styleId="CommentTextChar" w:customStyle="1">
    <w:name w:val="Comment Text Char"/>
    <w:basedOn w:val="DefaultParagraphFont"/>
    <w:link w:val="CommentText"/>
    <w:rsid w:val="005552BA"/>
    <w:rPr>
      <w:rFonts w:ascii="Verdana" w:hAnsi="Verdana" w:cs="Times New Roman"/>
      <w:kern w:val="0"/>
      <w:sz w:val="20"/>
      <w:szCs w:val="20"/>
      <w:lang w:val="x-none" w:eastAsia="x-none"/>
      <w14:ligatures w14:val="none"/>
    </w:rPr>
  </w:style>
  <w:style w:type="character" w:styleId="CommentReference">
    <w:name w:val="annotation reference"/>
    <w:rsid w:val="005552BA"/>
    <w:rPr>
      <w:sz w:val="16"/>
      <w:szCs w:val="16"/>
    </w:rPr>
  </w:style>
  <w:style w:type="character" w:styleId="Hyperlink">
    <w:name w:val="Hyperlink"/>
    <w:uiPriority w:val="99"/>
    <w:unhideWhenUsed/>
    <w:rsid w:val="005552BA"/>
    <w:rPr>
      <w:color w:val="0000FF"/>
      <w:u w:val="single"/>
    </w:rPr>
  </w:style>
  <w:style w:type="character" w:styleId="FollowedHyperlink">
    <w:name w:val="FollowedHyperlink"/>
    <w:basedOn w:val="DefaultParagraphFont"/>
    <w:unhideWhenUsed/>
    <w:rsid w:val="005552BA"/>
    <w:rPr>
      <w:color w:val="96607D" w:themeColor="followedHyperlink"/>
      <w:u w:val="single"/>
    </w:rPr>
  </w:style>
  <w:style w:type="character" w:styleId="Strong">
    <w:name w:val="Strong"/>
    <w:qFormat/>
    <w:rsid w:val="005552BA"/>
    <w:rPr>
      <w:b/>
      <w:bCs/>
    </w:rPr>
  </w:style>
  <w:style w:type="paragraph" w:styleId="NormalWeb">
    <w:name w:val="Normal (Web)"/>
    <w:basedOn w:val="Normal"/>
    <w:uiPriority w:val="99"/>
    <w:rsid w:val="005552BA"/>
    <w:pPr>
      <w:spacing w:before="100" w:beforeAutospacing="1" w:after="100" w:afterAutospacing="1"/>
    </w:pPr>
  </w:style>
  <w:style w:type="paragraph" w:styleId="CommentSubject">
    <w:name w:val="annotation subject"/>
    <w:basedOn w:val="CommentText"/>
    <w:next w:val="CommentText"/>
    <w:link w:val="CommentSubjectChar"/>
    <w:unhideWhenUsed/>
    <w:rsid w:val="005552BA"/>
    <w:pPr>
      <w:spacing w:before="120" w:after="120"/>
    </w:pPr>
    <w:rPr>
      <w:rFonts w:eastAsiaTheme="minorHAnsi"/>
      <w:b/>
      <w:bCs/>
    </w:rPr>
  </w:style>
  <w:style w:type="character" w:styleId="CommentSubjectChar" w:customStyle="1">
    <w:name w:val="Comment Subject Char"/>
    <w:basedOn w:val="CommentTextChar"/>
    <w:link w:val="CommentSubject"/>
    <w:rsid w:val="005552BA"/>
    <w:rPr>
      <w:rFonts w:ascii="Verdana" w:hAnsi="Verdana" w:cs="Times New Roman" w:eastAsiaTheme="minorHAnsi"/>
      <w:b/>
      <w:bCs/>
      <w:kern w:val="0"/>
      <w:sz w:val="20"/>
      <w:szCs w:val="20"/>
      <w:lang w:val="x-none" w:eastAsia="x-none"/>
      <w14:ligatures w14:val="none"/>
    </w:rPr>
  </w:style>
  <w:style w:type="table" w:styleId="TableGrid">
    <w:name w:val="Table Grid"/>
    <w:basedOn w:val="TableNormal"/>
    <w:rsid w:val="005552BA"/>
    <w:pPr>
      <w:spacing w:after="0" w:line="240" w:lineRule="auto"/>
    </w:pPr>
    <w:rPr>
      <w:kern w:val="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5552BA"/>
    <w:pPr>
      <w:ind w:left="720"/>
      <w:contextualSpacing/>
    </w:pPr>
  </w:style>
  <w:style w:type="character" w:styleId="UnresolvedMention">
    <w:name w:val="Unresolved Mention"/>
    <w:basedOn w:val="DefaultParagraphFont"/>
    <w:uiPriority w:val="99"/>
    <w:unhideWhenUsed/>
    <w:rsid w:val="005552BA"/>
    <w:rPr>
      <w:color w:val="605E5C"/>
      <w:shd w:val="clear" w:color="auto" w:fill="E1DFDD"/>
    </w:rPr>
  </w:style>
  <w:style w:type="numbering" w:styleId="StyleBulletedLatinCourierNewLeft03Hanging055" w:customStyle="1">
    <w:name w:val="Style Bulleted (Latin) Courier New Left:  0.3&quot; Hanging:  0.55&quot;"/>
    <w:basedOn w:val="NoList"/>
    <w:rsid w:val="005552BA"/>
    <w:pPr>
      <w:numPr>
        <w:numId w:val="3"/>
      </w:numPr>
    </w:pPr>
  </w:style>
  <w:style w:type="numbering" w:styleId="StyleBulletedLatinCourierNewBlackLeft075Hanging" w:customStyle="1">
    <w:name w:val="Style Bulleted (Latin) Courier New Black Left:  0.75&quot; Hanging: ..."/>
    <w:basedOn w:val="NoList"/>
    <w:rsid w:val="00D53520"/>
    <w:pPr>
      <w:numPr>
        <w:numId w:val="6"/>
      </w:numPr>
    </w:pPr>
  </w:style>
  <w:style w:type="numbering" w:styleId="StyleBulletedSymbolsymbolBlackLeft005Hanging02" w:customStyle="1">
    <w:name w:val="Style Bulleted Symbol (symbol) Black Left:  0.05&quot; Hanging:  0.2..."/>
    <w:basedOn w:val="NoList"/>
    <w:rsid w:val="00D53520"/>
    <w:pPr>
      <w:numPr>
        <w:numId w:val="7"/>
      </w:numPr>
    </w:pPr>
  </w:style>
  <w:style w:type="numbering" w:styleId="StyleBulletedSymbolsymbolLeft005Hanging025" w:customStyle="1">
    <w:name w:val="Style Bulleted Symbol (symbol) Left:  0.05&quot; Hanging:  0.25&quot;"/>
    <w:basedOn w:val="NoList"/>
    <w:rsid w:val="00D53520"/>
    <w:pPr>
      <w:numPr>
        <w:numId w:val="8"/>
      </w:numPr>
    </w:pPr>
  </w:style>
  <w:style w:type="numbering" w:styleId="StyleBulletedSymbolsymbolLeft006Hanging025" w:customStyle="1">
    <w:name w:val="Style Bulleted Symbol (symbol) Left:  0.06&quot; Hanging:  0.25&quot;"/>
    <w:basedOn w:val="NoList"/>
    <w:rsid w:val="00D53520"/>
    <w:pPr>
      <w:numPr>
        <w:numId w:val="9"/>
      </w:numPr>
    </w:pPr>
  </w:style>
  <w:style w:type="character" w:styleId="Heading3Char" w:customStyle="1">
    <w:name w:val="Heading 3 Char"/>
    <w:basedOn w:val="DefaultParagraphFont"/>
    <w:link w:val="Heading3"/>
    <w:rsid w:val="00603ACC"/>
    <w:rPr>
      <w:rFonts w:eastAsiaTheme="majorEastAsia" w:cstheme="majorBidi"/>
      <w:color w:val="0F4761" w:themeColor="accent1" w:themeShade="BF"/>
      <w:kern w:val="0"/>
      <w:sz w:val="28"/>
      <w:szCs w:val="28"/>
      <w14:ligatures w14:val="none"/>
    </w:rPr>
  </w:style>
  <w:style w:type="character" w:styleId="Heading5Char" w:customStyle="1">
    <w:name w:val="Heading 5 Char"/>
    <w:basedOn w:val="DefaultParagraphFont"/>
    <w:link w:val="Heading5"/>
    <w:uiPriority w:val="9"/>
    <w:semiHidden/>
    <w:rsid w:val="00603ACC"/>
    <w:rPr>
      <w:rFonts w:eastAsiaTheme="majorEastAsia" w:cstheme="majorBidi"/>
      <w:color w:val="0F4761" w:themeColor="accent1" w:themeShade="BF"/>
      <w:kern w:val="0"/>
      <w:sz w:val="24"/>
      <w14:ligatures w14:val="none"/>
    </w:rPr>
  </w:style>
  <w:style w:type="character" w:styleId="Heading6Char" w:customStyle="1">
    <w:name w:val="Heading 6 Char"/>
    <w:basedOn w:val="DefaultParagraphFont"/>
    <w:link w:val="Heading6"/>
    <w:uiPriority w:val="9"/>
    <w:semiHidden/>
    <w:rsid w:val="00603ACC"/>
    <w:rPr>
      <w:rFonts w:eastAsiaTheme="majorEastAsia" w:cstheme="majorBidi"/>
      <w:i/>
      <w:iCs/>
      <w:color w:val="595959" w:themeColor="text1" w:themeTint="A6"/>
      <w:kern w:val="0"/>
      <w:sz w:val="24"/>
      <w14:ligatures w14:val="none"/>
    </w:rPr>
  </w:style>
  <w:style w:type="character" w:styleId="Heading7Char" w:customStyle="1">
    <w:name w:val="Heading 7 Char"/>
    <w:basedOn w:val="DefaultParagraphFont"/>
    <w:link w:val="Heading7"/>
    <w:uiPriority w:val="9"/>
    <w:semiHidden/>
    <w:rsid w:val="00603ACC"/>
    <w:rPr>
      <w:rFonts w:eastAsiaTheme="majorEastAsia" w:cstheme="majorBidi"/>
      <w:color w:val="595959" w:themeColor="text1" w:themeTint="A6"/>
      <w:kern w:val="0"/>
      <w:sz w:val="24"/>
      <w14:ligatures w14:val="none"/>
    </w:rPr>
  </w:style>
  <w:style w:type="character" w:styleId="Heading8Char" w:customStyle="1">
    <w:name w:val="Heading 8 Char"/>
    <w:basedOn w:val="DefaultParagraphFont"/>
    <w:link w:val="Heading8"/>
    <w:uiPriority w:val="9"/>
    <w:semiHidden/>
    <w:rsid w:val="00603ACC"/>
    <w:rPr>
      <w:rFonts w:eastAsiaTheme="majorEastAsia" w:cstheme="majorBidi"/>
      <w:i/>
      <w:iCs/>
      <w:color w:val="272727" w:themeColor="text1" w:themeTint="D8"/>
      <w:kern w:val="0"/>
      <w:sz w:val="24"/>
      <w14:ligatures w14:val="none"/>
    </w:rPr>
  </w:style>
  <w:style w:type="character" w:styleId="Heading9Char" w:customStyle="1">
    <w:name w:val="Heading 9 Char"/>
    <w:basedOn w:val="DefaultParagraphFont"/>
    <w:link w:val="Heading9"/>
    <w:uiPriority w:val="9"/>
    <w:semiHidden/>
    <w:rsid w:val="00603ACC"/>
    <w:rPr>
      <w:rFonts w:eastAsiaTheme="majorEastAsia" w:cstheme="majorBidi"/>
      <w:color w:val="272727" w:themeColor="text1" w:themeTint="D8"/>
      <w:kern w:val="0"/>
      <w:sz w:val="24"/>
      <w14:ligatures w14:val="none"/>
    </w:rPr>
  </w:style>
  <w:style w:type="paragraph" w:styleId="Title">
    <w:name w:val="Title"/>
    <w:basedOn w:val="Normal"/>
    <w:next w:val="Normal"/>
    <w:link w:val="TitleChar"/>
    <w:qFormat/>
    <w:rsid w:val="00603ACC"/>
    <w:pPr>
      <w:spacing w:after="80"/>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03ACC"/>
    <w:rPr>
      <w:rFonts w:asciiTheme="majorHAnsi" w:hAnsiTheme="majorHAnsi" w:eastAsiaTheme="majorEastAsia" w:cstheme="majorBidi"/>
      <w:spacing w:val="-10"/>
      <w:kern w:val="28"/>
      <w:sz w:val="56"/>
      <w:szCs w:val="56"/>
      <w14:ligatures w14:val="none"/>
    </w:rPr>
  </w:style>
  <w:style w:type="paragraph" w:styleId="Subtitle">
    <w:name w:val="Subtitle"/>
    <w:basedOn w:val="Normal"/>
    <w:next w:val="Normal"/>
    <w:link w:val="SubtitleChar"/>
    <w:uiPriority w:val="11"/>
    <w:qFormat/>
    <w:rsid w:val="00603ACC"/>
    <w:pPr>
      <w:numPr>
        <w:ilvl w:val="1"/>
      </w:numPr>
      <w:spacing w:after="160"/>
    </w:pPr>
    <w:rPr>
      <w:rFonts w:asciiTheme="minorHAnsi" w:hAnsiTheme="minorHAnsi"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603ACC"/>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603ACC"/>
    <w:pPr>
      <w:spacing w:before="160" w:after="160"/>
      <w:jc w:val="center"/>
    </w:pPr>
    <w:rPr>
      <w:i/>
      <w:iCs/>
      <w:color w:val="404040" w:themeColor="text1" w:themeTint="BF"/>
    </w:rPr>
  </w:style>
  <w:style w:type="character" w:styleId="QuoteChar" w:customStyle="1">
    <w:name w:val="Quote Char"/>
    <w:basedOn w:val="DefaultParagraphFont"/>
    <w:link w:val="Quote"/>
    <w:uiPriority w:val="29"/>
    <w:rsid w:val="00603ACC"/>
    <w:rPr>
      <w:rFonts w:ascii="Verdana" w:hAnsi="Verdana"/>
      <w:i/>
      <w:iCs/>
      <w:color w:val="404040" w:themeColor="text1" w:themeTint="BF"/>
      <w:kern w:val="0"/>
      <w:sz w:val="24"/>
      <w14:ligatures w14:val="none"/>
    </w:rPr>
  </w:style>
  <w:style w:type="character" w:styleId="IntenseEmphasis">
    <w:name w:val="Intense Emphasis"/>
    <w:basedOn w:val="DefaultParagraphFont"/>
    <w:uiPriority w:val="21"/>
    <w:qFormat/>
    <w:rsid w:val="00603ACC"/>
    <w:rPr>
      <w:i/>
      <w:iCs/>
      <w:color w:val="0F4761" w:themeColor="accent1" w:themeShade="BF"/>
    </w:rPr>
  </w:style>
  <w:style w:type="paragraph" w:styleId="IntenseQuote">
    <w:name w:val="Intense Quote"/>
    <w:basedOn w:val="Normal"/>
    <w:next w:val="Normal"/>
    <w:link w:val="IntenseQuoteChar"/>
    <w:uiPriority w:val="30"/>
    <w:qFormat/>
    <w:rsid w:val="00603ACC"/>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603ACC"/>
    <w:rPr>
      <w:rFonts w:ascii="Verdana" w:hAnsi="Verdana"/>
      <w:i/>
      <w:iCs/>
      <w:color w:val="0F4761" w:themeColor="accent1" w:themeShade="BF"/>
      <w:kern w:val="0"/>
      <w:sz w:val="24"/>
      <w14:ligatures w14:val="none"/>
    </w:rPr>
  </w:style>
  <w:style w:type="character" w:styleId="IntenseReference">
    <w:name w:val="Intense Reference"/>
    <w:basedOn w:val="DefaultParagraphFont"/>
    <w:uiPriority w:val="32"/>
    <w:qFormat/>
    <w:rsid w:val="00603ACC"/>
    <w:rPr>
      <w:b/>
      <w:bCs/>
      <w:smallCaps/>
      <w:color w:val="0F4761" w:themeColor="accent1" w:themeShade="BF"/>
      <w:spacing w:val="5"/>
    </w:rPr>
  </w:style>
  <w:style w:type="table" w:styleId="TableWeb1">
    <w:name w:val="Table Web 1"/>
    <w:basedOn w:val="TableNormal"/>
    <w:rsid w:val="00603ACC"/>
    <w:pPr>
      <w:spacing w:after="0" w:line="240" w:lineRule="auto"/>
    </w:pPr>
    <w:rPr>
      <w:rFonts w:ascii="Times New Roman" w:hAnsi="Times New Roman" w:eastAsia="Times New Roman" w:cs="Times New Roman"/>
      <w:kern w:val="0"/>
      <w:sz w:val="20"/>
      <w:szCs w:val="20"/>
      <w14:ligatures w14:val="none"/>
    </w:r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TableClassic1">
    <w:name w:val="Table Classic 1"/>
    <w:basedOn w:val="TableNormal"/>
    <w:rsid w:val="00603ACC"/>
    <w:pPr>
      <w:spacing w:after="0" w:line="240" w:lineRule="auto"/>
    </w:pPr>
    <w:rPr>
      <w:rFonts w:ascii="Times New Roman" w:hAnsi="Times New Roman" w:eastAsia="Times New Roman" w:cs="Times New Roman"/>
      <w:kern w:val="0"/>
      <w:sz w:val="20"/>
      <w:szCs w:val="20"/>
      <w14:ligatures w14:val="none"/>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iCs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paragraph" w:styleId="Header">
    <w:name w:val="header"/>
    <w:basedOn w:val="Normal"/>
    <w:link w:val="HeaderChar"/>
    <w:rsid w:val="00603ACC"/>
    <w:pPr>
      <w:tabs>
        <w:tab w:val="center" w:pos="4320"/>
        <w:tab w:val="right" w:pos="8640"/>
      </w:tabs>
    </w:pPr>
  </w:style>
  <w:style w:type="character" w:styleId="HeaderChar" w:customStyle="1">
    <w:name w:val="Header Char"/>
    <w:basedOn w:val="DefaultParagraphFont"/>
    <w:link w:val="Header"/>
    <w:rsid w:val="00603ACC"/>
    <w:rPr>
      <w:rFonts w:ascii="Times New Roman" w:hAnsi="Times New Roman" w:eastAsia="Times New Roman" w:cs="Times New Roman"/>
      <w:kern w:val="0"/>
      <w:sz w:val="24"/>
      <w:szCs w:val="24"/>
      <w14:ligatures w14:val="none"/>
    </w:rPr>
  </w:style>
  <w:style w:type="paragraph" w:styleId="Footer">
    <w:name w:val="footer"/>
    <w:basedOn w:val="Normal"/>
    <w:link w:val="FooterChar"/>
    <w:rsid w:val="00603ACC"/>
    <w:pPr>
      <w:tabs>
        <w:tab w:val="center" w:pos="4320"/>
        <w:tab w:val="right" w:pos="8640"/>
      </w:tabs>
    </w:pPr>
  </w:style>
  <w:style w:type="character" w:styleId="FooterChar" w:customStyle="1">
    <w:name w:val="Footer Char"/>
    <w:basedOn w:val="DefaultParagraphFont"/>
    <w:link w:val="Footer"/>
    <w:rsid w:val="00603ACC"/>
    <w:rPr>
      <w:rFonts w:ascii="Times New Roman" w:hAnsi="Times New Roman" w:eastAsia="Times New Roman" w:cs="Times New Roman"/>
      <w:kern w:val="0"/>
      <w:sz w:val="24"/>
      <w:szCs w:val="24"/>
      <w14:ligatures w14:val="none"/>
    </w:rPr>
  </w:style>
  <w:style w:type="paragraph" w:styleId="BodyText">
    <w:name w:val="Body Text"/>
    <w:basedOn w:val="Normal"/>
    <w:link w:val="BodyTextChar"/>
    <w:rsid w:val="00603ACC"/>
    <w:rPr>
      <w:rFonts w:ascii="Arial" w:hAnsi="Arial" w:cs="Arial"/>
      <w:color w:val="FF0000"/>
      <w:sz w:val="20"/>
      <w:szCs w:val="20"/>
    </w:rPr>
  </w:style>
  <w:style w:type="character" w:styleId="BodyTextChar" w:customStyle="1">
    <w:name w:val="Body Text Char"/>
    <w:basedOn w:val="DefaultParagraphFont"/>
    <w:link w:val="BodyText"/>
    <w:rsid w:val="00603ACC"/>
    <w:rPr>
      <w:rFonts w:ascii="Arial" w:hAnsi="Arial" w:eastAsia="Times New Roman" w:cs="Arial"/>
      <w:color w:val="FF0000"/>
      <w:kern w:val="0"/>
      <w:sz w:val="20"/>
      <w:szCs w:val="20"/>
      <w14:ligatures w14:val="none"/>
    </w:rPr>
  </w:style>
  <w:style w:type="paragraph" w:styleId="BodyTextIndent">
    <w:name w:val="Body Text Indent"/>
    <w:basedOn w:val="Normal"/>
    <w:link w:val="BodyTextIndentChar"/>
    <w:rsid w:val="00603ACC"/>
    <w:pPr>
      <w:spacing w:after="120"/>
      <w:ind w:left="360"/>
    </w:pPr>
  </w:style>
  <w:style w:type="character" w:styleId="BodyTextIndentChar" w:customStyle="1">
    <w:name w:val="Body Text Indent Char"/>
    <w:basedOn w:val="DefaultParagraphFont"/>
    <w:link w:val="BodyTextIndent"/>
    <w:rsid w:val="00603ACC"/>
    <w:rPr>
      <w:rFonts w:ascii="Times New Roman" w:hAnsi="Times New Roman" w:eastAsia="Times New Roman" w:cs="Times New Roman"/>
      <w:kern w:val="0"/>
      <w:sz w:val="24"/>
      <w:szCs w:val="24"/>
      <w14:ligatures w14:val="none"/>
    </w:rPr>
  </w:style>
  <w:style w:type="paragraph" w:styleId="List">
    <w:name w:val="List"/>
    <w:basedOn w:val="Normal"/>
    <w:rsid w:val="00603ACC"/>
    <w:pPr>
      <w:ind w:left="360" w:hanging="360"/>
    </w:pPr>
    <w:rPr>
      <w:rFonts w:ascii="Arial" w:hAnsi="Arial"/>
      <w:szCs w:val="20"/>
    </w:rPr>
  </w:style>
  <w:style w:type="paragraph" w:styleId="BodyTextIndent2">
    <w:name w:val="Body Text Indent 2"/>
    <w:basedOn w:val="Normal"/>
    <w:link w:val="BodyTextIndent2Char"/>
    <w:rsid w:val="00603ACC"/>
    <w:pPr>
      <w:spacing w:after="120" w:line="480" w:lineRule="auto"/>
      <w:ind w:left="360"/>
    </w:pPr>
  </w:style>
  <w:style w:type="character" w:styleId="BodyTextIndent2Char" w:customStyle="1">
    <w:name w:val="Body Text Indent 2 Char"/>
    <w:basedOn w:val="DefaultParagraphFont"/>
    <w:link w:val="BodyTextIndent2"/>
    <w:rsid w:val="00603ACC"/>
    <w:rPr>
      <w:rFonts w:ascii="Times New Roman" w:hAnsi="Times New Roman" w:eastAsia="Times New Roman" w:cs="Times New Roman"/>
      <w:kern w:val="0"/>
      <w:sz w:val="24"/>
      <w:szCs w:val="24"/>
      <w14:ligatures w14:val="none"/>
    </w:rPr>
  </w:style>
  <w:style w:type="paragraph" w:styleId="DocumentMap">
    <w:name w:val="Document Map"/>
    <w:basedOn w:val="Normal"/>
    <w:link w:val="DocumentMapChar"/>
    <w:semiHidden/>
    <w:rsid w:val="00603ACC"/>
    <w:pPr>
      <w:shd w:val="clear" w:color="auto" w:fill="000080"/>
    </w:pPr>
    <w:rPr>
      <w:rFonts w:ascii="Tahoma" w:hAnsi="Tahoma"/>
      <w:sz w:val="20"/>
      <w:szCs w:val="20"/>
    </w:rPr>
  </w:style>
  <w:style w:type="character" w:styleId="DocumentMapChar" w:customStyle="1">
    <w:name w:val="Document Map Char"/>
    <w:basedOn w:val="DefaultParagraphFont"/>
    <w:link w:val="DocumentMap"/>
    <w:semiHidden/>
    <w:rsid w:val="00603ACC"/>
    <w:rPr>
      <w:rFonts w:ascii="Tahoma" w:hAnsi="Tahoma" w:eastAsia="Times New Roman" w:cs="Times New Roman"/>
      <w:kern w:val="0"/>
      <w:sz w:val="20"/>
      <w:szCs w:val="20"/>
      <w:shd w:val="clear" w:color="auto" w:fill="000080"/>
      <w14:ligatures w14:val="none"/>
    </w:rPr>
  </w:style>
  <w:style w:type="paragraph" w:styleId="pagetitle" w:customStyle="1">
    <w:name w:val="pagetitle"/>
    <w:basedOn w:val="Normal"/>
    <w:rsid w:val="00603ACC"/>
    <w:pPr>
      <w:spacing w:before="100" w:beforeAutospacing="1" w:after="100" w:afterAutospacing="1"/>
      <w:jc w:val="center"/>
    </w:pPr>
    <w:rPr>
      <w:color w:val="000080"/>
      <w:sz w:val="30"/>
      <w:szCs w:val="30"/>
    </w:rPr>
  </w:style>
  <w:style w:type="paragraph" w:styleId="Signature">
    <w:name w:val="Signature"/>
    <w:basedOn w:val="Normal"/>
    <w:link w:val="SignatureChar"/>
    <w:rsid w:val="00603ACC"/>
    <w:pPr>
      <w:ind w:left="4320"/>
    </w:pPr>
    <w:rPr>
      <w:sz w:val="20"/>
      <w:szCs w:val="20"/>
    </w:rPr>
  </w:style>
  <w:style w:type="character" w:styleId="SignatureChar" w:customStyle="1">
    <w:name w:val="Signature Char"/>
    <w:basedOn w:val="DefaultParagraphFont"/>
    <w:link w:val="Signature"/>
    <w:rsid w:val="00603ACC"/>
    <w:rPr>
      <w:rFonts w:ascii="Times New Roman" w:hAnsi="Times New Roman" w:eastAsia="Times New Roman" w:cs="Times New Roman"/>
      <w:kern w:val="0"/>
      <w:sz w:val="20"/>
      <w:szCs w:val="20"/>
      <w14:ligatures w14:val="none"/>
    </w:rPr>
  </w:style>
  <w:style w:type="paragraph" w:styleId="BlockText">
    <w:name w:val="Block Text"/>
    <w:basedOn w:val="Normal"/>
    <w:rsid w:val="00603ACC"/>
    <w:pPr>
      <w:ind w:left="-1080" w:right="720"/>
    </w:pPr>
    <w:rPr>
      <w:rFonts w:ascii="PCS Corporate" w:hAnsi="PCS Corporate"/>
      <w:sz w:val="22"/>
      <w:szCs w:val="20"/>
    </w:rPr>
  </w:style>
  <w:style w:type="paragraph" w:styleId="Default" w:customStyle="1">
    <w:name w:val="Default"/>
    <w:rsid w:val="00603ACC"/>
    <w:pPr>
      <w:autoSpaceDE w:val="0"/>
      <w:autoSpaceDN w:val="0"/>
      <w:adjustRightInd w:val="0"/>
      <w:spacing w:after="0" w:line="240" w:lineRule="auto"/>
    </w:pPr>
    <w:rPr>
      <w:rFonts w:ascii="MNCRA E+ Times" w:hAnsi="MNCRA E+ Times" w:eastAsia="Times New Roman" w:cs="Times New Roman"/>
      <w:color w:val="000000"/>
      <w:kern w:val="0"/>
      <w:sz w:val="24"/>
      <w:szCs w:val="24"/>
      <w14:ligatures w14:val="none"/>
    </w:rPr>
  </w:style>
  <w:style w:type="paragraph" w:styleId="Dotbullet" w:customStyle="1">
    <w:name w:val="Dot bullet"/>
    <w:basedOn w:val="Normal"/>
    <w:rsid w:val="00603ACC"/>
    <w:pPr>
      <w:widowControl w:val="0"/>
      <w:numPr>
        <w:numId w:val="10"/>
      </w:numPr>
      <w:tabs>
        <w:tab w:val="clear" w:pos="360"/>
        <w:tab w:val="num" w:pos="720"/>
      </w:tabs>
      <w:ind w:left="720"/>
    </w:pPr>
    <w:rPr>
      <w:rFonts w:ascii="Verdana" w:hAnsi="Verdana"/>
      <w:snapToGrid w:val="0"/>
      <w:szCs w:val="20"/>
    </w:rPr>
  </w:style>
  <w:style w:type="paragraph" w:styleId="BulletText1" w:customStyle="1">
    <w:name w:val="Bullet Text 1"/>
    <w:basedOn w:val="Normal"/>
    <w:rsid w:val="00603ACC"/>
    <w:pPr>
      <w:numPr>
        <w:numId w:val="11"/>
      </w:numPr>
    </w:pPr>
    <w:rPr>
      <w:color w:val="000000"/>
      <w:szCs w:val="20"/>
    </w:rPr>
  </w:style>
  <w:style w:type="paragraph" w:styleId="TableText" w:customStyle="1">
    <w:name w:val="Table Text"/>
    <w:basedOn w:val="Normal"/>
    <w:rsid w:val="00603ACC"/>
    <w:rPr>
      <w:color w:val="000000"/>
      <w:szCs w:val="20"/>
    </w:rPr>
  </w:style>
  <w:style w:type="paragraph" w:styleId="BalloonText">
    <w:name w:val="Balloon Text"/>
    <w:basedOn w:val="Normal"/>
    <w:link w:val="BalloonTextChar"/>
    <w:rsid w:val="00603ACC"/>
    <w:rPr>
      <w:rFonts w:ascii="Tahoma" w:hAnsi="Tahoma"/>
      <w:sz w:val="16"/>
      <w:szCs w:val="16"/>
      <w:lang w:val="x-none" w:eastAsia="x-none"/>
    </w:rPr>
  </w:style>
  <w:style w:type="character" w:styleId="BalloonTextChar" w:customStyle="1">
    <w:name w:val="Balloon Text Char"/>
    <w:basedOn w:val="DefaultParagraphFont"/>
    <w:link w:val="BalloonText"/>
    <w:rsid w:val="00603ACC"/>
    <w:rPr>
      <w:rFonts w:ascii="Tahoma" w:hAnsi="Tahoma" w:eastAsia="Times New Roman" w:cs="Times New Roman"/>
      <w:kern w:val="0"/>
      <w:sz w:val="16"/>
      <w:szCs w:val="16"/>
      <w:lang w:val="x-none" w:eastAsia="x-none"/>
      <w14:ligatures w14:val="none"/>
    </w:rPr>
  </w:style>
  <w:style w:type="character" w:styleId="tableentry" w:customStyle="1">
    <w:name w:val="tableentry"/>
    <w:rsid w:val="00603ACC"/>
    <w:rPr>
      <w:rFonts w:hint="default" w:ascii="Arial" w:hAnsi="Arial" w:cs="Arial"/>
      <w:sz w:val="18"/>
      <w:szCs w:val="18"/>
    </w:rPr>
  </w:style>
  <w:style w:type="paragraph" w:styleId="Revision">
    <w:name w:val="Revision"/>
    <w:hidden/>
    <w:uiPriority w:val="99"/>
    <w:semiHidden/>
    <w:rsid w:val="00603ACC"/>
    <w:pPr>
      <w:spacing w:after="0" w:line="240" w:lineRule="auto"/>
    </w:pPr>
    <w:rPr>
      <w:rFonts w:ascii="Times New Roman" w:hAnsi="Times New Roman" w:eastAsia="Times New Roman" w:cs="Times New Roman"/>
      <w:kern w:val="0"/>
      <w:sz w:val="24"/>
      <w:szCs w:val="24"/>
      <w14:ligatures w14:val="none"/>
    </w:rPr>
  </w:style>
  <w:style w:type="paragraph" w:styleId="PlainText">
    <w:name w:val="Plain Text"/>
    <w:basedOn w:val="Normal"/>
    <w:link w:val="PlainTextChar"/>
    <w:uiPriority w:val="99"/>
    <w:unhideWhenUsed/>
    <w:rsid w:val="00603ACC"/>
    <w:rPr>
      <w:rFonts w:ascii="Calibri" w:hAnsi="Calibri" w:eastAsia="Calibri"/>
      <w:sz w:val="22"/>
      <w:szCs w:val="22"/>
    </w:rPr>
  </w:style>
  <w:style w:type="character" w:styleId="PlainTextChar" w:customStyle="1">
    <w:name w:val="Plain Text Char"/>
    <w:basedOn w:val="DefaultParagraphFont"/>
    <w:link w:val="PlainText"/>
    <w:uiPriority w:val="99"/>
    <w:rsid w:val="00603ACC"/>
    <w:rPr>
      <w:rFonts w:ascii="Calibri" w:hAnsi="Calibri" w:eastAsia="Calibri" w:cs="Times New Roman"/>
      <w:kern w:val="0"/>
      <w14:ligatures w14:val="none"/>
    </w:rPr>
  </w:style>
  <w:style w:type="character" w:styleId="ui-provider" w:customStyle="1">
    <w:name w:val="ui-provider"/>
    <w:basedOn w:val="DefaultParagraphFont"/>
    <w:rsid w:val="00603ACC"/>
  </w:style>
  <w:style w:type="character" w:styleId="Mention">
    <w:name w:val="Mention"/>
    <w:basedOn w:val="DefaultParagraphFont"/>
    <w:uiPriority w:val="99"/>
    <w:unhideWhenUsed/>
    <w:rsid w:val="00603ACC"/>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9.png" Id="rId26" /><Relationship Type="http://schemas.openxmlformats.org/officeDocument/2006/relationships/image" Target="media/image71.png" Id="rId117" /><Relationship Type="http://schemas.openxmlformats.org/officeDocument/2006/relationships/image" Target="media/image14.png" Id="rId21" /><Relationship Type="http://schemas.openxmlformats.org/officeDocument/2006/relationships/hyperlink" Target="https://thesource.cvshealth.com/nuxeo/thesource/" TargetMode="External" Id="rId42" /><Relationship Type="http://schemas.openxmlformats.org/officeDocument/2006/relationships/image" Target="media/image28.png" Id="rId47" /><Relationship Type="http://schemas.openxmlformats.org/officeDocument/2006/relationships/hyperlink" Target="https://thesource.cvshealth.com/nuxeo/thesource/" TargetMode="External" Id="rId63" /><Relationship Type="http://schemas.openxmlformats.org/officeDocument/2006/relationships/image" Target="media/image45.png" Id="rId68" /><Relationship Type="http://schemas.openxmlformats.org/officeDocument/2006/relationships/image" Target="media/image59.png" Id="rId84" /><Relationship Type="http://schemas.openxmlformats.org/officeDocument/2006/relationships/hyperlink" Target="https://thesource.cvshealth.com/nuxeo/thesource/" TargetMode="External" Id="rId89" /><Relationship Type="http://schemas.openxmlformats.org/officeDocument/2006/relationships/hyperlink" Target="https://thesource.cvshealth.com/nuxeo/thesource/" TargetMode="External" Id="rId112" /><Relationship Type="http://schemas.openxmlformats.org/officeDocument/2006/relationships/image" Target="media/image9.png" Id="rId16" /><Relationship Type="http://schemas.openxmlformats.org/officeDocument/2006/relationships/image" Target="media/image68.png" Id="rId107" /><Relationship Type="http://schemas.openxmlformats.org/officeDocument/2006/relationships/image" Target="media/image5.png" Id="rId11" /><Relationship Type="http://schemas.openxmlformats.org/officeDocument/2006/relationships/image" Target="media/image23.png" Id="rId32" /><Relationship Type="http://schemas.openxmlformats.org/officeDocument/2006/relationships/hyperlink" Target="https://thesource.cvshealth.com/nuxeo/thesource/" TargetMode="External" Id="rId37" /><Relationship Type="http://schemas.openxmlformats.org/officeDocument/2006/relationships/image" Target="media/image34.png" Id="rId53" /><Relationship Type="http://schemas.openxmlformats.org/officeDocument/2006/relationships/hyperlink" Target="https://thesource.cvshealth.com/nuxeo/thesource/" TargetMode="External" Id="rId58" /><Relationship Type="http://schemas.openxmlformats.org/officeDocument/2006/relationships/image" Target="media/image51.png" Id="rId74" /><Relationship Type="http://schemas.openxmlformats.org/officeDocument/2006/relationships/image" Target="media/image56.png" Id="rId79" /><Relationship Type="http://schemas.openxmlformats.org/officeDocument/2006/relationships/image" Target="media/image66.png" Id="rId102" /><Relationship Type="http://schemas.openxmlformats.org/officeDocument/2006/relationships/theme" Target="theme/theme1.xml" Id="rId123" /><Relationship Type="http://schemas.openxmlformats.org/officeDocument/2006/relationships/image" Target="media/image1.png" Id="rId5" /><Relationship Type="http://schemas.openxmlformats.org/officeDocument/2006/relationships/image" Target="media/image40.png" Id="rId61" /><Relationship Type="http://schemas.openxmlformats.org/officeDocument/2006/relationships/image" Target="media/image57.png" Id="rId82" /><Relationship Type="http://schemas.openxmlformats.org/officeDocument/2006/relationships/hyperlink" Target="https://thesource.cvshealth.com/nuxeo/thesource/" TargetMode="External" Id="rId90" /><Relationship Type="http://schemas.openxmlformats.org/officeDocument/2006/relationships/image" Target="media/image64.png" Id="rId95" /><Relationship Type="http://schemas.openxmlformats.org/officeDocument/2006/relationships/image" Target="media/image12.png" Id="rId19" /><Relationship Type="http://schemas.openxmlformats.org/officeDocument/2006/relationships/image" Target="media/image7.png" Id="rId14" /><Relationship Type="http://schemas.openxmlformats.org/officeDocument/2006/relationships/image" Target="media/image20.png" Id="rId27" /><Relationship Type="http://schemas.openxmlformats.org/officeDocument/2006/relationships/hyperlink" Target="mailto:noreply@instamed.com" TargetMode="External" Id="rId30" /><Relationship Type="http://schemas.openxmlformats.org/officeDocument/2006/relationships/hyperlink" Target="https://thesource.cvshealth.com/nuxeo/thesource/" TargetMode="External" Id="rId35" /><Relationship Type="http://schemas.openxmlformats.org/officeDocument/2006/relationships/image" Target="media/image26.png" Id="rId43" /><Relationship Type="http://schemas.openxmlformats.org/officeDocument/2006/relationships/image" Target="media/image29.png" Id="rId48" /><Relationship Type="http://schemas.openxmlformats.org/officeDocument/2006/relationships/image" Target="media/image37.png" Id="rId56" /><Relationship Type="http://schemas.openxmlformats.org/officeDocument/2006/relationships/image" Target="media/image41.png" Id="rId64" /><Relationship Type="http://schemas.openxmlformats.org/officeDocument/2006/relationships/image" Target="media/image46.png" Id="rId69" /><Relationship Type="http://schemas.openxmlformats.org/officeDocument/2006/relationships/image" Target="media/image54.png" Id="rId77" /><Relationship Type="http://schemas.openxmlformats.org/officeDocument/2006/relationships/hyperlink" Target="https://thesource.cvshealth.com/nuxeo/thesource/" TargetMode="External" Id="rId100" /><Relationship Type="http://schemas.openxmlformats.org/officeDocument/2006/relationships/hyperlink" Target="https://thesource.cvshealth.com/nuxeo/thesource/" TargetMode="External" Id="rId105" /><Relationship Type="http://schemas.openxmlformats.org/officeDocument/2006/relationships/hyperlink" Target="mailto:xyz@abc.com" TargetMode="External" Id="rId113" /><Relationship Type="http://schemas.openxmlformats.org/officeDocument/2006/relationships/image" Target="media/image72.png" Id="rId118" /><Relationship Type="http://schemas.openxmlformats.org/officeDocument/2006/relationships/image" Target="media/image3.png" Id="rId8" /><Relationship Type="http://schemas.openxmlformats.org/officeDocument/2006/relationships/image" Target="media/image32.png" Id="rId51" /><Relationship Type="http://schemas.openxmlformats.org/officeDocument/2006/relationships/image" Target="media/image49.png" Id="rId72" /><Relationship Type="http://schemas.openxmlformats.org/officeDocument/2006/relationships/hyperlink" Target="https://thesource.cvshealth.com/nuxeo/thesource/" TargetMode="External" Id="rId80" /><Relationship Type="http://schemas.openxmlformats.org/officeDocument/2006/relationships/image" Target="cid:image001.png@01D11700.29596BA0" TargetMode="External" Id="rId85" /><Relationship Type="http://schemas.openxmlformats.org/officeDocument/2006/relationships/image" Target="media/image65.png" Id="rId98" /><Relationship Type="http://schemas.openxmlformats.org/officeDocument/2006/relationships/hyperlink" Target="https://thesource.cvshealth.com/nuxeo/thesource/" TargetMode="External" Id="rId121" /><Relationship Type="http://schemas.openxmlformats.org/officeDocument/2006/relationships/settings" Target="settings.xml" Id="rId3" /><Relationship Type="http://schemas.openxmlformats.org/officeDocument/2006/relationships/hyperlink" Target="https://thesource.cvshealth.com/nuxeo/thesource/" TargetMode="External"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4.png" Id="rId33" /><Relationship Type="http://schemas.openxmlformats.org/officeDocument/2006/relationships/hyperlink" Target="https://thesource.cvshealth.com/nuxeo/thesource/" TargetMode="External" Id="rId38" /><Relationship Type="http://schemas.openxmlformats.org/officeDocument/2006/relationships/hyperlink" Target="https://thesource.cvshealth.com/nuxeo/thesource/" TargetMode="External" Id="rId46" /><Relationship Type="http://schemas.openxmlformats.org/officeDocument/2006/relationships/image" Target="media/image44.png" Id="rId67" /><Relationship Type="http://schemas.openxmlformats.org/officeDocument/2006/relationships/hyperlink" Target="https://thesource.cvshealth.com/nuxeo/thesource/" TargetMode="External" Id="rId103" /><Relationship Type="http://schemas.openxmlformats.org/officeDocument/2006/relationships/image" Target="media/image69.png" Id="rId108" /><Relationship Type="http://schemas.openxmlformats.org/officeDocument/2006/relationships/hyperlink" Target="mailto:support@instamed.com" TargetMode="External" Id="rId116" /><Relationship Type="http://schemas.openxmlformats.org/officeDocument/2006/relationships/image" Target="media/image13.png" Id="rId20" /><Relationship Type="http://schemas.openxmlformats.org/officeDocument/2006/relationships/hyperlink" Target="https://thesource.cvshealth.com/nuxeo/thesource/" TargetMode="External" Id="rId41" /><Relationship Type="http://schemas.openxmlformats.org/officeDocument/2006/relationships/hyperlink" Target="https://thesource.cvshealth.com/nuxeo/thesource/" TargetMode="External" Id="rId62" /><Relationship Type="http://schemas.openxmlformats.org/officeDocument/2006/relationships/image" Target="media/image47.png" Id="rId70" /><Relationship Type="http://schemas.openxmlformats.org/officeDocument/2006/relationships/image" Target="media/image52.png" Id="rId75" /><Relationship Type="http://schemas.openxmlformats.org/officeDocument/2006/relationships/image" Target="media/image58.png" Id="rId83" /><Relationship Type="http://schemas.openxmlformats.org/officeDocument/2006/relationships/hyperlink" Target="https://thesource.cvshealth.com/nuxeo/thesource/" TargetMode="External" Id="rId88" /><Relationship Type="http://schemas.openxmlformats.org/officeDocument/2006/relationships/image" Target="media/image60.png" Id="rId91" /><Relationship Type="http://schemas.openxmlformats.org/officeDocument/2006/relationships/hyperlink" Target="https://thesource.cvshealth.com/nuxeo/thesource/" TargetMode="External" Id="rId96" /><Relationship Type="http://schemas.openxmlformats.org/officeDocument/2006/relationships/image" Target="cid:image001.png@01D1DE7D.EAE54FB0" TargetMode="External" Id="rId111" /><Relationship Type="http://schemas.openxmlformats.org/officeDocument/2006/relationships/numbering" Target="numbering.xml" Id="rId1" /><Relationship Type="http://schemas.openxmlformats.org/officeDocument/2006/relationships/hyperlink" Target="mailto:PBSpecializedCare@CVSHealth.com" TargetMode="External" Id="rId6"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file:///C:\Users\Z147539\AppData\Local\Temp\SNAGHTML1aca101.PNG" TargetMode="External" Id="rId28" /><Relationship Type="http://schemas.openxmlformats.org/officeDocument/2006/relationships/hyperlink" Target="https://thesource.cvshealth.com/nuxeo/thesource/" TargetMode="External" Id="rId36" /><Relationship Type="http://schemas.openxmlformats.org/officeDocument/2006/relationships/image" Target="media/image30.png" Id="rId49" /><Relationship Type="http://schemas.openxmlformats.org/officeDocument/2006/relationships/hyperlink" Target="https://thesource.cvshealth.com/nuxeo/thesource/" TargetMode="External" Id="rId57" /><Relationship Type="http://schemas.openxmlformats.org/officeDocument/2006/relationships/image" Target="media/image67.png" Id="rId106" /><Relationship Type="http://schemas.openxmlformats.org/officeDocument/2006/relationships/hyperlink" Target="https://thesource.cvshealth.com/nuxeo/thesource/" TargetMode="External" Id="rId114" /><Relationship Type="http://schemas.openxmlformats.org/officeDocument/2006/relationships/hyperlink" Target="https://thesource.cvshealth.com/nuxeo/thesource/" TargetMode="External" Id="rId119" /><Relationship Type="http://schemas.openxmlformats.org/officeDocument/2006/relationships/hyperlink" Target="https://thesource.cvshealth.com/nuxeo/thesource/" TargetMode="External" Id="rId10" /><Relationship Type="http://schemas.openxmlformats.org/officeDocument/2006/relationships/image" Target="media/image22.png" Id="rId31" /><Relationship Type="http://schemas.openxmlformats.org/officeDocument/2006/relationships/hyperlink" Target="https://thesource.cvshealth.com/nuxeo/thesource/" TargetMode="External" Id="rId44" /><Relationship Type="http://schemas.openxmlformats.org/officeDocument/2006/relationships/image" Target="media/image33.png" Id="rId52" /><Relationship Type="http://schemas.openxmlformats.org/officeDocument/2006/relationships/image" Target="media/image42.png" Id="rId65" /><Relationship Type="http://schemas.openxmlformats.org/officeDocument/2006/relationships/image" Target="media/image50.png" Id="rId73" /><Relationship Type="http://schemas.openxmlformats.org/officeDocument/2006/relationships/hyperlink" Target="https://thesource.cvshealth.com/nuxeo/thesource/" TargetMode="External" Id="rId81" /><Relationship Type="http://schemas.openxmlformats.org/officeDocument/2006/relationships/hyperlink" Target="https://thesource.cvshealth.com/nuxeo/thesource/" TargetMode="External" Id="rId86" /><Relationship Type="http://schemas.openxmlformats.org/officeDocument/2006/relationships/image" Target="media/image63.png" Id="rId94" /><Relationship Type="http://schemas.openxmlformats.org/officeDocument/2006/relationships/hyperlink" Target="https://thesource.cvshealth.com/nuxeo/thesource/" TargetMode="External" Id="rId99" /><Relationship Type="http://schemas.openxmlformats.org/officeDocument/2006/relationships/hyperlink" Target="https://thesource.cvshealth.com/nuxeo/thesource/" TargetMode="External" Id="rId101" /><Relationship Type="http://schemas.openxmlformats.org/officeDocument/2006/relationships/fontTable" Target="fontTable.xml" Id="rId122" /><Relationship Type="http://schemas.openxmlformats.org/officeDocument/2006/relationships/webSettings" Target="webSettings.xml" Id="rId4" /><Relationship Type="http://schemas.openxmlformats.org/officeDocument/2006/relationships/image" Target="media/image4.png" Id="rId9"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hyperlink" Target="https://thesource.cvshealth.com/nuxeo/thesource/" TargetMode="External" Id="rId39" /><Relationship Type="http://schemas.openxmlformats.org/officeDocument/2006/relationships/image" Target="media/image70.png" Id="rId109" /><Relationship Type="http://schemas.openxmlformats.org/officeDocument/2006/relationships/image" Target="media/image25.png" Id="rId34" /><Relationship Type="http://schemas.openxmlformats.org/officeDocument/2006/relationships/image" Target="media/image31.png" Id="rId50" /><Relationship Type="http://schemas.openxmlformats.org/officeDocument/2006/relationships/image" Target="media/image36.png" Id="rId55" /><Relationship Type="http://schemas.openxmlformats.org/officeDocument/2006/relationships/image" Target="media/image53.png" Id="rId76" /><Relationship Type="http://schemas.openxmlformats.org/officeDocument/2006/relationships/hyperlink" Target="https://thesource.cvshealth.com/nuxeo/thesource/" TargetMode="External" Id="rId97" /><Relationship Type="http://schemas.openxmlformats.org/officeDocument/2006/relationships/hyperlink" Target="https://thesource.cvshealth.com/nuxeo/thesource/" TargetMode="External" Id="rId104" /><Relationship Type="http://schemas.openxmlformats.org/officeDocument/2006/relationships/hyperlink" Target="https://policy.corp.cvscaremark.com/pnp/faces/DocRenderer?documentId=CALL-0048" TargetMode="External" Id="rId120" /><Relationship Type="http://schemas.openxmlformats.org/officeDocument/2006/relationships/image" Target="media/image2.png" Id="rId7" /><Relationship Type="http://schemas.openxmlformats.org/officeDocument/2006/relationships/image" Target="media/image61.png" Id="rId92" /><Relationship Type="http://schemas.openxmlformats.org/officeDocument/2006/relationships/styles" Target="styles.xml" Id="rId2" /><Relationship Type="http://schemas.openxmlformats.org/officeDocument/2006/relationships/image" Target="media/image21.png" Id="rId29" /><Relationship Type="http://schemas.openxmlformats.org/officeDocument/2006/relationships/hyperlink" Target="https://thesource.cvshealth.com/nuxeo/thesource/" TargetMode="External" Id="rId40" /><Relationship Type="http://schemas.openxmlformats.org/officeDocument/2006/relationships/image" Target="media/image27.png" Id="rId45" /><Relationship Type="http://schemas.openxmlformats.org/officeDocument/2006/relationships/image" Target="media/image43.png" Id="rId66" /><Relationship Type="http://schemas.openxmlformats.org/officeDocument/2006/relationships/hyperlink" Target="https://thesource.cvshealth.com/nuxeo/thesource/" TargetMode="External" Id="rId87" /><Relationship Type="http://schemas.openxmlformats.org/officeDocument/2006/relationships/hyperlink" Target="https://thesource.cvshealth.com/nuxeo/thesource/" TargetMode="External" Id="rId110" /><Relationship Type="http://schemas.openxmlformats.org/officeDocument/2006/relationships/hyperlink" Target="https://thesource.cvshealth.com/nuxeo/thesource/" TargetMode="External" Id="rId115" /><Relationship Type="http://schemas.openxmlformats.org/officeDocument/2006/relationships/image" Target="/media/image49.png" Id="R81f6f13e78354377" /><Relationship Type="http://schemas.openxmlformats.org/officeDocument/2006/relationships/image" Target="/media/image4a.png" Id="R54b5585e727f4b29" /><Relationship Type="http://schemas.openxmlformats.org/officeDocument/2006/relationships/image" Target="/media/image4b.png" Id="R840c34ac87ee4c51" /><Relationship Type="http://schemas.openxmlformats.org/officeDocument/2006/relationships/image" Target="/media/image4c.png" Id="R1489076eb4234956" /><Relationship Type="http://schemas.openxmlformats.org/officeDocument/2006/relationships/image" Target="/media/image4d.png" Id="Rc843e70fdb6d4618" /><Relationship Type="http://schemas.openxmlformats.org/officeDocument/2006/relationships/image" Target="/media/image4e.png" Id="R0cc31044e402479b" /><Relationship Type="http://schemas.openxmlformats.org/officeDocument/2006/relationships/image" Target="/media/image4f.png" Id="Reab1c71d2a98415f" /><Relationship Type="http://schemas.openxmlformats.org/officeDocument/2006/relationships/image" Target="/media/image50.png" Id="R12e0c2dd55794df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Price, Keirstyn L</dc:creator>
  <keywords/>
  <dc:description/>
  <lastModifiedBy>Baker, Angelina</lastModifiedBy>
  <revision>3</revision>
  <dcterms:created xsi:type="dcterms:W3CDTF">2025-06-04T22:14:00.0000000Z</dcterms:created>
  <dcterms:modified xsi:type="dcterms:W3CDTF">2025-06-12T18:04:20.6410091Z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2025-06-04T22:17:40Z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ebdcc9dd-b009-468a-8a62-a6b9cde73e4c</vt:lpwstr>
  </property>
  <property fmtid="{D5CDD505-2E9C-101B-9397-08002B2CF9AE}" pid="8" name="MSIP_Label_1ecdf243-b9b0-4f63-8694-76742e4201b7_ContentBits">
    <vt:lpwstr>0</vt:lpwstr>
  </property>
  <property fmtid="{D5CDD505-2E9C-101B-9397-08002B2CF9AE}" pid="9" name="MSIP_Label_1ecdf243-b9b0-4f63-8694-76742e4201b7_Tag">
    <vt:lpwstr>10, 3, 0, 1</vt:lpwstr>
  </property>
</Properties>
</file>