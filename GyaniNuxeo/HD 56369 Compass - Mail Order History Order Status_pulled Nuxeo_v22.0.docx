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66172" w14:textId="77777777" w:rsidR="00B2129D" w:rsidRPr="00146A5C" w:rsidRDefault="00E846E5" w:rsidP="28ECBD51">
      <w:pPr>
        <w:spacing w:after="0" w:line="240" w:lineRule="auto"/>
        <w:rPr>
          <w:rFonts w:eastAsia="Times New Roman" w:cs="Times New Roman"/>
          <w:b/>
          <w:bCs/>
          <w:sz w:val="40"/>
          <w:szCs w:val="40"/>
        </w:rPr>
      </w:pPr>
      <w:bookmarkStart w:id="0" w:name="_top"/>
      <w:bookmarkStart w:id="1" w:name="OLE_LINK42"/>
      <w:bookmarkEnd w:id="0"/>
      <w:r w:rsidRPr="60FF183C">
        <w:rPr>
          <w:rFonts w:eastAsia="Times New Roman" w:cs="Times New Roman"/>
          <w:b/>
          <w:bCs/>
          <w:sz w:val="40"/>
          <w:szCs w:val="40"/>
        </w:rPr>
        <w:t xml:space="preserve">Compass </w:t>
      </w:r>
      <w:r w:rsidR="00E9049C" w:rsidRPr="60FF183C">
        <w:rPr>
          <w:rFonts w:eastAsia="Times New Roman" w:cs="Times New Roman"/>
          <w:b/>
          <w:bCs/>
          <w:sz w:val="40"/>
          <w:szCs w:val="40"/>
        </w:rPr>
        <w:t>-</w:t>
      </w:r>
      <w:r w:rsidRPr="60FF183C">
        <w:rPr>
          <w:rFonts w:eastAsia="Times New Roman" w:cs="Times New Roman"/>
          <w:b/>
          <w:bCs/>
          <w:sz w:val="40"/>
          <w:szCs w:val="40"/>
        </w:rPr>
        <w:t xml:space="preserve"> </w:t>
      </w:r>
      <w:r w:rsidR="007020C4" w:rsidRPr="60FF183C">
        <w:rPr>
          <w:rFonts w:eastAsia="Times New Roman" w:cs="Times New Roman"/>
          <w:b/>
          <w:bCs/>
          <w:sz w:val="40"/>
          <w:szCs w:val="40"/>
        </w:rPr>
        <w:t>Mail Order History</w:t>
      </w:r>
      <w:r w:rsidRPr="60FF183C">
        <w:rPr>
          <w:rFonts w:eastAsia="Times New Roman" w:cs="Times New Roman"/>
          <w:b/>
          <w:bCs/>
          <w:sz w:val="40"/>
          <w:szCs w:val="40"/>
        </w:rPr>
        <w:t xml:space="preserve"> </w:t>
      </w:r>
      <w:r w:rsidR="009B2352" w:rsidRPr="60FF183C">
        <w:rPr>
          <w:rFonts w:eastAsia="Times New Roman" w:cs="Times New Roman"/>
          <w:b/>
          <w:bCs/>
          <w:sz w:val="40"/>
          <w:szCs w:val="40"/>
        </w:rPr>
        <w:t xml:space="preserve">/ </w:t>
      </w:r>
      <w:r w:rsidRPr="60FF183C">
        <w:rPr>
          <w:rFonts w:eastAsia="Times New Roman" w:cs="Times New Roman"/>
          <w:b/>
          <w:bCs/>
          <w:sz w:val="40"/>
          <w:szCs w:val="40"/>
        </w:rPr>
        <w:t xml:space="preserve">Order Status </w:t>
      </w:r>
    </w:p>
    <w:bookmarkEnd w:id="1"/>
    <w:p w14:paraId="075527B0" w14:textId="77777777" w:rsidR="00B2129D" w:rsidRPr="00E0753D" w:rsidRDefault="00B2129D" w:rsidP="002F41D9">
      <w:pPr>
        <w:spacing w:after="0" w:line="240" w:lineRule="auto"/>
        <w:rPr>
          <w:rFonts w:eastAsia="Times New Roman" w:cs="Times New Roman"/>
          <w:szCs w:val="24"/>
          <w:u w:val="single"/>
        </w:rPr>
      </w:pPr>
    </w:p>
    <w:p w14:paraId="2CFC3700" w14:textId="77777777" w:rsidR="00EE0C3F" w:rsidRDefault="00EA49BE">
      <w:pPr>
        <w:pStyle w:val="TOC2"/>
        <w:rPr>
          <w:rFonts w:asciiTheme="minorHAnsi" w:eastAsiaTheme="minorEastAsia" w:hAnsiTheme="minorHAnsi" w:cstheme="minorBidi"/>
          <w:iCs w:val="0"/>
          <w:noProof/>
          <w:kern w:val="2"/>
          <w:szCs w:val="24"/>
          <w14:ligatures w14:val="standardContextual"/>
        </w:rPr>
      </w:pPr>
      <w:r>
        <w:fldChar w:fldCharType="begin"/>
      </w:r>
      <w:r>
        <w:instrText xml:space="preserve"> TOC \o "2-2" \h \z \u </w:instrText>
      </w:r>
      <w:r>
        <w:fldChar w:fldCharType="separate"/>
      </w:r>
      <w:hyperlink w:anchor="_Toc190865980" w:history="1">
        <w:r w:rsidR="00EE0C3F" w:rsidRPr="00B70371">
          <w:rPr>
            <w:rStyle w:val="Hyperlink"/>
            <w:noProof/>
          </w:rPr>
          <w:t>View Mail Order History Details and Status</w:t>
        </w:r>
        <w:r w:rsidR="00EE0C3F">
          <w:rPr>
            <w:noProof/>
            <w:webHidden/>
          </w:rPr>
          <w:tab/>
        </w:r>
        <w:r w:rsidR="00EE0C3F">
          <w:rPr>
            <w:noProof/>
            <w:webHidden/>
          </w:rPr>
          <w:fldChar w:fldCharType="begin"/>
        </w:r>
        <w:r w:rsidR="00EE0C3F">
          <w:rPr>
            <w:noProof/>
            <w:webHidden/>
          </w:rPr>
          <w:instrText xml:space="preserve"> PAGEREF _Toc190865980 \h </w:instrText>
        </w:r>
        <w:r w:rsidR="00EE0C3F">
          <w:rPr>
            <w:noProof/>
            <w:webHidden/>
          </w:rPr>
        </w:r>
        <w:r w:rsidR="00EE0C3F">
          <w:rPr>
            <w:noProof/>
            <w:webHidden/>
          </w:rPr>
          <w:fldChar w:fldCharType="separate"/>
        </w:r>
        <w:r w:rsidR="00EE0C3F">
          <w:rPr>
            <w:noProof/>
            <w:webHidden/>
          </w:rPr>
          <w:t>1</w:t>
        </w:r>
        <w:r w:rsidR="00EE0C3F">
          <w:rPr>
            <w:noProof/>
            <w:webHidden/>
          </w:rPr>
          <w:fldChar w:fldCharType="end"/>
        </w:r>
      </w:hyperlink>
    </w:p>
    <w:p w14:paraId="62D6C314" w14:textId="77777777" w:rsidR="00EE0C3F" w:rsidRDefault="00EE0C3F">
      <w:pPr>
        <w:pStyle w:val="TOC2"/>
        <w:rPr>
          <w:rFonts w:asciiTheme="minorHAnsi" w:eastAsiaTheme="minorEastAsia" w:hAnsiTheme="minorHAnsi" w:cstheme="minorBidi"/>
          <w:iCs w:val="0"/>
          <w:noProof/>
          <w:kern w:val="2"/>
          <w:szCs w:val="24"/>
          <w14:ligatures w14:val="standardContextual"/>
        </w:rPr>
      </w:pPr>
      <w:hyperlink w:anchor="_Toc190865981" w:history="1">
        <w:r w:rsidRPr="00B70371">
          <w:rPr>
            <w:rStyle w:val="Hyperlink"/>
            <w:noProof/>
          </w:rPr>
          <w:t>View Prescription Details and Status</w:t>
        </w:r>
        <w:r>
          <w:rPr>
            <w:noProof/>
            <w:webHidden/>
          </w:rPr>
          <w:tab/>
        </w:r>
        <w:r>
          <w:rPr>
            <w:noProof/>
            <w:webHidden/>
          </w:rPr>
          <w:fldChar w:fldCharType="begin"/>
        </w:r>
        <w:r>
          <w:rPr>
            <w:noProof/>
            <w:webHidden/>
          </w:rPr>
          <w:instrText xml:space="preserve"> PAGEREF _Toc190865981 \h </w:instrText>
        </w:r>
        <w:r>
          <w:rPr>
            <w:noProof/>
            <w:webHidden/>
          </w:rPr>
        </w:r>
        <w:r>
          <w:rPr>
            <w:noProof/>
            <w:webHidden/>
          </w:rPr>
          <w:fldChar w:fldCharType="separate"/>
        </w:r>
        <w:r>
          <w:rPr>
            <w:noProof/>
            <w:webHidden/>
          </w:rPr>
          <w:t>1</w:t>
        </w:r>
        <w:r>
          <w:rPr>
            <w:noProof/>
            <w:webHidden/>
          </w:rPr>
          <w:fldChar w:fldCharType="end"/>
        </w:r>
      </w:hyperlink>
    </w:p>
    <w:p w14:paraId="6406CC6D" w14:textId="77777777" w:rsidR="00EE0C3F" w:rsidRDefault="00EE0C3F">
      <w:pPr>
        <w:pStyle w:val="TOC2"/>
        <w:rPr>
          <w:rFonts w:asciiTheme="minorHAnsi" w:eastAsiaTheme="minorEastAsia" w:hAnsiTheme="minorHAnsi" w:cstheme="minorBidi"/>
          <w:iCs w:val="0"/>
          <w:noProof/>
          <w:kern w:val="2"/>
          <w:szCs w:val="24"/>
          <w14:ligatures w14:val="standardContextual"/>
        </w:rPr>
      </w:pPr>
      <w:hyperlink w:anchor="_Toc190865982" w:history="1">
        <w:r w:rsidRPr="00B70371">
          <w:rPr>
            <w:rStyle w:val="Hyperlink"/>
            <w:noProof/>
          </w:rPr>
          <w:t>Viewing and Adding Order Alerts</w:t>
        </w:r>
        <w:r>
          <w:rPr>
            <w:noProof/>
            <w:webHidden/>
          </w:rPr>
          <w:tab/>
        </w:r>
        <w:r>
          <w:rPr>
            <w:noProof/>
            <w:webHidden/>
          </w:rPr>
          <w:fldChar w:fldCharType="begin"/>
        </w:r>
        <w:r>
          <w:rPr>
            <w:noProof/>
            <w:webHidden/>
          </w:rPr>
          <w:instrText xml:space="preserve"> PAGEREF _Toc190865982 \h </w:instrText>
        </w:r>
        <w:r>
          <w:rPr>
            <w:noProof/>
            <w:webHidden/>
          </w:rPr>
        </w:r>
        <w:r>
          <w:rPr>
            <w:noProof/>
            <w:webHidden/>
          </w:rPr>
          <w:fldChar w:fldCharType="separate"/>
        </w:r>
        <w:r>
          <w:rPr>
            <w:noProof/>
            <w:webHidden/>
          </w:rPr>
          <w:t>1</w:t>
        </w:r>
        <w:r>
          <w:rPr>
            <w:noProof/>
            <w:webHidden/>
          </w:rPr>
          <w:fldChar w:fldCharType="end"/>
        </w:r>
      </w:hyperlink>
    </w:p>
    <w:p w14:paraId="73DD5C98" w14:textId="77777777" w:rsidR="00EE0C3F" w:rsidRDefault="00EE0C3F">
      <w:pPr>
        <w:pStyle w:val="TOC2"/>
        <w:rPr>
          <w:rFonts w:asciiTheme="minorHAnsi" w:eastAsiaTheme="minorEastAsia" w:hAnsiTheme="minorHAnsi" w:cstheme="minorBidi"/>
          <w:iCs w:val="0"/>
          <w:noProof/>
          <w:kern w:val="2"/>
          <w:szCs w:val="24"/>
          <w14:ligatures w14:val="standardContextual"/>
        </w:rPr>
      </w:pPr>
      <w:hyperlink w:anchor="_Toc190865983" w:history="1">
        <w:r w:rsidRPr="00B70371">
          <w:rPr>
            <w:rStyle w:val="Hyperlink"/>
            <w:noProof/>
          </w:rPr>
          <w:t>Rx Alerts (View Only)</w:t>
        </w:r>
        <w:r>
          <w:rPr>
            <w:noProof/>
            <w:webHidden/>
          </w:rPr>
          <w:tab/>
        </w:r>
        <w:r>
          <w:rPr>
            <w:noProof/>
            <w:webHidden/>
          </w:rPr>
          <w:fldChar w:fldCharType="begin"/>
        </w:r>
        <w:r>
          <w:rPr>
            <w:noProof/>
            <w:webHidden/>
          </w:rPr>
          <w:instrText xml:space="preserve"> PAGEREF _Toc190865983 \h </w:instrText>
        </w:r>
        <w:r>
          <w:rPr>
            <w:noProof/>
            <w:webHidden/>
          </w:rPr>
        </w:r>
        <w:r>
          <w:rPr>
            <w:noProof/>
            <w:webHidden/>
          </w:rPr>
          <w:fldChar w:fldCharType="separate"/>
        </w:r>
        <w:r>
          <w:rPr>
            <w:noProof/>
            <w:webHidden/>
          </w:rPr>
          <w:t>1</w:t>
        </w:r>
        <w:r>
          <w:rPr>
            <w:noProof/>
            <w:webHidden/>
          </w:rPr>
          <w:fldChar w:fldCharType="end"/>
        </w:r>
      </w:hyperlink>
    </w:p>
    <w:p w14:paraId="0E361BBF" w14:textId="77777777" w:rsidR="00EE0C3F" w:rsidRDefault="00EE0C3F">
      <w:pPr>
        <w:pStyle w:val="TOC2"/>
        <w:rPr>
          <w:rFonts w:asciiTheme="minorHAnsi" w:eastAsiaTheme="minorEastAsia" w:hAnsiTheme="minorHAnsi" w:cstheme="minorBidi"/>
          <w:iCs w:val="0"/>
          <w:noProof/>
          <w:kern w:val="2"/>
          <w:szCs w:val="24"/>
          <w14:ligatures w14:val="standardContextual"/>
        </w:rPr>
      </w:pPr>
      <w:hyperlink w:anchor="_Toc190865984" w:history="1">
        <w:r w:rsidRPr="00B70371">
          <w:rPr>
            <w:rStyle w:val="Hyperlink"/>
            <w:noProof/>
          </w:rPr>
          <w:t>Address Changes on Orders with Multiple Members including Minors</w:t>
        </w:r>
        <w:r>
          <w:rPr>
            <w:noProof/>
            <w:webHidden/>
          </w:rPr>
          <w:tab/>
        </w:r>
        <w:r>
          <w:rPr>
            <w:noProof/>
            <w:webHidden/>
          </w:rPr>
          <w:fldChar w:fldCharType="begin"/>
        </w:r>
        <w:r>
          <w:rPr>
            <w:noProof/>
            <w:webHidden/>
          </w:rPr>
          <w:instrText xml:space="preserve"> PAGEREF _Toc190865984 \h </w:instrText>
        </w:r>
        <w:r>
          <w:rPr>
            <w:noProof/>
            <w:webHidden/>
          </w:rPr>
        </w:r>
        <w:r>
          <w:rPr>
            <w:noProof/>
            <w:webHidden/>
          </w:rPr>
          <w:fldChar w:fldCharType="separate"/>
        </w:r>
        <w:r>
          <w:rPr>
            <w:noProof/>
            <w:webHidden/>
          </w:rPr>
          <w:t>1</w:t>
        </w:r>
        <w:r>
          <w:rPr>
            <w:noProof/>
            <w:webHidden/>
          </w:rPr>
          <w:fldChar w:fldCharType="end"/>
        </w:r>
      </w:hyperlink>
    </w:p>
    <w:p w14:paraId="4CD330D9" w14:textId="77777777" w:rsidR="00EE0C3F" w:rsidRDefault="00EE0C3F">
      <w:pPr>
        <w:pStyle w:val="TOC2"/>
        <w:rPr>
          <w:rFonts w:asciiTheme="minorHAnsi" w:eastAsiaTheme="minorEastAsia" w:hAnsiTheme="minorHAnsi" w:cstheme="minorBidi"/>
          <w:iCs w:val="0"/>
          <w:noProof/>
          <w:kern w:val="2"/>
          <w:szCs w:val="24"/>
          <w14:ligatures w14:val="standardContextual"/>
        </w:rPr>
      </w:pPr>
      <w:hyperlink w:anchor="_Toc190865985" w:history="1">
        <w:r w:rsidRPr="00B70371">
          <w:rPr>
            <w:rStyle w:val="Hyperlink"/>
            <w:noProof/>
          </w:rPr>
          <w:t>Expe</w:t>
        </w:r>
        <w:r w:rsidRPr="00B70371">
          <w:rPr>
            <w:rStyle w:val="Hyperlink"/>
            <w:noProof/>
          </w:rPr>
          <w:t>d</w:t>
        </w:r>
        <w:r w:rsidRPr="00B70371">
          <w:rPr>
            <w:rStyle w:val="Hyperlink"/>
            <w:noProof/>
          </w:rPr>
          <w:t>ite Order in Process</w:t>
        </w:r>
        <w:r>
          <w:rPr>
            <w:noProof/>
            <w:webHidden/>
          </w:rPr>
          <w:tab/>
        </w:r>
        <w:r>
          <w:rPr>
            <w:noProof/>
            <w:webHidden/>
          </w:rPr>
          <w:fldChar w:fldCharType="begin"/>
        </w:r>
        <w:r>
          <w:rPr>
            <w:noProof/>
            <w:webHidden/>
          </w:rPr>
          <w:instrText xml:space="preserve"> PAGEREF _Toc190865985 \h </w:instrText>
        </w:r>
        <w:r>
          <w:rPr>
            <w:noProof/>
            <w:webHidden/>
          </w:rPr>
        </w:r>
        <w:r>
          <w:rPr>
            <w:noProof/>
            <w:webHidden/>
          </w:rPr>
          <w:fldChar w:fldCharType="separate"/>
        </w:r>
        <w:r>
          <w:rPr>
            <w:noProof/>
            <w:webHidden/>
          </w:rPr>
          <w:t>1</w:t>
        </w:r>
        <w:r>
          <w:rPr>
            <w:noProof/>
            <w:webHidden/>
          </w:rPr>
          <w:fldChar w:fldCharType="end"/>
        </w:r>
      </w:hyperlink>
    </w:p>
    <w:p w14:paraId="5D05D317" w14:textId="77777777" w:rsidR="00EE0C3F" w:rsidRDefault="00EE0C3F">
      <w:pPr>
        <w:pStyle w:val="TOC2"/>
        <w:rPr>
          <w:rFonts w:asciiTheme="minorHAnsi" w:eastAsiaTheme="minorEastAsia" w:hAnsiTheme="minorHAnsi" w:cstheme="minorBidi"/>
          <w:iCs w:val="0"/>
          <w:noProof/>
          <w:kern w:val="2"/>
          <w:szCs w:val="24"/>
          <w14:ligatures w14:val="standardContextual"/>
        </w:rPr>
      </w:pPr>
      <w:hyperlink w:anchor="_Toc190865986" w:history="1">
        <w:r w:rsidRPr="00B70371">
          <w:rPr>
            <w:rStyle w:val="Hyperlink"/>
            <w:noProof/>
          </w:rPr>
          <w:t>Scenario Guide</w:t>
        </w:r>
        <w:r>
          <w:rPr>
            <w:noProof/>
            <w:webHidden/>
          </w:rPr>
          <w:tab/>
        </w:r>
        <w:r>
          <w:rPr>
            <w:noProof/>
            <w:webHidden/>
          </w:rPr>
          <w:fldChar w:fldCharType="begin"/>
        </w:r>
        <w:r>
          <w:rPr>
            <w:noProof/>
            <w:webHidden/>
          </w:rPr>
          <w:instrText xml:space="preserve"> PAGEREF _Toc190865986 \h </w:instrText>
        </w:r>
        <w:r>
          <w:rPr>
            <w:noProof/>
            <w:webHidden/>
          </w:rPr>
        </w:r>
        <w:r>
          <w:rPr>
            <w:noProof/>
            <w:webHidden/>
          </w:rPr>
          <w:fldChar w:fldCharType="separate"/>
        </w:r>
        <w:r>
          <w:rPr>
            <w:noProof/>
            <w:webHidden/>
          </w:rPr>
          <w:t>1</w:t>
        </w:r>
        <w:r>
          <w:rPr>
            <w:noProof/>
            <w:webHidden/>
          </w:rPr>
          <w:fldChar w:fldCharType="end"/>
        </w:r>
      </w:hyperlink>
    </w:p>
    <w:p w14:paraId="43800687" w14:textId="77777777" w:rsidR="00EE0C3F" w:rsidRDefault="00EE0C3F">
      <w:pPr>
        <w:pStyle w:val="TOC2"/>
        <w:rPr>
          <w:rFonts w:asciiTheme="minorHAnsi" w:eastAsiaTheme="minorEastAsia" w:hAnsiTheme="minorHAnsi" w:cstheme="minorBidi"/>
          <w:iCs w:val="0"/>
          <w:noProof/>
          <w:kern w:val="2"/>
          <w:szCs w:val="24"/>
          <w14:ligatures w14:val="standardContextual"/>
        </w:rPr>
      </w:pPr>
      <w:hyperlink w:anchor="_Toc190865987" w:history="1">
        <w:r w:rsidRPr="00B70371">
          <w:rPr>
            <w:rStyle w:val="Hyperlink"/>
            <w:noProof/>
          </w:rPr>
          <w:t>Related Documents</w:t>
        </w:r>
        <w:r>
          <w:rPr>
            <w:noProof/>
            <w:webHidden/>
          </w:rPr>
          <w:tab/>
        </w:r>
        <w:r>
          <w:rPr>
            <w:noProof/>
            <w:webHidden/>
          </w:rPr>
          <w:fldChar w:fldCharType="begin"/>
        </w:r>
        <w:r>
          <w:rPr>
            <w:noProof/>
            <w:webHidden/>
          </w:rPr>
          <w:instrText xml:space="preserve"> PAGEREF _Toc190865987 \h </w:instrText>
        </w:r>
        <w:r>
          <w:rPr>
            <w:noProof/>
            <w:webHidden/>
          </w:rPr>
        </w:r>
        <w:r>
          <w:rPr>
            <w:noProof/>
            <w:webHidden/>
          </w:rPr>
          <w:fldChar w:fldCharType="separate"/>
        </w:r>
        <w:r>
          <w:rPr>
            <w:noProof/>
            <w:webHidden/>
          </w:rPr>
          <w:t>1</w:t>
        </w:r>
        <w:r>
          <w:rPr>
            <w:noProof/>
            <w:webHidden/>
          </w:rPr>
          <w:fldChar w:fldCharType="end"/>
        </w:r>
      </w:hyperlink>
    </w:p>
    <w:p w14:paraId="228D1253" w14:textId="6BCB6DEC" w:rsidR="002F41D9" w:rsidRDefault="00EA49BE" w:rsidP="001622F2">
      <w:pPr>
        <w:spacing w:after="0" w:line="240" w:lineRule="auto"/>
      </w:pPr>
      <w:r>
        <w:fldChar w:fldCharType="end"/>
      </w:r>
    </w:p>
    <w:p w14:paraId="1904AF47" w14:textId="5A81953C" w:rsidR="007A456C" w:rsidRDefault="00D37CE8" w:rsidP="00AE17CE">
      <w:pPr>
        <w:spacing w:before="120" w:after="120" w:line="240" w:lineRule="auto"/>
        <w:rPr>
          <w:szCs w:val="24"/>
        </w:rPr>
      </w:pPr>
      <w:bookmarkStart w:id="2" w:name="OLE_LINK11"/>
      <w:bookmarkStart w:id="3" w:name="OLE_LINK52"/>
      <w:r w:rsidRPr="00F22BF2">
        <w:rPr>
          <w:b/>
          <w:szCs w:val="24"/>
        </w:rPr>
        <w:t>Description</w:t>
      </w:r>
      <w:r w:rsidR="00AE68B7">
        <w:rPr>
          <w:b/>
          <w:bCs/>
          <w:szCs w:val="24"/>
        </w:rPr>
        <w:t xml:space="preserve">: </w:t>
      </w:r>
      <w:bookmarkStart w:id="4" w:name="OLE_LINK8"/>
      <w:bookmarkStart w:id="5" w:name="OLE_LINK9"/>
      <w:bookmarkStart w:id="6" w:name="OLE_LINK7"/>
      <w:bookmarkEnd w:id="2"/>
      <w:r w:rsidR="00074BCA">
        <w:rPr>
          <w:szCs w:val="24"/>
        </w:rPr>
        <w:t>S</w:t>
      </w:r>
      <w:r w:rsidR="00CE0F63" w:rsidRPr="00CE0F63">
        <w:rPr>
          <w:szCs w:val="24"/>
        </w:rPr>
        <w:t xml:space="preserve">teps to use when </w:t>
      </w:r>
      <w:r w:rsidR="00765CA2">
        <w:rPr>
          <w:szCs w:val="24"/>
        </w:rPr>
        <w:t>researching</w:t>
      </w:r>
      <w:r w:rsidR="00CE0F63" w:rsidRPr="00CE0F63">
        <w:rPr>
          <w:szCs w:val="24"/>
        </w:rPr>
        <w:t xml:space="preserve"> the status of </w:t>
      </w:r>
      <w:r w:rsidR="00BC49CB">
        <w:rPr>
          <w:szCs w:val="24"/>
        </w:rPr>
        <w:t>a</w:t>
      </w:r>
      <w:r w:rsidR="00CE0F63" w:rsidRPr="00CE0F63">
        <w:rPr>
          <w:szCs w:val="24"/>
        </w:rPr>
        <w:t xml:space="preserve"> </w:t>
      </w:r>
      <w:r w:rsidR="00530EED">
        <w:rPr>
          <w:szCs w:val="24"/>
        </w:rPr>
        <w:t>Mail Order</w:t>
      </w:r>
      <w:bookmarkEnd w:id="4"/>
      <w:r w:rsidR="00CE0F63" w:rsidRPr="00CE0F63">
        <w:rPr>
          <w:szCs w:val="24"/>
        </w:rPr>
        <w:t>.</w:t>
      </w:r>
      <w:r w:rsidRPr="00CE0F63">
        <w:rPr>
          <w:szCs w:val="24"/>
        </w:rPr>
        <w:t xml:space="preserve"> </w:t>
      </w:r>
      <w:bookmarkStart w:id="7" w:name="OLE_LINK10"/>
      <w:r w:rsidR="00210CDB" w:rsidRPr="00F22BF2">
        <w:rPr>
          <w:szCs w:val="24"/>
        </w:rPr>
        <w:t>Order</w:t>
      </w:r>
      <w:r w:rsidR="006621FD" w:rsidRPr="00F22BF2">
        <w:rPr>
          <w:szCs w:val="24"/>
        </w:rPr>
        <w:t xml:space="preserve">s on the Mail Order History </w:t>
      </w:r>
      <w:r w:rsidR="007A20BC">
        <w:rPr>
          <w:szCs w:val="24"/>
        </w:rPr>
        <w:t>tab</w:t>
      </w:r>
      <w:r w:rsidR="006621FD" w:rsidRPr="00F22BF2">
        <w:rPr>
          <w:szCs w:val="24"/>
        </w:rPr>
        <w:t xml:space="preserve"> indicate </w:t>
      </w:r>
      <w:r w:rsidR="00003A62" w:rsidRPr="00F22BF2">
        <w:rPr>
          <w:szCs w:val="24"/>
        </w:rPr>
        <w:t xml:space="preserve">the order has </w:t>
      </w:r>
      <w:bookmarkStart w:id="8" w:name="OLE_LINK54"/>
      <w:r w:rsidR="005766C5" w:rsidRPr="00F22BF2">
        <w:rPr>
          <w:szCs w:val="24"/>
        </w:rPr>
        <w:t>been adjudicated</w:t>
      </w:r>
      <w:r w:rsidR="00003A62" w:rsidRPr="00F22BF2">
        <w:rPr>
          <w:szCs w:val="24"/>
        </w:rPr>
        <w:t xml:space="preserve"> </w:t>
      </w:r>
      <w:bookmarkEnd w:id="8"/>
      <w:r w:rsidR="007A20BC" w:rsidRPr="00F22BF2">
        <w:rPr>
          <w:szCs w:val="24"/>
        </w:rPr>
        <w:t>(processed through member</w:t>
      </w:r>
      <w:r w:rsidR="007A20BC">
        <w:rPr>
          <w:szCs w:val="24"/>
        </w:rPr>
        <w:t>’s</w:t>
      </w:r>
      <w:r w:rsidR="007A20BC" w:rsidRPr="00F22BF2">
        <w:rPr>
          <w:szCs w:val="24"/>
        </w:rPr>
        <w:t xml:space="preserve"> insurance)</w:t>
      </w:r>
      <w:r w:rsidR="00733F2B">
        <w:rPr>
          <w:szCs w:val="24"/>
        </w:rPr>
        <w:t xml:space="preserve">. </w:t>
      </w:r>
      <w:r w:rsidR="007A456C">
        <w:rPr>
          <w:szCs w:val="24"/>
        </w:rPr>
        <w:t>The Mail Order History table will show the status of the orders after adjudication</w:t>
      </w:r>
      <w:bookmarkEnd w:id="5"/>
      <w:r w:rsidR="007A456C">
        <w:rPr>
          <w:szCs w:val="24"/>
        </w:rPr>
        <w:t>.</w:t>
      </w:r>
      <w:bookmarkEnd w:id="6"/>
    </w:p>
    <w:p w14:paraId="63C50850" w14:textId="77777777" w:rsidR="00D9161F" w:rsidRDefault="00D9161F" w:rsidP="00AE17CE">
      <w:pPr>
        <w:spacing w:before="120" w:after="120" w:line="240" w:lineRule="auto"/>
        <w:rPr>
          <w:szCs w:val="24"/>
        </w:rPr>
      </w:pPr>
    </w:p>
    <w:tbl>
      <w:tblPr>
        <w:tblW w:w="5000" w:type="pct"/>
        <w:tblCellMar>
          <w:left w:w="0" w:type="dxa"/>
          <w:right w:w="0" w:type="dxa"/>
        </w:tblCellMar>
        <w:tblLook w:val="04A0" w:firstRow="1" w:lastRow="0" w:firstColumn="1" w:lastColumn="0" w:noHBand="0" w:noVBand="1"/>
      </w:tblPr>
      <w:tblGrid>
        <w:gridCol w:w="12944"/>
      </w:tblGrid>
      <w:tr w:rsidR="002F41D9" w14:paraId="6B2C4C34" w14:textId="77777777" w:rsidTr="00173CC1">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18DCD6E2" w14:textId="77777777" w:rsidR="002F41D9" w:rsidRPr="00D2764C" w:rsidRDefault="002F41D9" w:rsidP="00AE17CE">
            <w:pPr>
              <w:pStyle w:val="Heading2"/>
              <w:spacing w:before="120" w:after="120"/>
              <w:rPr>
                <w:rFonts w:ascii="Verdana" w:hAnsi="Verdana"/>
                <w:i w:val="0"/>
                <w:sz w:val="36"/>
                <w:szCs w:val="36"/>
              </w:rPr>
            </w:pPr>
            <w:bookmarkStart w:id="9" w:name="_Toc150429311"/>
            <w:bookmarkStart w:id="10" w:name="_Toc190865980"/>
            <w:bookmarkStart w:id="11" w:name="_Hlk150342486"/>
            <w:bookmarkStart w:id="12" w:name="OLE_LINK75"/>
            <w:bookmarkEnd w:id="3"/>
            <w:bookmarkEnd w:id="7"/>
            <w:r w:rsidRPr="00D2764C">
              <w:rPr>
                <w:rFonts w:ascii="Verdana" w:hAnsi="Verdana"/>
                <w:i w:val="0"/>
              </w:rPr>
              <w:t xml:space="preserve">View </w:t>
            </w:r>
            <w:r w:rsidR="00590A5B">
              <w:rPr>
                <w:rFonts w:ascii="Verdana" w:hAnsi="Verdana"/>
                <w:i w:val="0"/>
              </w:rPr>
              <w:t>Mail Order History</w:t>
            </w:r>
            <w:r w:rsidR="00590A5B" w:rsidRPr="00D2764C">
              <w:rPr>
                <w:rFonts w:ascii="Verdana" w:hAnsi="Verdana"/>
                <w:i w:val="0"/>
              </w:rPr>
              <w:t xml:space="preserve"> </w:t>
            </w:r>
            <w:r w:rsidRPr="00D2764C">
              <w:rPr>
                <w:rFonts w:ascii="Verdana" w:hAnsi="Verdana"/>
                <w:i w:val="0"/>
              </w:rPr>
              <w:t>Details and Status</w:t>
            </w:r>
            <w:bookmarkEnd w:id="9"/>
            <w:bookmarkEnd w:id="10"/>
          </w:p>
        </w:tc>
      </w:tr>
    </w:tbl>
    <w:bookmarkEnd w:id="11"/>
    <w:p w14:paraId="1D745842" w14:textId="77777777" w:rsidR="002D365B" w:rsidRPr="00D05E42" w:rsidRDefault="002D365B" w:rsidP="00D9161F">
      <w:pPr>
        <w:spacing w:before="120" w:after="120" w:line="240" w:lineRule="auto"/>
        <w:contextualSpacing/>
        <w:rPr>
          <w:rFonts w:eastAsia="Calibri" w:cs="Times New Roman"/>
          <w:b/>
          <w:bCs/>
          <w:szCs w:val="24"/>
        </w:rPr>
      </w:pPr>
      <w:r w:rsidRPr="00D05E42">
        <w:rPr>
          <w:rFonts w:eastAsia="Calibri" w:cs="Times New Roman"/>
          <w:b/>
          <w:bCs/>
          <w:szCs w:val="24"/>
        </w:rPr>
        <w:t>Notes:</w:t>
      </w:r>
    </w:p>
    <w:p w14:paraId="136AAF13" w14:textId="77777777" w:rsidR="002D365B" w:rsidRPr="00BD7026" w:rsidRDefault="002D365B" w:rsidP="0034783F">
      <w:pPr>
        <w:pStyle w:val="TOC1"/>
        <w:numPr>
          <w:ilvl w:val="0"/>
          <w:numId w:val="14"/>
        </w:numPr>
        <w:rPr>
          <w:b/>
        </w:rPr>
      </w:pPr>
      <w:r w:rsidRPr="00BD7026">
        <w:t xml:space="preserve">Order Status - The status of the entire Order. </w:t>
      </w:r>
    </w:p>
    <w:p w14:paraId="7ECB303C" w14:textId="77777777" w:rsidR="002D365B" w:rsidRPr="00BD7026" w:rsidRDefault="002D365B" w:rsidP="0034783F">
      <w:pPr>
        <w:pStyle w:val="TOC1"/>
        <w:numPr>
          <w:ilvl w:val="0"/>
          <w:numId w:val="14"/>
        </w:numPr>
        <w:rPr>
          <w:b/>
        </w:rPr>
      </w:pPr>
      <w:r w:rsidRPr="00BD7026">
        <w:t>Status/Rx Status - The status of each Rx within the Order.</w:t>
      </w:r>
    </w:p>
    <w:p w14:paraId="540660D0" w14:textId="77777777" w:rsidR="004C7018" w:rsidRDefault="004C7018" w:rsidP="00D9161F">
      <w:pPr>
        <w:pStyle w:val="ListParagraph"/>
        <w:spacing w:before="120" w:after="120" w:line="240" w:lineRule="auto"/>
        <w:ind w:left="0"/>
        <w:rPr>
          <w:rFonts w:eastAsia="Calibri" w:cs="Times New Roman"/>
          <w:szCs w:val="24"/>
        </w:rPr>
      </w:pPr>
    </w:p>
    <w:bookmarkEnd w:id="12"/>
    <w:p w14:paraId="13BCDE83" w14:textId="77777777" w:rsidR="00F754D8" w:rsidRPr="0007119C" w:rsidRDefault="0007119C" w:rsidP="00D9161F">
      <w:pPr>
        <w:spacing w:before="120" w:after="120" w:line="240" w:lineRule="auto"/>
        <w:rPr>
          <w:rFonts w:eastAsia="Times New Roman" w:cs="Times New Roman"/>
          <w:szCs w:val="24"/>
        </w:rPr>
      </w:pPr>
      <w:r>
        <w:rPr>
          <w:rFonts w:eastAsia="Calibri" w:cs="Times New Roman"/>
          <w:noProof/>
          <w:szCs w:val="24"/>
        </w:rPr>
        <w:drawing>
          <wp:inline distT="0" distB="0" distL="0" distR="0" wp14:anchorId="78873973" wp14:editId="76B3EF41">
            <wp:extent cx="238095" cy="20952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Calibri" w:cs="Times New Roman"/>
          <w:szCs w:val="24"/>
        </w:rPr>
        <w:t xml:space="preserve"> </w:t>
      </w:r>
      <w:r w:rsidR="00F754D8" w:rsidRPr="0007119C">
        <w:rPr>
          <w:rFonts w:eastAsia="Calibri" w:cs="Times New Roman"/>
          <w:szCs w:val="24"/>
        </w:rPr>
        <w:t xml:space="preserve">If </w:t>
      </w:r>
      <w:proofErr w:type="gramStart"/>
      <w:r w:rsidR="00F754D8" w:rsidRPr="0007119C">
        <w:rPr>
          <w:rFonts w:eastAsia="Calibri" w:cs="Times New Roman"/>
          <w:b/>
          <w:szCs w:val="24"/>
        </w:rPr>
        <w:t>Order</w:t>
      </w:r>
      <w:proofErr w:type="gramEnd"/>
      <w:r w:rsidR="00F754D8" w:rsidRPr="0007119C">
        <w:rPr>
          <w:rFonts w:eastAsia="Calibri" w:cs="Times New Roman"/>
          <w:szCs w:val="24"/>
        </w:rPr>
        <w:t xml:space="preserve"> </w:t>
      </w:r>
      <w:r w:rsidR="00F754D8" w:rsidRPr="0007119C">
        <w:rPr>
          <w:rFonts w:eastAsia="Calibri" w:cs="Times New Roman"/>
          <w:b/>
          <w:szCs w:val="24"/>
        </w:rPr>
        <w:t>Status</w:t>
      </w:r>
      <w:r w:rsidR="00F754D8" w:rsidRPr="0007119C">
        <w:rPr>
          <w:rFonts w:eastAsia="Calibri" w:cs="Times New Roman"/>
          <w:szCs w:val="24"/>
        </w:rPr>
        <w:t xml:space="preserve"> show</w:t>
      </w:r>
      <w:r w:rsidR="0032544E" w:rsidRPr="0007119C">
        <w:rPr>
          <w:rFonts w:eastAsia="Calibri" w:cs="Times New Roman"/>
          <w:szCs w:val="24"/>
        </w:rPr>
        <w:t>s</w:t>
      </w:r>
      <w:r w:rsidR="00F754D8" w:rsidRPr="0007119C">
        <w:rPr>
          <w:rFonts w:eastAsia="Calibri" w:cs="Times New Roman"/>
          <w:szCs w:val="24"/>
        </w:rPr>
        <w:t xml:space="preserve"> </w:t>
      </w:r>
      <w:r w:rsidR="001B62B8" w:rsidRPr="0007119C">
        <w:rPr>
          <w:rFonts w:eastAsia="Calibri" w:cs="Times New Roman"/>
          <w:b/>
          <w:szCs w:val="24"/>
        </w:rPr>
        <w:t>Shipped</w:t>
      </w:r>
      <w:r w:rsidR="00131530" w:rsidRPr="0007119C">
        <w:rPr>
          <w:rFonts w:eastAsia="Calibri" w:cs="Times New Roman"/>
          <w:szCs w:val="24"/>
        </w:rPr>
        <w:t xml:space="preserve">, </w:t>
      </w:r>
      <w:r w:rsidR="00131530" w:rsidRPr="0007119C">
        <w:rPr>
          <w:rFonts w:eastAsia="Times New Roman" w:cs="Times New Roman"/>
          <w:szCs w:val="24"/>
        </w:rPr>
        <w:t>p</w:t>
      </w:r>
      <w:r w:rsidR="00F754D8" w:rsidRPr="0007119C">
        <w:rPr>
          <w:rFonts w:eastAsia="Times New Roman" w:cs="Times New Roman"/>
          <w:szCs w:val="24"/>
        </w:rPr>
        <w:t>ayment</w:t>
      </w:r>
      <w:r w:rsidR="00131530" w:rsidRPr="0007119C">
        <w:rPr>
          <w:rFonts w:eastAsia="Times New Roman" w:cs="Times New Roman"/>
          <w:szCs w:val="24"/>
        </w:rPr>
        <w:t xml:space="preserve"> method and shipping a</w:t>
      </w:r>
      <w:r w:rsidR="000D0A74" w:rsidRPr="0007119C">
        <w:rPr>
          <w:rFonts w:eastAsia="Times New Roman" w:cs="Times New Roman"/>
          <w:szCs w:val="24"/>
        </w:rPr>
        <w:t>ddress</w:t>
      </w:r>
      <w:r w:rsidR="00F754D8" w:rsidRPr="0007119C">
        <w:rPr>
          <w:rFonts w:eastAsia="Times New Roman" w:cs="Times New Roman"/>
          <w:szCs w:val="24"/>
        </w:rPr>
        <w:t xml:space="preserve"> information </w:t>
      </w:r>
      <w:r w:rsidR="006B3F3D" w:rsidRPr="0007119C">
        <w:rPr>
          <w:rFonts w:eastAsia="Times New Roman" w:cs="Times New Roman"/>
          <w:szCs w:val="24"/>
        </w:rPr>
        <w:t>for the order</w:t>
      </w:r>
      <w:r w:rsidR="00F754D8" w:rsidRPr="0007119C">
        <w:rPr>
          <w:rFonts w:eastAsia="Times New Roman" w:cs="Times New Roman"/>
          <w:szCs w:val="24"/>
        </w:rPr>
        <w:t xml:space="preserve"> </w:t>
      </w:r>
      <w:r w:rsidR="00F754D8" w:rsidRPr="0007119C">
        <w:rPr>
          <w:rFonts w:eastAsia="Times New Roman" w:cs="Times New Roman"/>
          <w:b/>
          <w:szCs w:val="24"/>
        </w:rPr>
        <w:t>CANNOT</w:t>
      </w:r>
      <w:r w:rsidR="00F754D8" w:rsidRPr="0007119C">
        <w:rPr>
          <w:rFonts w:eastAsia="Times New Roman" w:cs="Times New Roman"/>
          <w:szCs w:val="24"/>
        </w:rPr>
        <w:t xml:space="preserve"> be updated</w:t>
      </w:r>
      <w:r w:rsidR="004A2140" w:rsidRPr="0007119C">
        <w:rPr>
          <w:rFonts w:eastAsia="Times New Roman" w:cs="Times New Roman"/>
          <w:szCs w:val="24"/>
        </w:rPr>
        <w:t>.</w:t>
      </w:r>
    </w:p>
    <w:p w14:paraId="4FB0FDFD" w14:textId="5CA17199" w:rsidR="00F754D8" w:rsidRDefault="0078330E" w:rsidP="009479A6">
      <w:pPr>
        <w:pStyle w:val="TOC1"/>
      </w:pPr>
      <w:r w:rsidRPr="007118E4">
        <w:t>Advise the</w:t>
      </w:r>
      <w:r w:rsidR="00F754D8" w:rsidRPr="007118E4">
        <w:t xml:space="preserve"> member </w:t>
      </w:r>
      <w:r w:rsidR="00C4521D" w:rsidRPr="007118E4">
        <w:t xml:space="preserve">that </w:t>
      </w:r>
      <w:r w:rsidR="008F5126" w:rsidRPr="007118E4">
        <w:t xml:space="preserve">after the order has been </w:t>
      </w:r>
      <w:r w:rsidR="005766C5" w:rsidRPr="007118E4">
        <w:t>shipped,</w:t>
      </w:r>
      <w:r w:rsidR="005663A7">
        <w:t xml:space="preserve"> we can</w:t>
      </w:r>
      <w:r w:rsidR="00037B50">
        <w:t xml:space="preserve"> only</w:t>
      </w:r>
      <w:r w:rsidR="005663A7">
        <w:t xml:space="preserve"> </w:t>
      </w:r>
      <w:r w:rsidR="006A6866">
        <w:t xml:space="preserve">update the payment method and shipping address for </w:t>
      </w:r>
      <w:r w:rsidR="00037B50" w:rsidRPr="00E87F5F">
        <w:rPr>
          <w:b/>
        </w:rPr>
        <w:t>FUTURE</w:t>
      </w:r>
      <w:r w:rsidR="006A6866">
        <w:t xml:space="preserve"> orders</w:t>
      </w:r>
      <w:r w:rsidRPr="007118E4">
        <w:t xml:space="preserve"> </w:t>
      </w:r>
      <w:r w:rsidR="00F754D8" w:rsidRPr="007118E4">
        <w:t xml:space="preserve">or </w:t>
      </w:r>
      <w:r w:rsidR="006A6866">
        <w:t xml:space="preserve">they can </w:t>
      </w:r>
      <w:r w:rsidR="00F754D8" w:rsidRPr="007118E4">
        <w:t xml:space="preserve">go to Caremark.com to update </w:t>
      </w:r>
      <w:r w:rsidR="00037B50">
        <w:t xml:space="preserve">the information for </w:t>
      </w:r>
      <w:r w:rsidR="00E87F5F" w:rsidRPr="00E87F5F">
        <w:rPr>
          <w:b/>
        </w:rPr>
        <w:t>FUTURE</w:t>
      </w:r>
      <w:r w:rsidR="00037B50">
        <w:t xml:space="preserve"> orders</w:t>
      </w:r>
      <w:r w:rsidR="00E91A99">
        <w:t>.</w:t>
      </w:r>
    </w:p>
    <w:p w14:paraId="540CA7CE" w14:textId="77777777" w:rsidR="00037B50" w:rsidRPr="00037B50" w:rsidRDefault="00037B50" w:rsidP="00D9161F">
      <w:pPr>
        <w:spacing w:before="120" w:after="120"/>
      </w:pPr>
    </w:p>
    <w:p w14:paraId="048E5BF6" w14:textId="628D04A4" w:rsidR="00F11C1C" w:rsidRDefault="00533B50" w:rsidP="00D9161F">
      <w:pPr>
        <w:spacing w:before="120" w:after="120" w:line="240" w:lineRule="auto"/>
        <w:textAlignment w:val="top"/>
        <w:rPr>
          <w:szCs w:val="24"/>
        </w:rPr>
      </w:pPr>
      <w:r>
        <w:rPr>
          <w:b/>
          <w:bCs/>
          <w:szCs w:val="24"/>
        </w:rPr>
        <w:t>Reminders</w:t>
      </w:r>
      <w:r w:rsidR="00AE68B7">
        <w:rPr>
          <w:b/>
          <w:bCs/>
          <w:szCs w:val="24"/>
        </w:rPr>
        <w:t xml:space="preserve">: </w:t>
      </w:r>
      <w:r w:rsidR="00F11C1C">
        <w:rPr>
          <w:szCs w:val="24"/>
        </w:rPr>
        <w:t>When checking the status of an order:</w:t>
      </w:r>
    </w:p>
    <w:p w14:paraId="3F32E34E" w14:textId="164A85A9" w:rsidR="0043568C" w:rsidRDefault="002E1C40" w:rsidP="008A095D">
      <w:pPr>
        <w:pStyle w:val="ListParagraph"/>
        <w:numPr>
          <w:ilvl w:val="0"/>
          <w:numId w:val="25"/>
        </w:numPr>
        <w:spacing w:before="120" w:after="120" w:line="240" w:lineRule="auto"/>
        <w:textAlignment w:val="top"/>
        <w:rPr>
          <w:szCs w:val="24"/>
        </w:rPr>
      </w:pPr>
      <w:r w:rsidRPr="002E1C40">
        <w:rPr>
          <w:szCs w:val="24"/>
        </w:rPr>
        <w:t xml:space="preserve">Ask </w:t>
      </w:r>
      <w:proofErr w:type="gramStart"/>
      <w:r w:rsidRPr="002E1C40">
        <w:rPr>
          <w:szCs w:val="24"/>
        </w:rPr>
        <w:t>member</w:t>
      </w:r>
      <w:proofErr w:type="gramEnd"/>
      <w:r w:rsidRPr="002E1C40">
        <w:rPr>
          <w:szCs w:val="24"/>
        </w:rPr>
        <w:t xml:space="preserve"> how much medication they have on hand.  </w:t>
      </w:r>
    </w:p>
    <w:p w14:paraId="37A22275" w14:textId="681BF467" w:rsidR="000967B4" w:rsidRDefault="004F7CF2" w:rsidP="000967B4">
      <w:pPr>
        <w:pStyle w:val="ListParagraph"/>
        <w:numPr>
          <w:ilvl w:val="1"/>
          <w:numId w:val="25"/>
        </w:numPr>
        <w:spacing w:before="120" w:after="120" w:line="240" w:lineRule="auto"/>
        <w:textAlignment w:val="top"/>
        <w:rPr>
          <w:szCs w:val="24"/>
        </w:rPr>
      </w:pPr>
      <w:r>
        <w:rPr>
          <w:noProof/>
          <w:szCs w:val="24"/>
        </w:rPr>
        <w:drawing>
          <wp:inline distT="0" distB="0" distL="0" distR="0" wp14:anchorId="02055A5F" wp14:editId="7DA5C1B6">
            <wp:extent cx="304762" cy="304762"/>
            <wp:effectExtent l="0" t="0" r="635" b="635"/>
            <wp:docPr id="12947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46260" name="Picture 1294746260"/>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szCs w:val="24"/>
        </w:rPr>
        <w:t xml:space="preserve"> </w:t>
      </w:r>
      <w:r w:rsidR="00BC7853">
        <w:rPr>
          <w:szCs w:val="24"/>
        </w:rPr>
        <w:t>The reason we ask for days</w:t>
      </w:r>
      <w:r w:rsidR="002159A9">
        <w:rPr>
          <w:szCs w:val="24"/>
        </w:rPr>
        <w:t>’</w:t>
      </w:r>
      <w:r w:rsidR="00BC7853">
        <w:rPr>
          <w:szCs w:val="24"/>
        </w:rPr>
        <w:t xml:space="preserve"> supply on hand is to ensure that our members do not run out of or go without </w:t>
      </w:r>
      <w:proofErr w:type="gramStart"/>
      <w:r w:rsidR="00BC7853">
        <w:rPr>
          <w:szCs w:val="24"/>
        </w:rPr>
        <w:t>needed medications</w:t>
      </w:r>
      <w:proofErr w:type="gramEnd"/>
      <w:r w:rsidR="00BC7853">
        <w:rPr>
          <w:szCs w:val="24"/>
        </w:rPr>
        <w:t>.</w:t>
      </w:r>
      <w:r w:rsidR="00DC38E3">
        <w:rPr>
          <w:szCs w:val="24"/>
        </w:rPr>
        <w:t xml:space="preserve"> </w:t>
      </w:r>
      <w:r w:rsidR="00BC7853">
        <w:rPr>
          <w:szCs w:val="24"/>
        </w:rPr>
        <w:t xml:space="preserve">We want to show empathy and provide options for our members. We do not want to assume the member </w:t>
      </w:r>
      <w:r w:rsidR="00E27FA8">
        <w:rPr>
          <w:szCs w:val="24"/>
        </w:rPr>
        <w:t xml:space="preserve">has the medications they need until they receive their next supply.  </w:t>
      </w:r>
    </w:p>
    <w:p w14:paraId="6DAE1136" w14:textId="035B0053" w:rsidR="000414A5" w:rsidRDefault="004F7CF2" w:rsidP="000967B4">
      <w:pPr>
        <w:pStyle w:val="ListParagraph"/>
        <w:numPr>
          <w:ilvl w:val="1"/>
          <w:numId w:val="25"/>
        </w:numPr>
        <w:spacing w:before="120" w:after="120" w:line="240" w:lineRule="auto"/>
        <w:textAlignment w:val="top"/>
        <w:rPr>
          <w:szCs w:val="24"/>
        </w:rPr>
      </w:pPr>
      <w:r>
        <w:rPr>
          <w:noProof/>
          <w:szCs w:val="24"/>
        </w:rPr>
        <w:drawing>
          <wp:inline distT="0" distB="0" distL="0" distR="0" wp14:anchorId="4E439641" wp14:editId="11E81F32">
            <wp:extent cx="304762" cy="304762"/>
            <wp:effectExtent l="0" t="0" r="635" b="635"/>
            <wp:docPr id="144811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46260" name="Picture 1294746260"/>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szCs w:val="24"/>
        </w:rPr>
        <w:t xml:space="preserve"> </w:t>
      </w:r>
      <w:r w:rsidR="000D6171">
        <w:rPr>
          <w:szCs w:val="24"/>
        </w:rPr>
        <w:t>Understand the positive impacts to members</w:t>
      </w:r>
      <w:r w:rsidR="00AE68B7">
        <w:rPr>
          <w:szCs w:val="24"/>
        </w:rPr>
        <w:t xml:space="preserve">: </w:t>
      </w:r>
      <w:r w:rsidR="000D6171">
        <w:rPr>
          <w:szCs w:val="24"/>
        </w:rPr>
        <w:t>You will ensure that members do not run out of medication</w:t>
      </w:r>
      <w:r w:rsidR="002A4549">
        <w:rPr>
          <w:szCs w:val="24"/>
        </w:rPr>
        <w:t>,</w:t>
      </w:r>
      <w:r w:rsidR="000D6171">
        <w:rPr>
          <w:szCs w:val="24"/>
        </w:rPr>
        <w:t xml:space="preserve"> </w:t>
      </w:r>
      <w:r w:rsidR="009B305F">
        <w:rPr>
          <w:szCs w:val="24"/>
        </w:rPr>
        <w:t xml:space="preserve">and you will make them feel that you are looking out for them.  </w:t>
      </w:r>
    </w:p>
    <w:p w14:paraId="202149CA" w14:textId="5C2BE150" w:rsidR="009B305F" w:rsidRDefault="004F7CF2" w:rsidP="000967B4">
      <w:pPr>
        <w:pStyle w:val="ListParagraph"/>
        <w:numPr>
          <w:ilvl w:val="1"/>
          <w:numId w:val="25"/>
        </w:numPr>
        <w:spacing w:before="120" w:after="120" w:line="240" w:lineRule="auto"/>
        <w:textAlignment w:val="top"/>
        <w:rPr>
          <w:szCs w:val="24"/>
        </w:rPr>
      </w:pPr>
      <w:r>
        <w:rPr>
          <w:noProof/>
          <w:szCs w:val="24"/>
        </w:rPr>
        <w:drawing>
          <wp:inline distT="0" distB="0" distL="0" distR="0" wp14:anchorId="64B68F71" wp14:editId="4AA9C541">
            <wp:extent cx="304762" cy="304762"/>
            <wp:effectExtent l="0" t="0" r="635" b="635"/>
            <wp:docPr id="34773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46260" name="Picture 1294746260"/>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szCs w:val="24"/>
        </w:rPr>
        <w:t xml:space="preserve"> </w:t>
      </w:r>
      <w:r w:rsidR="009B305F">
        <w:rPr>
          <w:szCs w:val="24"/>
        </w:rPr>
        <w:t>Follow Compass guided language</w:t>
      </w:r>
      <w:r w:rsidR="006266AE">
        <w:rPr>
          <w:szCs w:val="24"/>
        </w:rPr>
        <w:t>.</w:t>
      </w:r>
      <w:r w:rsidR="002624AB">
        <w:rPr>
          <w:szCs w:val="24"/>
        </w:rPr>
        <w:t xml:space="preserve"> </w:t>
      </w:r>
      <w:r w:rsidR="006266AE">
        <w:rPr>
          <w:szCs w:val="24"/>
        </w:rPr>
        <w:t>F</w:t>
      </w:r>
      <w:r w:rsidR="002624AB">
        <w:rPr>
          <w:szCs w:val="24"/>
        </w:rPr>
        <w:t>or example</w:t>
      </w:r>
      <w:r w:rsidR="00AE68B7">
        <w:rPr>
          <w:szCs w:val="24"/>
        </w:rPr>
        <w:t xml:space="preserve">: </w:t>
      </w:r>
      <w:r w:rsidR="002624AB">
        <w:rPr>
          <w:szCs w:val="24"/>
        </w:rPr>
        <w:t xml:space="preserve">“Do you have more than </w:t>
      </w:r>
      <w:r w:rsidR="00B0735C">
        <w:rPr>
          <w:szCs w:val="24"/>
        </w:rPr>
        <w:t xml:space="preserve">a </w:t>
      </w:r>
      <w:r w:rsidR="002624AB">
        <w:rPr>
          <w:szCs w:val="24"/>
        </w:rPr>
        <w:t xml:space="preserve">5 days’ </w:t>
      </w:r>
      <w:r w:rsidR="00B0735C">
        <w:rPr>
          <w:szCs w:val="24"/>
        </w:rPr>
        <w:t>supply of medication on hand?”</w:t>
      </w:r>
      <w:r w:rsidR="00E009D8">
        <w:rPr>
          <w:szCs w:val="24"/>
        </w:rPr>
        <w:t>.</w:t>
      </w:r>
    </w:p>
    <w:p w14:paraId="646AA2D7" w14:textId="6A0AE653" w:rsidR="00F11C1C" w:rsidRPr="0068053A" w:rsidRDefault="000D0D5D" w:rsidP="008A095D">
      <w:pPr>
        <w:pStyle w:val="ListParagraph"/>
        <w:numPr>
          <w:ilvl w:val="0"/>
          <w:numId w:val="25"/>
        </w:numPr>
        <w:spacing w:before="120" w:after="120" w:line="240" w:lineRule="auto"/>
        <w:textAlignment w:val="top"/>
        <w:rPr>
          <w:szCs w:val="24"/>
        </w:rPr>
      </w:pPr>
      <w:r>
        <w:rPr>
          <w:szCs w:val="24"/>
        </w:rPr>
        <w:t>V</w:t>
      </w:r>
      <w:r w:rsidR="00F11C1C" w:rsidRPr="0068053A">
        <w:rPr>
          <w:szCs w:val="24"/>
        </w:rPr>
        <w:t xml:space="preserve">erify the order details such as the </w:t>
      </w:r>
      <w:r w:rsidR="00F11C1C" w:rsidRPr="0045155E">
        <w:rPr>
          <w:szCs w:val="24"/>
        </w:rPr>
        <w:t>name</w:t>
      </w:r>
      <w:r w:rsidR="00F11C1C" w:rsidRPr="0045155E">
        <w:rPr>
          <w:b/>
          <w:bCs/>
          <w:szCs w:val="24"/>
        </w:rPr>
        <w:t xml:space="preserve"> </w:t>
      </w:r>
      <w:r w:rsidR="00F11C1C" w:rsidRPr="0068053A">
        <w:rPr>
          <w:szCs w:val="24"/>
        </w:rPr>
        <w:t xml:space="preserve">of </w:t>
      </w:r>
      <w:r w:rsidR="0030678B">
        <w:rPr>
          <w:szCs w:val="24"/>
        </w:rPr>
        <w:t xml:space="preserve">provider, </w:t>
      </w:r>
      <w:r w:rsidR="00F11C1C" w:rsidRPr="0068053A">
        <w:rPr>
          <w:szCs w:val="24"/>
        </w:rPr>
        <w:t>medication, strength, and dosage with member.</w:t>
      </w:r>
    </w:p>
    <w:p w14:paraId="69F5EDF7" w14:textId="77777777" w:rsidR="00F11C1C" w:rsidRPr="0068053A" w:rsidRDefault="000D0D5D" w:rsidP="008A095D">
      <w:pPr>
        <w:pStyle w:val="ListParagraph"/>
        <w:numPr>
          <w:ilvl w:val="0"/>
          <w:numId w:val="25"/>
        </w:numPr>
        <w:spacing w:before="120" w:after="120" w:line="240" w:lineRule="auto"/>
        <w:textAlignment w:val="top"/>
        <w:rPr>
          <w:szCs w:val="24"/>
        </w:rPr>
      </w:pPr>
      <w:r>
        <w:rPr>
          <w:szCs w:val="24"/>
        </w:rPr>
        <w:t>V</w:t>
      </w:r>
      <w:r w:rsidR="00F11C1C" w:rsidRPr="0068053A">
        <w:rPr>
          <w:szCs w:val="24"/>
        </w:rPr>
        <w:t>erify shipping address</w:t>
      </w:r>
      <w:r w:rsidR="00F11C1C">
        <w:rPr>
          <w:szCs w:val="24"/>
        </w:rPr>
        <w:t xml:space="preserve">, </w:t>
      </w:r>
      <w:r w:rsidR="00F11C1C" w:rsidRPr="0068053A">
        <w:rPr>
          <w:szCs w:val="24"/>
        </w:rPr>
        <w:t>call back number</w:t>
      </w:r>
      <w:r w:rsidR="00F11C1C">
        <w:rPr>
          <w:szCs w:val="24"/>
        </w:rPr>
        <w:t>, and messaging alert preferences</w:t>
      </w:r>
      <w:r w:rsidR="00F11C1C" w:rsidRPr="0068053A">
        <w:rPr>
          <w:szCs w:val="24"/>
        </w:rPr>
        <w:t xml:space="preserve"> with the member.</w:t>
      </w:r>
    </w:p>
    <w:p w14:paraId="1AB71119" w14:textId="77777777" w:rsidR="003F34A1" w:rsidRDefault="00F11C1C" w:rsidP="008A095D">
      <w:pPr>
        <w:pStyle w:val="ListParagraph"/>
        <w:numPr>
          <w:ilvl w:val="0"/>
          <w:numId w:val="25"/>
        </w:numPr>
        <w:spacing w:before="120" w:after="120" w:line="240" w:lineRule="auto"/>
        <w:textAlignment w:val="top"/>
        <w:rPr>
          <w:szCs w:val="24"/>
        </w:rPr>
      </w:pPr>
      <w:r w:rsidRPr="0068053A">
        <w:rPr>
          <w:szCs w:val="24"/>
        </w:rPr>
        <w:t>Educate</w:t>
      </w:r>
      <w:r>
        <w:rPr>
          <w:szCs w:val="24"/>
        </w:rPr>
        <w:t xml:space="preserve"> the</w:t>
      </w:r>
      <w:r w:rsidRPr="0068053A">
        <w:rPr>
          <w:szCs w:val="24"/>
        </w:rPr>
        <w:t xml:space="preserve"> </w:t>
      </w:r>
      <w:proofErr w:type="gramStart"/>
      <w:r w:rsidRPr="0068053A">
        <w:rPr>
          <w:szCs w:val="24"/>
        </w:rPr>
        <w:t>member</w:t>
      </w:r>
      <w:proofErr w:type="gramEnd"/>
      <w:r w:rsidRPr="0068053A">
        <w:rPr>
          <w:szCs w:val="24"/>
        </w:rPr>
        <w:t xml:space="preserve"> on the advantages of Caremark.com</w:t>
      </w:r>
      <w:r>
        <w:rPr>
          <w:szCs w:val="24"/>
        </w:rPr>
        <w:t xml:space="preserve"> such as placing refill orders, checking the status of orders, and checking coverage for medications.</w:t>
      </w:r>
      <w:r w:rsidRPr="0068053A">
        <w:rPr>
          <w:szCs w:val="24"/>
        </w:rPr>
        <w:t xml:space="preserve"> </w:t>
      </w:r>
      <w:r>
        <w:rPr>
          <w:szCs w:val="24"/>
        </w:rPr>
        <w:t>Offer to send</w:t>
      </w:r>
      <w:r w:rsidRPr="0068053A">
        <w:rPr>
          <w:szCs w:val="24"/>
        </w:rPr>
        <w:t xml:space="preserve"> a registration link if </w:t>
      </w:r>
      <w:r>
        <w:rPr>
          <w:szCs w:val="24"/>
        </w:rPr>
        <w:t>the member is not yet registered.</w:t>
      </w:r>
    </w:p>
    <w:p w14:paraId="7C17A2ED" w14:textId="77777777" w:rsidR="00F11C1C" w:rsidRPr="0068053A" w:rsidRDefault="003F34A1" w:rsidP="008A095D">
      <w:pPr>
        <w:pStyle w:val="ListParagraph"/>
        <w:numPr>
          <w:ilvl w:val="0"/>
          <w:numId w:val="25"/>
        </w:numPr>
        <w:spacing w:before="120" w:after="120" w:line="240" w:lineRule="auto"/>
        <w:textAlignment w:val="top"/>
        <w:rPr>
          <w:szCs w:val="24"/>
        </w:rPr>
      </w:pPr>
      <w:r>
        <w:rPr>
          <w:szCs w:val="24"/>
        </w:rPr>
        <w:t xml:space="preserve">For information related to the time it will take to process a prescription, refer to </w:t>
      </w:r>
      <w:hyperlink r:id="rId14" w:anchor="!/view?docid=31ee69db-e3d5-4717-b336-23ca51f1191e" w:history="1">
        <w:r w:rsidRPr="005448FC">
          <w:rPr>
            <w:rStyle w:val="Hyperlink"/>
            <w:szCs w:val="24"/>
          </w:rPr>
          <w:t xml:space="preserve">Compass </w:t>
        </w:r>
        <w:r w:rsidR="005448FC" w:rsidRPr="005448FC">
          <w:rPr>
            <w:rStyle w:val="Hyperlink"/>
            <w:szCs w:val="24"/>
          </w:rPr>
          <w:t>–</w:t>
        </w:r>
        <w:r w:rsidRPr="005448FC">
          <w:rPr>
            <w:rStyle w:val="Hyperlink"/>
            <w:szCs w:val="24"/>
          </w:rPr>
          <w:t xml:space="preserve"> Order Shipping Turn Around Time (TAT)</w:t>
        </w:r>
        <w:r w:rsidR="005448FC" w:rsidRPr="005448FC">
          <w:rPr>
            <w:rStyle w:val="Hyperlink"/>
            <w:szCs w:val="24"/>
          </w:rPr>
          <w:t xml:space="preserve"> (062824)</w:t>
        </w:r>
      </w:hyperlink>
      <w:r w:rsidR="005448FC">
        <w:rPr>
          <w:szCs w:val="24"/>
        </w:rPr>
        <w:t>.</w:t>
      </w:r>
    </w:p>
    <w:p w14:paraId="31D25CCD" w14:textId="77777777" w:rsidR="00F754D8" w:rsidRDefault="00F754D8" w:rsidP="00D9161F">
      <w:pPr>
        <w:spacing w:before="120" w:after="120" w:line="240" w:lineRule="auto"/>
        <w:rPr>
          <w:rFonts w:eastAsia="Calibri" w:cs="Times New Roman"/>
          <w:szCs w:val="24"/>
        </w:rPr>
      </w:pPr>
    </w:p>
    <w:p w14:paraId="6E3F044E" w14:textId="7384A69B" w:rsidR="005D0961" w:rsidRPr="00153EBF" w:rsidRDefault="005D0961" w:rsidP="00D9161F">
      <w:pPr>
        <w:spacing w:before="120" w:after="120" w:line="240" w:lineRule="auto"/>
        <w:rPr>
          <w:rFonts w:eastAsia="Calibri" w:cs="Times New Roman"/>
          <w:szCs w:val="24"/>
        </w:rPr>
      </w:pPr>
      <w:r>
        <w:rPr>
          <w:b/>
          <w:bCs/>
          <w:noProof/>
          <w:color w:val="000000"/>
        </w:rPr>
        <w:drawing>
          <wp:inline distT="0" distB="0" distL="0" distR="0" wp14:anchorId="6FEE81D4" wp14:editId="2BF78D8A">
            <wp:extent cx="238095" cy="209524"/>
            <wp:effectExtent l="0" t="0" r="0" b="635"/>
            <wp:docPr id="846246018" name="Picture 84624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b/>
          <w:bCs/>
          <w:color w:val="000000"/>
        </w:rPr>
        <w:t xml:space="preserve"> </w:t>
      </w:r>
      <w:r w:rsidRPr="008213FC">
        <w:rPr>
          <w:b/>
          <w:bCs/>
          <w:color w:val="000000"/>
        </w:rPr>
        <w:t>Note</w:t>
      </w:r>
      <w:r w:rsidR="00AE68B7">
        <w:rPr>
          <w:b/>
          <w:bCs/>
          <w:color w:val="000000"/>
        </w:rPr>
        <w:t xml:space="preserve">: </w:t>
      </w:r>
      <w:r>
        <w:rPr>
          <w:color w:val="000000"/>
        </w:rPr>
        <w:t>For all situations where a member is at risk of being low or out of medication due to shipping, refer to</w:t>
      </w:r>
      <w:r w:rsidR="00536439">
        <w:rPr>
          <w:color w:val="000000"/>
        </w:rPr>
        <w:t xml:space="preserve"> </w:t>
      </w:r>
      <w:hyperlink r:id="rId16" w:anchor="!/view?docid=91f73b9d-e568-48dd-9ab4-88cb2654d4c9" w:history="1">
        <w:r w:rsidR="00536439" w:rsidRPr="00536439">
          <w:rPr>
            <w:rStyle w:val="Hyperlink"/>
          </w:rPr>
          <w:t>Compass – Member Low or Out of Medication (063003)</w:t>
        </w:r>
      </w:hyperlink>
      <w:r>
        <w:rPr>
          <w:color w:val="000000"/>
        </w:rPr>
        <w:t> </w:t>
      </w:r>
      <w:hyperlink r:id="rId17" w:anchor="!/view?docid=91f73b9d-e568-48dd-9ab4-88cb2654d4c9" w:tgtFrame="_blank" w:history="1">
        <w:r w:rsidR="00F27EE2">
          <w:rPr>
            <w:rStyle w:val="Hyperlink"/>
          </w:rPr>
          <w:t>https://thesource.cvshealth.com/nuxeo/thesource/ (063003)</w:t>
        </w:r>
      </w:hyperlink>
      <w:r w:rsidR="0030678B" w:rsidRPr="00536439">
        <w:rPr>
          <w:rStyle w:val="Hyperlink"/>
          <w:color w:val="auto"/>
          <w:u w:val="none"/>
        </w:rPr>
        <w:t xml:space="preserve"> or </w:t>
      </w:r>
      <w:hyperlink r:id="rId18" w:anchor="!/view?docid=c10d717e-f397-4f10-8fb6-3731cd856f5c" w:history="1">
        <w:r w:rsidR="0030678B" w:rsidRPr="00AD63AF">
          <w:rPr>
            <w:rStyle w:val="Hyperlink"/>
          </w:rPr>
          <w:t>Compass – Search for CVS Retail Inventory and View Claim Details (</w:t>
        </w:r>
        <w:proofErr w:type="spellStart"/>
        <w:r w:rsidR="0030678B" w:rsidRPr="00AD63AF">
          <w:rPr>
            <w:rStyle w:val="Hyperlink"/>
          </w:rPr>
          <w:t>RxConnect</w:t>
        </w:r>
        <w:proofErr w:type="spellEnd"/>
        <w:r w:rsidR="0030678B" w:rsidRPr="00AD63AF">
          <w:rPr>
            <w:rStyle w:val="Hyperlink"/>
          </w:rPr>
          <w:t>) (066768)</w:t>
        </w:r>
      </w:hyperlink>
      <w:r>
        <w:rPr>
          <w:color w:val="000000"/>
        </w:rPr>
        <w:t>.</w:t>
      </w:r>
    </w:p>
    <w:p w14:paraId="02950A64" w14:textId="77777777" w:rsidR="005D0961" w:rsidRDefault="005D0961" w:rsidP="00D9161F">
      <w:pPr>
        <w:spacing w:before="120" w:after="120" w:line="240" w:lineRule="auto"/>
        <w:rPr>
          <w:rFonts w:eastAsia="Calibri" w:cs="Times New Roman"/>
          <w:szCs w:val="24"/>
        </w:rPr>
      </w:pPr>
    </w:p>
    <w:p w14:paraId="2ABC6117" w14:textId="0832EA91" w:rsidR="0030678B" w:rsidRPr="0030678B" w:rsidRDefault="00DE5EE8" w:rsidP="00D9161F">
      <w:pPr>
        <w:spacing w:before="120" w:after="120" w:line="240" w:lineRule="auto"/>
        <w:rPr>
          <w:rFonts w:eastAsia="Calibri" w:cs="Times New Roman"/>
          <w:szCs w:val="24"/>
        </w:rPr>
      </w:pPr>
      <w:r>
        <w:rPr>
          <w:rFonts w:eastAsia="Calibri" w:cs="Times New Roman"/>
          <w:b/>
          <w:bCs/>
          <w:szCs w:val="24"/>
        </w:rPr>
        <w:t>N</w:t>
      </w:r>
      <w:r w:rsidR="0030678B">
        <w:rPr>
          <w:rFonts w:eastAsia="Calibri" w:cs="Times New Roman"/>
          <w:b/>
          <w:bCs/>
          <w:szCs w:val="24"/>
        </w:rPr>
        <w:t>ote</w:t>
      </w:r>
      <w:r w:rsidR="00AE68B7">
        <w:rPr>
          <w:rFonts w:eastAsia="Calibri" w:cs="Times New Roman"/>
          <w:b/>
          <w:bCs/>
          <w:szCs w:val="24"/>
        </w:rPr>
        <w:t xml:space="preserve">: </w:t>
      </w:r>
      <w:r w:rsidR="0030678B">
        <w:rPr>
          <w:rFonts w:eastAsia="Calibri" w:cs="Times New Roman"/>
          <w:szCs w:val="24"/>
        </w:rPr>
        <w:t xml:space="preserve">Refer to the </w:t>
      </w:r>
      <w:hyperlink r:id="rId19" w:anchor="!/view?docid=5b354e50-0d15-42d0-b9c2-0711ea02d9ce" w:history="1">
        <w:r w:rsidR="0030678B" w:rsidRPr="0030678B">
          <w:rPr>
            <w:rStyle w:val="Hyperlink"/>
            <w:rFonts w:eastAsia="Calibri" w:cs="Times New Roman"/>
            <w:szCs w:val="24"/>
          </w:rPr>
          <w:t>HIPAA Grid (028920)</w:t>
        </w:r>
      </w:hyperlink>
      <w:r w:rsidR="0030678B">
        <w:rPr>
          <w:rFonts w:eastAsia="Calibri" w:cs="Times New Roman"/>
          <w:szCs w:val="24"/>
        </w:rPr>
        <w:t xml:space="preserve"> when making any changes to an order if you are not speaking to the member directly. </w:t>
      </w:r>
    </w:p>
    <w:p w14:paraId="17E58321" w14:textId="77777777" w:rsidR="0030678B" w:rsidRDefault="0030678B" w:rsidP="00D9161F">
      <w:pPr>
        <w:spacing w:before="120" w:after="120" w:line="240" w:lineRule="auto"/>
        <w:rPr>
          <w:rFonts w:eastAsia="Calibri" w:cs="Times New Roman"/>
          <w:szCs w:val="24"/>
        </w:rPr>
      </w:pPr>
    </w:p>
    <w:p w14:paraId="5AE45650" w14:textId="77777777" w:rsidR="002F41D9" w:rsidRDefault="002F41D9" w:rsidP="00D9161F">
      <w:pPr>
        <w:spacing w:before="120" w:after="120" w:line="252" w:lineRule="auto"/>
        <w:rPr>
          <w:rFonts w:eastAsia="Calibri" w:cs="Times New Roman"/>
          <w:szCs w:val="24"/>
        </w:rPr>
      </w:pPr>
      <w:r>
        <w:rPr>
          <w:rFonts w:eastAsia="Calibri" w:cs="Times New Roman"/>
          <w:szCs w:val="24"/>
        </w:rPr>
        <w:t>To view order details</w:t>
      </w:r>
      <w:r w:rsidR="007A1D30">
        <w:rPr>
          <w:rFonts w:eastAsia="Calibri" w:cs="Times New Roman"/>
          <w:szCs w:val="24"/>
        </w:rPr>
        <w:t xml:space="preserve"> and status</w:t>
      </w:r>
      <w:r>
        <w:rPr>
          <w:rFonts w:eastAsia="Calibri" w:cs="Times New Roman"/>
          <w:szCs w:val="24"/>
        </w:rPr>
        <w:t>, follow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367"/>
        <w:gridCol w:w="1242"/>
        <w:gridCol w:w="573"/>
        <w:gridCol w:w="9026"/>
      </w:tblGrid>
      <w:tr w:rsidR="00E266DC" w14:paraId="47CC77E1" w14:textId="77777777" w:rsidTr="00A91573">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D0264A" w14:textId="77777777" w:rsidR="002F41D9" w:rsidRDefault="002F41D9" w:rsidP="00AE17CE">
            <w:pPr>
              <w:spacing w:before="120" w:after="120" w:line="240" w:lineRule="auto"/>
              <w:jc w:val="center"/>
              <w:rPr>
                <w:rFonts w:eastAsia="Calibri" w:cs="Times New Roman"/>
                <w:b/>
                <w:szCs w:val="24"/>
              </w:rPr>
            </w:pPr>
            <w:r>
              <w:rPr>
                <w:rFonts w:eastAsia="Calibri" w:cs="Times New Roman"/>
                <w:b/>
                <w:szCs w:val="24"/>
              </w:rPr>
              <w:t>Step</w:t>
            </w:r>
          </w:p>
        </w:tc>
        <w:tc>
          <w:tcPr>
            <w:tcW w:w="470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599596" w14:textId="77777777" w:rsidR="002F41D9" w:rsidRDefault="002F41D9" w:rsidP="00AE17CE">
            <w:pPr>
              <w:spacing w:before="120" w:after="120" w:line="240" w:lineRule="auto"/>
              <w:jc w:val="center"/>
              <w:rPr>
                <w:rFonts w:eastAsia="Calibri" w:cs="Times New Roman"/>
                <w:b/>
                <w:szCs w:val="24"/>
              </w:rPr>
            </w:pPr>
            <w:r>
              <w:rPr>
                <w:rFonts w:eastAsia="Calibri" w:cs="Times New Roman"/>
                <w:b/>
                <w:szCs w:val="24"/>
              </w:rPr>
              <w:t>Action</w:t>
            </w:r>
          </w:p>
        </w:tc>
      </w:tr>
      <w:tr w:rsidR="00E266DC" w14:paraId="7C110151" w14:textId="77777777" w:rsidTr="00A91573">
        <w:tc>
          <w:tcPr>
            <w:tcW w:w="292" w:type="pct"/>
            <w:tcBorders>
              <w:top w:val="single" w:sz="4" w:space="0" w:color="auto"/>
              <w:left w:val="single" w:sz="4" w:space="0" w:color="auto"/>
              <w:bottom w:val="single" w:sz="4" w:space="0" w:color="auto"/>
              <w:right w:val="single" w:sz="4" w:space="0" w:color="auto"/>
            </w:tcBorders>
            <w:hideMark/>
          </w:tcPr>
          <w:p w14:paraId="0A1FCB28" w14:textId="77777777" w:rsidR="002F41D9" w:rsidRDefault="002F41D9" w:rsidP="00AE17CE">
            <w:pPr>
              <w:spacing w:before="120" w:after="120" w:line="240" w:lineRule="auto"/>
              <w:jc w:val="center"/>
              <w:rPr>
                <w:rFonts w:eastAsia="Calibri" w:cs="Times New Roman"/>
                <w:bCs/>
                <w:szCs w:val="24"/>
              </w:rPr>
            </w:pPr>
            <w:r>
              <w:rPr>
                <w:rFonts w:eastAsia="Calibri" w:cs="Times New Roman"/>
                <w:b/>
                <w:szCs w:val="24"/>
              </w:rPr>
              <w:t>1</w:t>
            </w:r>
          </w:p>
        </w:tc>
        <w:tc>
          <w:tcPr>
            <w:tcW w:w="4708" w:type="pct"/>
            <w:gridSpan w:val="4"/>
            <w:tcBorders>
              <w:top w:val="single" w:sz="4" w:space="0" w:color="auto"/>
              <w:left w:val="single" w:sz="4" w:space="0" w:color="auto"/>
              <w:bottom w:val="single" w:sz="4" w:space="0" w:color="auto"/>
              <w:right w:val="single" w:sz="4" w:space="0" w:color="auto"/>
            </w:tcBorders>
          </w:tcPr>
          <w:p w14:paraId="00C17DE6" w14:textId="77777777" w:rsidR="002F41D9" w:rsidRDefault="002F41D9" w:rsidP="00AE17CE">
            <w:pPr>
              <w:spacing w:before="120" w:after="120" w:line="240" w:lineRule="auto"/>
              <w:textAlignment w:val="top"/>
              <w:rPr>
                <w:rFonts w:eastAsia="Calibri" w:cs="Times New Roman"/>
                <w:b/>
                <w:szCs w:val="24"/>
              </w:rPr>
            </w:pPr>
            <w:r>
              <w:rPr>
                <w:rFonts w:eastAsia="Calibri" w:cs="Times New Roman"/>
                <w:szCs w:val="24"/>
              </w:rPr>
              <w:t xml:space="preserve">Navigate to the </w:t>
            </w:r>
            <w:r w:rsidRPr="00984B5E">
              <w:rPr>
                <w:rFonts w:eastAsia="Calibri" w:cs="Times New Roman"/>
                <w:szCs w:val="24"/>
              </w:rPr>
              <w:t>Claims Landing Page</w:t>
            </w:r>
            <w:r w:rsidR="00772D04" w:rsidRPr="004F7FE8">
              <w:rPr>
                <w:rFonts w:eastAsia="Calibri" w:cs="Times New Roman"/>
                <w:szCs w:val="24"/>
              </w:rPr>
              <w:t>,</w:t>
            </w:r>
            <w:r w:rsidR="00772D04">
              <w:rPr>
                <w:rFonts w:eastAsia="Calibri" w:cs="Times New Roman"/>
                <w:b/>
                <w:szCs w:val="24"/>
              </w:rPr>
              <w:t xml:space="preserve"> </w:t>
            </w:r>
            <w:r w:rsidR="00772D04" w:rsidRPr="00005CDE">
              <w:rPr>
                <w:rFonts w:eastAsia="Calibri" w:cs="Times New Roman"/>
                <w:szCs w:val="24"/>
              </w:rPr>
              <w:t>then</w:t>
            </w:r>
            <w:r>
              <w:rPr>
                <w:rFonts w:eastAsia="Calibri" w:cs="Times New Roman"/>
                <w:bCs/>
                <w:szCs w:val="24"/>
              </w:rPr>
              <w:t xml:space="preserve"> click the</w:t>
            </w:r>
            <w:r>
              <w:rPr>
                <w:rFonts w:eastAsia="Calibri" w:cs="Times New Roman"/>
                <w:b/>
                <w:szCs w:val="24"/>
              </w:rPr>
              <w:t xml:space="preserve"> Mail Order History </w:t>
            </w:r>
            <w:r>
              <w:rPr>
                <w:rFonts w:eastAsia="Calibri" w:cs="Times New Roman"/>
                <w:bCs/>
                <w:szCs w:val="24"/>
              </w:rPr>
              <w:t>tab</w:t>
            </w:r>
            <w:r w:rsidRPr="00005CDE">
              <w:rPr>
                <w:rFonts w:eastAsia="Calibri" w:cs="Times New Roman"/>
                <w:szCs w:val="24"/>
              </w:rPr>
              <w:t>.</w:t>
            </w:r>
            <w:r>
              <w:rPr>
                <w:rFonts w:eastAsia="Calibri" w:cs="Times New Roman"/>
                <w:b/>
                <w:szCs w:val="24"/>
              </w:rPr>
              <w:t xml:space="preserve"> </w:t>
            </w:r>
          </w:p>
          <w:p w14:paraId="1A079528" w14:textId="77777777" w:rsidR="007A1D30" w:rsidRDefault="007A1D30" w:rsidP="00AE17CE">
            <w:pPr>
              <w:spacing w:before="120" w:after="120" w:line="240" w:lineRule="auto"/>
              <w:textAlignment w:val="top"/>
              <w:rPr>
                <w:rFonts w:eastAsia="Calibri" w:cs="Times New Roman"/>
                <w:b/>
                <w:szCs w:val="24"/>
              </w:rPr>
            </w:pPr>
          </w:p>
          <w:p w14:paraId="2FF1E6A4" w14:textId="2E11EBF2" w:rsidR="002F41D9" w:rsidRDefault="002F41D9" w:rsidP="00AE17CE">
            <w:pPr>
              <w:tabs>
                <w:tab w:val="left" w:pos="13597"/>
              </w:tabs>
              <w:spacing w:before="120" w:after="120" w:line="240" w:lineRule="auto"/>
              <w:textAlignment w:val="top"/>
              <w:rPr>
                <w:rFonts w:eastAsia="Calibri" w:cs="Times New Roman"/>
                <w:szCs w:val="24"/>
              </w:rPr>
            </w:pPr>
            <w:r w:rsidRPr="67108AFB">
              <w:rPr>
                <w:rFonts w:eastAsia="Calibri" w:cs="Times New Roman"/>
                <w:b/>
                <w:bCs/>
                <w:szCs w:val="24"/>
              </w:rPr>
              <w:t>Result</w:t>
            </w:r>
            <w:r w:rsidR="00AE68B7">
              <w:rPr>
                <w:rFonts w:eastAsia="Calibri" w:cs="Times New Roman"/>
                <w:b/>
                <w:szCs w:val="24"/>
              </w:rPr>
              <w:t xml:space="preserve">: </w:t>
            </w:r>
            <w:bookmarkStart w:id="13" w:name="OLE_LINK70"/>
            <w:bookmarkStart w:id="14" w:name="OLE_LINK71"/>
            <w:r>
              <w:rPr>
                <w:rFonts w:eastAsia="Calibri" w:cs="Times New Roman"/>
                <w:bCs/>
                <w:szCs w:val="24"/>
              </w:rPr>
              <w:t>Mail</w:t>
            </w:r>
            <w:r w:rsidRPr="67108AFB">
              <w:rPr>
                <w:rFonts w:eastAsia="Calibri" w:cs="Times New Roman"/>
                <w:szCs w:val="24"/>
              </w:rPr>
              <w:t xml:space="preserve"> Orders </w:t>
            </w:r>
            <w:r>
              <w:rPr>
                <w:rFonts w:eastAsia="Calibri" w:cs="Times New Roman"/>
                <w:bCs/>
                <w:szCs w:val="24"/>
              </w:rPr>
              <w:t>wi</w:t>
            </w:r>
            <w:r w:rsidR="005E1507">
              <w:rPr>
                <w:rFonts w:eastAsia="Calibri" w:cs="Times New Roman"/>
                <w:bCs/>
                <w:szCs w:val="24"/>
              </w:rPr>
              <w:t>thin the default 90</w:t>
            </w:r>
            <w:r w:rsidR="008424FE">
              <w:rPr>
                <w:rFonts w:eastAsia="Calibri" w:cs="Times New Roman"/>
                <w:bCs/>
                <w:szCs w:val="24"/>
              </w:rPr>
              <w:t>-</w:t>
            </w:r>
            <w:r w:rsidR="005E1507">
              <w:rPr>
                <w:rFonts w:eastAsia="Calibri" w:cs="Times New Roman"/>
                <w:bCs/>
                <w:szCs w:val="24"/>
              </w:rPr>
              <w:t>day window</w:t>
            </w:r>
            <w:r w:rsidRPr="67108AFB">
              <w:rPr>
                <w:rFonts w:eastAsia="Calibri" w:cs="Times New Roman"/>
                <w:szCs w:val="24"/>
              </w:rPr>
              <w:t xml:space="preserve"> display. </w:t>
            </w:r>
            <w:bookmarkEnd w:id="13"/>
            <w:bookmarkEnd w:id="14"/>
          </w:p>
          <w:p w14:paraId="6E29EF04" w14:textId="339C1ED8" w:rsidR="0099211D" w:rsidRDefault="0099211D" w:rsidP="00AE17CE">
            <w:pPr>
              <w:tabs>
                <w:tab w:val="left" w:pos="13597"/>
              </w:tabs>
              <w:spacing w:before="120" w:after="120" w:line="240" w:lineRule="auto"/>
              <w:textAlignment w:val="top"/>
              <w:rPr>
                <w:szCs w:val="24"/>
              </w:rPr>
            </w:pPr>
            <w:r w:rsidRPr="0048416C">
              <w:rPr>
                <w:rFonts w:eastAsia="Calibri" w:cs="Times New Roman"/>
                <w:b/>
                <w:bCs/>
                <w:szCs w:val="24"/>
              </w:rPr>
              <w:t>N</w:t>
            </w:r>
            <w:r w:rsidR="0048416C" w:rsidRPr="0048416C">
              <w:rPr>
                <w:rFonts w:eastAsia="Calibri" w:cs="Times New Roman"/>
                <w:b/>
                <w:bCs/>
                <w:szCs w:val="24"/>
              </w:rPr>
              <w:t>ote</w:t>
            </w:r>
            <w:r w:rsidR="00AE68B7">
              <w:rPr>
                <w:rFonts w:eastAsia="Calibri" w:cs="Times New Roman"/>
                <w:b/>
                <w:bCs/>
                <w:szCs w:val="24"/>
              </w:rPr>
              <w:t xml:space="preserve">: </w:t>
            </w:r>
            <w:r>
              <w:rPr>
                <w:rFonts w:eastAsia="Calibri" w:cs="Times New Roman"/>
                <w:szCs w:val="24"/>
              </w:rPr>
              <w:t xml:space="preserve">When a prescription has been sent in by the </w:t>
            </w:r>
            <w:r w:rsidR="00974A6A">
              <w:rPr>
                <w:rFonts w:eastAsia="Calibri" w:cs="Times New Roman"/>
                <w:szCs w:val="24"/>
              </w:rPr>
              <w:t>prescriber,</w:t>
            </w:r>
            <w:r>
              <w:rPr>
                <w:rFonts w:eastAsia="Calibri" w:cs="Times New Roman"/>
                <w:szCs w:val="24"/>
              </w:rPr>
              <w:t xml:space="preserve"> but it is not yet fully adjudicated, </w:t>
            </w:r>
            <w:r w:rsidR="005D363E">
              <w:rPr>
                <w:rFonts w:eastAsia="Calibri" w:cs="Times New Roman"/>
                <w:szCs w:val="24"/>
              </w:rPr>
              <w:t xml:space="preserve">it will not show in the member’s mail order history </w:t>
            </w:r>
            <w:r w:rsidR="00BB3472">
              <w:rPr>
                <w:rFonts w:eastAsia="Calibri" w:cs="Times New Roman"/>
                <w:szCs w:val="24"/>
              </w:rPr>
              <w:t xml:space="preserve">tab. </w:t>
            </w:r>
            <w:r w:rsidR="005D363E">
              <w:rPr>
                <w:rFonts w:eastAsia="Calibri" w:cs="Times New Roman"/>
                <w:szCs w:val="24"/>
              </w:rPr>
              <w:t xml:space="preserve">Instead, a message </w:t>
            </w:r>
            <w:r w:rsidR="00974A6A">
              <w:rPr>
                <w:rFonts w:eastAsia="Calibri" w:cs="Times New Roman"/>
                <w:szCs w:val="24"/>
              </w:rPr>
              <w:t>will show at the top of the claims tab that says “</w:t>
            </w:r>
            <w:r>
              <w:rPr>
                <w:szCs w:val="24"/>
              </w:rPr>
              <w:t xml:space="preserve">There are orders awaiting pharmacy translation. View by </w:t>
            </w:r>
            <w:r w:rsidR="008A056E">
              <w:rPr>
                <w:szCs w:val="24"/>
              </w:rPr>
              <w:t>F</w:t>
            </w:r>
            <w:r>
              <w:rPr>
                <w:szCs w:val="24"/>
              </w:rPr>
              <w:t>amily to display.</w:t>
            </w:r>
            <w:r w:rsidR="00E72B6F">
              <w:rPr>
                <w:szCs w:val="24"/>
              </w:rPr>
              <w:t>”</w:t>
            </w:r>
            <w:r w:rsidR="00974A6A">
              <w:rPr>
                <w:szCs w:val="24"/>
              </w:rPr>
              <w:t xml:space="preserve">  </w:t>
            </w:r>
            <w:r w:rsidR="00662723">
              <w:rPr>
                <w:szCs w:val="24"/>
              </w:rPr>
              <w:t>S</w:t>
            </w:r>
            <w:r w:rsidR="00974A6A">
              <w:rPr>
                <w:szCs w:val="24"/>
              </w:rPr>
              <w:t>elect “Family” under the “View by Member or Family” tab to see these orders.</w:t>
            </w:r>
          </w:p>
          <w:p w14:paraId="59C34EF2" w14:textId="77777777" w:rsidR="00F03322" w:rsidRDefault="00F03322" w:rsidP="00AE17CE">
            <w:pPr>
              <w:tabs>
                <w:tab w:val="left" w:pos="13597"/>
              </w:tabs>
              <w:spacing w:before="120" w:after="120" w:line="240" w:lineRule="auto"/>
              <w:textAlignment w:val="top"/>
              <w:rPr>
                <w:rFonts w:eastAsia="Calibri" w:cs="Times New Roman"/>
                <w:szCs w:val="24"/>
              </w:rPr>
            </w:pPr>
          </w:p>
          <w:p w14:paraId="34B87E18" w14:textId="77777777" w:rsidR="00963DDA" w:rsidRDefault="00F03322" w:rsidP="00403498">
            <w:pPr>
              <w:tabs>
                <w:tab w:val="left" w:pos="13597"/>
              </w:tabs>
              <w:spacing w:before="120" w:after="120" w:line="240" w:lineRule="auto"/>
              <w:jc w:val="center"/>
              <w:textAlignment w:val="top"/>
              <w:rPr>
                <w:rFonts w:eastAsia="Calibri" w:cs="Times New Roman"/>
                <w:szCs w:val="24"/>
              </w:rPr>
            </w:pPr>
            <w:r>
              <w:rPr>
                <w:noProof/>
              </w:rPr>
              <w:drawing>
                <wp:inline distT="0" distB="0" distL="0" distR="0" wp14:anchorId="52FDB3C9" wp14:editId="6A547F52">
                  <wp:extent cx="7315200" cy="3152503"/>
                  <wp:effectExtent l="0" t="0" r="0" b="0"/>
                  <wp:docPr id="2439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1083" name=""/>
                          <pic:cNvPicPr/>
                        </pic:nvPicPr>
                        <pic:blipFill>
                          <a:blip r:embed="rId20"/>
                          <a:stretch>
                            <a:fillRect/>
                          </a:stretch>
                        </pic:blipFill>
                        <pic:spPr>
                          <a:xfrm>
                            <a:off x="0" y="0"/>
                            <a:ext cx="7315200" cy="3152503"/>
                          </a:xfrm>
                          <a:prstGeom prst="rect">
                            <a:avLst/>
                          </a:prstGeom>
                        </pic:spPr>
                      </pic:pic>
                    </a:graphicData>
                  </a:graphic>
                </wp:inline>
              </w:drawing>
            </w:r>
          </w:p>
          <w:p w14:paraId="24CA32F1" w14:textId="77777777" w:rsidR="00963DDA" w:rsidRPr="00963DDA" w:rsidRDefault="00963DDA" w:rsidP="00AE17CE">
            <w:pPr>
              <w:tabs>
                <w:tab w:val="left" w:pos="13597"/>
              </w:tabs>
              <w:spacing w:before="120" w:after="120" w:line="240" w:lineRule="auto"/>
              <w:textAlignment w:val="top"/>
              <w:rPr>
                <w:rFonts w:eastAsia="Times New Roman"/>
                <w:szCs w:val="24"/>
                <w:highlight w:val="yellow"/>
              </w:rPr>
            </w:pPr>
          </w:p>
        </w:tc>
      </w:tr>
      <w:tr w:rsidR="00E266DC" w14:paraId="625F3CDB" w14:textId="77777777" w:rsidTr="00A91573">
        <w:tc>
          <w:tcPr>
            <w:tcW w:w="292" w:type="pct"/>
            <w:vMerge w:val="restart"/>
            <w:tcBorders>
              <w:top w:val="single" w:sz="4" w:space="0" w:color="auto"/>
              <w:left w:val="single" w:sz="4" w:space="0" w:color="auto"/>
              <w:right w:val="single" w:sz="4" w:space="0" w:color="auto"/>
            </w:tcBorders>
          </w:tcPr>
          <w:p w14:paraId="336C825A" w14:textId="77777777" w:rsidR="00BD5C2E" w:rsidRDefault="00BD5C2E" w:rsidP="00AE17CE">
            <w:pPr>
              <w:spacing w:before="120" w:after="120" w:line="240" w:lineRule="auto"/>
              <w:jc w:val="center"/>
              <w:rPr>
                <w:rFonts w:eastAsia="Calibri" w:cs="Times New Roman"/>
                <w:b/>
                <w:szCs w:val="24"/>
              </w:rPr>
            </w:pPr>
            <w:r>
              <w:rPr>
                <w:rFonts w:eastAsia="Calibri" w:cs="Times New Roman"/>
                <w:b/>
                <w:szCs w:val="24"/>
              </w:rPr>
              <w:t>2</w:t>
            </w:r>
          </w:p>
        </w:tc>
        <w:tc>
          <w:tcPr>
            <w:tcW w:w="4708" w:type="pct"/>
            <w:gridSpan w:val="4"/>
            <w:tcBorders>
              <w:top w:val="single" w:sz="4" w:space="0" w:color="auto"/>
              <w:left w:val="single" w:sz="4" w:space="0" w:color="auto"/>
              <w:bottom w:val="single" w:sz="4" w:space="0" w:color="auto"/>
              <w:right w:val="single" w:sz="4" w:space="0" w:color="auto"/>
            </w:tcBorders>
          </w:tcPr>
          <w:p w14:paraId="64D18F55" w14:textId="77777777" w:rsidR="00BA18DB" w:rsidRDefault="00CF5F4A" w:rsidP="00F051A6">
            <w:pPr>
              <w:pStyle w:val="ListParagraph"/>
              <w:numPr>
                <w:ilvl w:val="0"/>
                <w:numId w:val="62"/>
              </w:numPr>
              <w:spacing w:before="120" w:after="120" w:line="240" w:lineRule="auto"/>
              <w:rPr>
                <w:szCs w:val="24"/>
              </w:rPr>
            </w:pPr>
            <w:bookmarkStart w:id="15" w:name="OLE_LINK19"/>
            <w:bookmarkStart w:id="16" w:name="OLE_LINK55"/>
            <w:r w:rsidRPr="00BA18DB">
              <w:rPr>
                <w:szCs w:val="24"/>
              </w:rPr>
              <w:t xml:space="preserve">Determine the name of the </w:t>
            </w:r>
            <w:r w:rsidR="00BD5C2E" w:rsidRPr="00BA18DB">
              <w:rPr>
                <w:szCs w:val="24"/>
              </w:rPr>
              <w:t>prescription(s) the caller is inquiring about</w:t>
            </w:r>
            <w:r w:rsidRPr="00BA18DB">
              <w:rPr>
                <w:szCs w:val="24"/>
              </w:rPr>
              <w:t>, then locate the order.</w:t>
            </w:r>
            <w:r w:rsidR="007467C5" w:rsidRPr="00BA18DB">
              <w:rPr>
                <w:szCs w:val="24"/>
              </w:rPr>
              <w:t xml:space="preserve"> </w:t>
            </w:r>
          </w:p>
          <w:p w14:paraId="5674AB82" w14:textId="77777777" w:rsidR="00BD5C2E" w:rsidRPr="006B54C8" w:rsidRDefault="00BA18DB" w:rsidP="00F051A6">
            <w:pPr>
              <w:pStyle w:val="ListParagraph"/>
              <w:numPr>
                <w:ilvl w:val="0"/>
                <w:numId w:val="62"/>
              </w:numPr>
              <w:spacing w:before="120" w:after="120" w:line="240" w:lineRule="auto"/>
              <w:rPr>
                <w:rFonts w:eastAsia="Calibri" w:cs="Times New Roman"/>
                <w:szCs w:val="24"/>
              </w:rPr>
            </w:pPr>
            <w:r w:rsidRPr="00BA18DB">
              <w:rPr>
                <w:szCs w:val="24"/>
              </w:rPr>
              <w:t>C</w:t>
            </w:r>
            <w:bookmarkStart w:id="17" w:name="OLE_LINK13"/>
            <w:r w:rsidR="00BD5C2E" w:rsidRPr="00BA18DB">
              <w:rPr>
                <w:szCs w:val="24"/>
              </w:rPr>
              <w:t xml:space="preserve">lick </w:t>
            </w:r>
            <w:r w:rsidR="00917409" w:rsidRPr="00BA18DB">
              <w:rPr>
                <w:szCs w:val="24"/>
              </w:rPr>
              <w:t xml:space="preserve">the </w:t>
            </w:r>
            <w:r w:rsidR="00BD5C2E" w:rsidRPr="00BA18DB">
              <w:rPr>
                <w:szCs w:val="24"/>
              </w:rPr>
              <w:t xml:space="preserve">chevron arrow next to the </w:t>
            </w:r>
            <w:r w:rsidR="00BD5C2E" w:rsidRPr="00BA18DB">
              <w:rPr>
                <w:b/>
                <w:bCs/>
                <w:szCs w:val="24"/>
              </w:rPr>
              <w:t xml:space="preserve">Order Number </w:t>
            </w:r>
            <w:r w:rsidR="00BD5C2E" w:rsidRPr="00BA18DB">
              <w:rPr>
                <w:szCs w:val="24"/>
              </w:rPr>
              <w:t>link to expand/collapse a preview of the prescriptions in the order.</w:t>
            </w:r>
            <w:bookmarkEnd w:id="15"/>
          </w:p>
          <w:bookmarkEnd w:id="16"/>
          <w:bookmarkEnd w:id="17"/>
          <w:p w14:paraId="54E48F30" w14:textId="77777777" w:rsidR="00A057C1" w:rsidRPr="00074259" w:rsidRDefault="00A057C1" w:rsidP="00AE17CE">
            <w:pPr>
              <w:spacing w:before="120" w:after="120" w:line="240" w:lineRule="auto"/>
              <w:rPr>
                <w:rFonts w:eastAsia="Calibri" w:cs="Times New Roman"/>
                <w:szCs w:val="24"/>
              </w:rPr>
            </w:pPr>
          </w:p>
          <w:p w14:paraId="5F561308" w14:textId="77777777" w:rsidR="00BD5C2E" w:rsidRDefault="00F03322" w:rsidP="00AE17CE">
            <w:pPr>
              <w:spacing w:before="120" w:after="120" w:line="240" w:lineRule="auto"/>
              <w:jc w:val="center"/>
              <w:rPr>
                <w:rFonts w:eastAsia="Calibri" w:cs="Times New Roman"/>
                <w:szCs w:val="24"/>
              </w:rPr>
            </w:pPr>
            <w:r>
              <w:rPr>
                <w:noProof/>
              </w:rPr>
              <w:drawing>
                <wp:inline distT="0" distB="0" distL="0" distR="0" wp14:anchorId="5CE7189F" wp14:editId="346E7269">
                  <wp:extent cx="7315200" cy="2874443"/>
                  <wp:effectExtent l="0" t="0" r="0" b="2540"/>
                  <wp:docPr id="65496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61108" name=""/>
                          <pic:cNvPicPr/>
                        </pic:nvPicPr>
                        <pic:blipFill>
                          <a:blip r:embed="rId21"/>
                          <a:stretch>
                            <a:fillRect/>
                          </a:stretch>
                        </pic:blipFill>
                        <pic:spPr>
                          <a:xfrm>
                            <a:off x="0" y="0"/>
                            <a:ext cx="7315200" cy="2874443"/>
                          </a:xfrm>
                          <a:prstGeom prst="rect">
                            <a:avLst/>
                          </a:prstGeom>
                        </pic:spPr>
                      </pic:pic>
                    </a:graphicData>
                  </a:graphic>
                </wp:inline>
              </w:drawing>
            </w:r>
          </w:p>
          <w:p w14:paraId="0424F7A5" w14:textId="77777777" w:rsidR="00BD5C2E" w:rsidRDefault="00BD5C2E" w:rsidP="00AE17CE">
            <w:pPr>
              <w:spacing w:before="120" w:after="120" w:line="240" w:lineRule="auto"/>
              <w:jc w:val="center"/>
              <w:rPr>
                <w:rFonts w:eastAsia="Calibri" w:cs="Times New Roman"/>
                <w:szCs w:val="24"/>
              </w:rPr>
            </w:pPr>
          </w:p>
          <w:p w14:paraId="53BF5169" w14:textId="57C6AE71" w:rsidR="009479A6" w:rsidRDefault="00BD69B9" w:rsidP="00AE17CE">
            <w:pPr>
              <w:spacing w:before="120" w:after="120" w:line="240" w:lineRule="auto"/>
              <w:textAlignment w:val="top"/>
              <w:rPr>
                <w:szCs w:val="24"/>
              </w:rPr>
            </w:pPr>
            <w:bookmarkStart w:id="18" w:name="OLE_LINK14"/>
            <w:r>
              <w:rPr>
                <w:rFonts w:eastAsia="Calibri" w:cs="Times New Roman"/>
                <w:b/>
                <w:bCs/>
                <w:color w:val="000000"/>
                <w:szCs w:val="24"/>
              </w:rPr>
              <w:t>Result</w:t>
            </w:r>
            <w:r w:rsidR="00AE68B7">
              <w:rPr>
                <w:rFonts w:eastAsia="Calibri" w:cs="Times New Roman"/>
                <w:b/>
                <w:bCs/>
                <w:color w:val="000000"/>
                <w:szCs w:val="24"/>
              </w:rPr>
              <w:t xml:space="preserve">: </w:t>
            </w:r>
            <w:r w:rsidRPr="00535807">
              <w:rPr>
                <w:szCs w:val="24"/>
              </w:rPr>
              <w:t>Order Status and Rx Status display</w:t>
            </w:r>
            <w:r w:rsidR="00BA18DB">
              <w:rPr>
                <w:szCs w:val="24"/>
              </w:rPr>
              <w:t>s</w:t>
            </w:r>
            <w:r w:rsidR="00535807">
              <w:rPr>
                <w:szCs w:val="24"/>
              </w:rPr>
              <w:t>.</w:t>
            </w:r>
          </w:p>
          <w:p w14:paraId="4F4080E0" w14:textId="77777777" w:rsidR="00535807" w:rsidRPr="00F051A6" w:rsidRDefault="00535807" w:rsidP="00AE17CE">
            <w:pPr>
              <w:spacing w:before="120" w:after="120" w:line="240" w:lineRule="auto"/>
              <w:textAlignment w:val="top"/>
            </w:pPr>
          </w:p>
          <w:p w14:paraId="789CE5D1" w14:textId="4FC2D8DB" w:rsidR="00535807" w:rsidRPr="00535807" w:rsidRDefault="00535807" w:rsidP="00AE17CE">
            <w:pPr>
              <w:spacing w:before="120" w:after="120" w:line="240" w:lineRule="auto"/>
              <w:textAlignment w:val="top"/>
              <w:rPr>
                <w:b/>
                <w:bCs/>
                <w:szCs w:val="24"/>
              </w:rPr>
            </w:pPr>
            <w:r w:rsidRPr="00535807">
              <w:rPr>
                <w:b/>
                <w:bCs/>
                <w:szCs w:val="24"/>
              </w:rPr>
              <w:t>Notes</w:t>
            </w:r>
            <w:r w:rsidR="00AE68B7">
              <w:rPr>
                <w:b/>
                <w:bCs/>
                <w:szCs w:val="24"/>
              </w:rPr>
              <w:t xml:space="preserve">: </w:t>
            </w:r>
          </w:p>
          <w:p w14:paraId="362977F7" w14:textId="77777777" w:rsidR="00594F61" w:rsidRDefault="002F1A0C" w:rsidP="008A095D">
            <w:pPr>
              <w:pStyle w:val="ListParagraph"/>
              <w:numPr>
                <w:ilvl w:val="0"/>
                <w:numId w:val="35"/>
              </w:numPr>
              <w:spacing w:before="120" w:after="120" w:line="240" w:lineRule="auto"/>
              <w:textAlignment w:val="top"/>
              <w:rPr>
                <w:rFonts w:eastAsia="Calibri" w:cs="Times New Roman"/>
                <w:color w:val="000000"/>
                <w:szCs w:val="24"/>
              </w:rPr>
            </w:pPr>
            <w:bookmarkStart w:id="19" w:name="OLE_LINK15"/>
            <w:bookmarkStart w:id="20" w:name="OLE_LINK3"/>
            <w:bookmarkStart w:id="21" w:name="OLE_LINK80"/>
            <w:r w:rsidRPr="00594F61">
              <w:rPr>
                <w:rFonts w:eastAsia="Calibri" w:cs="Times New Roman"/>
                <w:color w:val="000000"/>
                <w:szCs w:val="24"/>
              </w:rPr>
              <w:t>L</w:t>
            </w:r>
            <w:r w:rsidR="00BD5C2E" w:rsidRPr="00594F61">
              <w:rPr>
                <w:rFonts w:eastAsia="Calibri" w:cs="Times New Roman"/>
                <w:color w:val="000000"/>
                <w:szCs w:val="24"/>
              </w:rPr>
              <w:t xml:space="preserve">ocate the Rx by using </w:t>
            </w:r>
            <w:r w:rsidR="007F712C" w:rsidRPr="00594F61">
              <w:rPr>
                <w:rFonts w:eastAsia="Calibri" w:cs="Times New Roman"/>
                <w:b/>
                <w:bCs/>
                <w:color w:val="000000"/>
                <w:szCs w:val="24"/>
              </w:rPr>
              <w:t>Search by</w:t>
            </w:r>
            <w:r w:rsidR="007F712C" w:rsidRPr="00594F61">
              <w:rPr>
                <w:rFonts w:eastAsia="Calibri" w:cs="Times New Roman"/>
                <w:color w:val="000000"/>
                <w:szCs w:val="24"/>
              </w:rPr>
              <w:t xml:space="preserve"> </w:t>
            </w:r>
            <w:proofErr w:type="gramStart"/>
            <w:r w:rsidR="00BD5C2E" w:rsidRPr="00594F61">
              <w:rPr>
                <w:rFonts w:eastAsia="Calibri" w:cs="Times New Roman"/>
                <w:b/>
                <w:bCs/>
                <w:color w:val="000000"/>
                <w:szCs w:val="24"/>
              </w:rPr>
              <w:t>Order #,</w:t>
            </w:r>
            <w:proofErr w:type="gramEnd"/>
            <w:r w:rsidR="00BD5C2E" w:rsidRPr="00594F61">
              <w:rPr>
                <w:rFonts w:eastAsia="Calibri" w:cs="Times New Roman"/>
                <w:b/>
                <w:bCs/>
                <w:color w:val="000000"/>
                <w:szCs w:val="24"/>
              </w:rPr>
              <w:t xml:space="preserve"> Rx</w:t>
            </w:r>
            <w:r w:rsidR="007F712C" w:rsidRPr="00594F61">
              <w:rPr>
                <w:rFonts w:eastAsia="Calibri" w:cs="Times New Roman"/>
                <w:b/>
                <w:bCs/>
                <w:color w:val="000000"/>
                <w:szCs w:val="24"/>
              </w:rPr>
              <w:t xml:space="preserve"> </w:t>
            </w:r>
            <w:r w:rsidR="00BD5C2E" w:rsidRPr="00594F61">
              <w:rPr>
                <w:rFonts w:eastAsia="Calibri" w:cs="Times New Roman"/>
                <w:b/>
                <w:bCs/>
                <w:color w:val="000000"/>
                <w:szCs w:val="24"/>
              </w:rPr>
              <w:t># or Drug Name</w:t>
            </w:r>
            <w:r w:rsidR="00BD5C2E" w:rsidRPr="00594F61">
              <w:rPr>
                <w:rFonts w:eastAsia="Calibri" w:cs="Times New Roman"/>
                <w:color w:val="000000"/>
                <w:szCs w:val="24"/>
              </w:rPr>
              <w:t xml:space="preserve"> search field. </w:t>
            </w:r>
            <w:bookmarkStart w:id="22" w:name="OLE_LINK18"/>
            <w:bookmarkEnd w:id="19"/>
            <w:r w:rsidR="00282731" w:rsidRPr="00594F61">
              <w:rPr>
                <w:rFonts w:eastAsia="Calibri" w:cs="Times New Roman"/>
                <w:color w:val="000000"/>
                <w:szCs w:val="24"/>
              </w:rPr>
              <w:t>(Search criteria populate</w:t>
            </w:r>
            <w:r w:rsidR="00BA18DB" w:rsidRPr="00594F61">
              <w:rPr>
                <w:rFonts w:eastAsia="Calibri" w:cs="Times New Roman"/>
                <w:color w:val="000000"/>
                <w:szCs w:val="24"/>
              </w:rPr>
              <w:t>s</w:t>
            </w:r>
            <w:r w:rsidR="00282731" w:rsidRPr="00594F61">
              <w:rPr>
                <w:rFonts w:eastAsia="Calibri" w:cs="Times New Roman"/>
                <w:color w:val="000000"/>
                <w:szCs w:val="24"/>
              </w:rPr>
              <w:t xml:space="preserve"> based on </w:t>
            </w:r>
            <w:r w:rsidR="00282731" w:rsidRPr="00594F61">
              <w:rPr>
                <w:rFonts w:eastAsia="Calibri" w:cs="Times New Roman"/>
                <w:b/>
                <w:bCs/>
                <w:color w:val="000000"/>
                <w:szCs w:val="24"/>
              </w:rPr>
              <w:t>Family Member</w:t>
            </w:r>
            <w:r w:rsidR="00282731" w:rsidRPr="00594F61">
              <w:rPr>
                <w:rFonts w:eastAsia="Calibri" w:cs="Times New Roman"/>
                <w:color w:val="000000"/>
                <w:szCs w:val="24"/>
              </w:rPr>
              <w:t xml:space="preserve"> and </w:t>
            </w:r>
            <w:r w:rsidR="00282731" w:rsidRPr="00594F61">
              <w:rPr>
                <w:rFonts w:eastAsia="Calibri" w:cs="Times New Roman"/>
                <w:b/>
                <w:bCs/>
                <w:color w:val="000000"/>
                <w:szCs w:val="24"/>
              </w:rPr>
              <w:t>Date Range</w:t>
            </w:r>
            <w:r w:rsidR="00282731" w:rsidRPr="00594F61">
              <w:rPr>
                <w:rFonts w:eastAsia="Calibri" w:cs="Times New Roman"/>
                <w:color w:val="000000"/>
                <w:szCs w:val="24"/>
              </w:rPr>
              <w:t xml:space="preserve"> selected prior to search)</w:t>
            </w:r>
            <w:bookmarkEnd w:id="20"/>
            <w:bookmarkEnd w:id="22"/>
            <w:r w:rsidR="00BB3472" w:rsidRPr="00594F61">
              <w:rPr>
                <w:rFonts w:eastAsia="Calibri" w:cs="Times New Roman"/>
                <w:color w:val="000000"/>
                <w:szCs w:val="24"/>
              </w:rPr>
              <w:t xml:space="preserve">. </w:t>
            </w:r>
          </w:p>
          <w:p w14:paraId="6FEC0E14" w14:textId="65D33758" w:rsidR="00594F61" w:rsidRDefault="00D52056" w:rsidP="008A095D">
            <w:pPr>
              <w:pStyle w:val="ListParagraph"/>
              <w:numPr>
                <w:ilvl w:val="1"/>
                <w:numId w:val="35"/>
              </w:numPr>
              <w:spacing w:before="120" w:after="120" w:line="240" w:lineRule="auto"/>
              <w:textAlignment w:val="top"/>
              <w:rPr>
                <w:rFonts w:eastAsia="Calibri" w:cs="Times New Roman"/>
                <w:color w:val="000000"/>
                <w:szCs w:val="24"/>
              </w:rPr>
            </w:pPr>
            <w:r w:rsidRPr="00594F61">
              <w:rPr>
                <w:rFonts w:eastAsia="Calibri" w:cs="Times New Roman"/>
                <w:color w:val="000000"/>
                <w:szCs w:val="24"/>
              </w:rPr>
              <w:t>Full drug name is NOT required for search (</w:t>
            </w:r>
            <w:r w:rsidR="00B11C82" w:rsidRPr="00594F61">
              <w:rPr>
                <w:rFonts w:eastAsia="Calibri" w:cs="Times New Roman"/>
                <w:b/>
                <w:bCs/>
                <w:color w:val="000000"/>
                <w:szCs w:val="24"/>
              </w:rPr>
              <w:t>Example</w:t>
            </w:r>
            <w:r w:rsidR="00AE68B7">
              <w:rPr>
                <w:rFonts w:eastAsia="Calibri" w:cs="Times New Roman"/>
                <w:b/>
                <w:bCs/>
                <w:color w:val="000000"/>
                <w:szCs w:val="24"/>
              </w:rPr>
              <w:t xml:space="preserve">: </w:t>
            </w:r>
            <w:r w:rsidRPr="00594F61">
              <w:rPr>
                <w:rFonts w:eastAsia="Calibri" w:cs="Times New Roman"/>
                <w:color w:val="000000"/>
                <w:szCs w:val="24"/>
              </w:rPr>
              <w:t>Ator).</w:t>
            </w:r>
            <w:bookmarkStart w:id="23" w:name="OLE_LINK67"/>
            <w:bookmarkStart w:id="24" w:name="OLE_LINK81"/>
          </w:p>
          <w:p w14:paraId="4DE4FCD1" w14:textId="3CD5916C" w:rsidR="00594F61" w:rsidRDefault="00535807" w:rsidP="008A095D">
            <w:pPr>
              <w:pStyle w:val="ListParagraph"/>
              <w:numPr>
                <w:ilvl w:val="0"/>
                <w:numId w:val="35"/>
              </w:numPr>
              <w:spacing w:before="120" w:after="120" w:line="240" w:lineRule="auto"/>
              <w:textAlignment w:val="top"/>
              <w:rPr>
                <w:rFonts w:eastAsia="Calibri" w:cs="Times New Roman"/>
                <w:color w:val="000000"/>
                <w:szCs w:val="24"/>
              </w:rPr>
            </w:pPr>
            <w:r w:rsidRPr="00594F61">
              <w:rPr>
                <w:rFonts w:eastAsia="Calibri" w:cs="Times New Roman"/>
                <w:color w:val="000000"/>
                <w:szCs w:val="24"/>
              </w:rPr>
              <w:t xml:space="preserve">If no Rx(s) </w:t>
            </w:r>
            <w:r w:rsidR="00E054B0">
              <w:rPr>
                <w:rFonts w:eastAsia="Calibri" w:cs="Times New Roman"/>
                <w:color w:val="000000"/>
                <w:szCs w:val="24"/>
              </w:rPr>
              <w:t>is</w:t>
            </w:r>
            <w:r w:rsidRPr="00594F61">
              <w:rPr>
                <w:rFonts w:eastAsia="Calibri" w:cs="Times New Roman"/>
                <w:color w:val="000000"/>
                <w:szCs w:val="24"/>
              </w:rPr>
              <w:t xml:space="preserve"> found, Compass will display the following message</w:t>
            </w:r>
            <w:r w:rsidR="00AE68B7">
              <w:rPr>
                <w:rFonts w:eastAsia="Calibri" w:cs="Times New Roman"/>
                <w:color w:val="000000"/>
                <w:szCs w:val="24"/>
              </w:rPr>
              <w:t xml:space="preserve">: </w:t>
            </w:r>
            <w:r w:rsidRPr="00594F61">
              <w:rPr>
                <w:rFonts w:eastAsia="Calibri" w:cs="Times New Roman"/>
                <w:color w:val="000000"/>
                <w:szCs w:val="24"/>
              </w:rPr>
              <w:t>“No orders found that match your search criteria</w:t>
            </w:r>
            <w:r w:rsidR="00510D1E" w:rsidRPr="00594F61">
              <w:rPr>
                <w:rFonts w:eastAsia="Calibri" w:cs="Times New Roman"/>
                <w:color w:val="000000"/>
                <w:szCs w:val="24"/>
              </w:rPr>
              <w:t>.”</w:t>
            </w:r>
            <w:bookmarkEnd w:id="23"/>
          </w:p>
          <w:p w14:paraId="64C3B8F6" w14:textId="39652498" w:rsidR="00594F61" w:rsidRDefault="00BD5C2E" w:rsidP="008A095D">
            <w:pPr>
              <w:pStyle w:val="ListParagraph"/>
              <w:numPr>
                <w:ilvl w:val="0"/>
                <w:numId w:val="35"/>
              </w:numPr>
              <w:spacing w:before="120" w:after="120" w:line="240" w:lineRule="auto"/>
              <w:textAlignment w:val="top"/>
              <w:rPr>
                <w:rFonts w:eastAsia="Calibri" w:cs="Times New Roman"/>
                <w:color w:val="000000"/>
                <w:szCs w:val="24"/>
              </w:rPr>
            </w:pPr>
            <w:r w:rsidRPr="00594F61">
              <w:rPr>
                <w:rFonts w:eastAsia="Calibri" w:cs="Times New Roman"/>
                <w:color w:val="000000"/>
                <w:szCs w:val="24"/>
              </w:rPr>
              <w:t xml:space="preserve">To view orders in </w:t>
            </w:r>
            <w:r w:rsidRPr="00594F61">
              <w:rPr>
                <w:rFonts w:eastAsia="Calibri" w:cs="Times New Roman"/>
                <w:b/>
                <w:color w:val="000000"/>
                <w:szCs w:val="24"/>
              </w:rPr>
              <w:t>Future Fill</w:t>
            </w:r>
            <w:r w:rsidR="002E7E10" w:rsidRPr="00594F61">
              <w:rPr>
                <w:rFonts w:eastAsia="Calibri" w:cs="Times New Roman"/>
                <w:color w:val="000000"/>
                <w:szCs w:val="24"/>
              </w:rPr>
              <w:t xml:space="preserve">, </w:t>
            </w:r>
            <w:r w:rsidRPr="00594F61">
              <w:rPr>
                <w:rFonts w:eastAsia="Calibri" w:cs="Times New Roman"/>
                <w:color w:val="000000"/>
                <w:szCs w:val="24"/>
              </w:rPr>
              <w:t xml:space="preserve">use the </w:t>
            </w:r>
            <w:r w:rsidRPr="00594F61">
              <w:rPr>
                <w:rFonts w:eastAsia="Calibri" w:cs="Times New Roman"/>
                <w:b/>
                <w:color w:val="000000"/>
                <w:szCs w:val="24"/>
              </w:rPr>
              <w:t>Show Last</w:t>
            </w:r>
            <w:r w:rsidRPr="00594F61">
              <w:rPr>
                <w:rFonts w:eastAsia="Calibri" w:cs="Times New Roman"/>
                <w:color w:val="000000"/>
                <w:szCs w:val="24"/>
              </w:rPr>
              <w:t xml:space="preserve"> filter.</w:t>
            </w:r>
            <w:bookmarkEnd w:id="21"/>
            <w:bookmarkEnd w:id="24"/>
          </w:p>
          <w:p w14:paraId="439BA9CE" w14:textId="77777777" w:rsidR="00594F61" w:rsidRDefault="002F1A0C" w:rsidP="008A095D">
            <w:pPr>
              <w:pStyle w:val="ListParagraph"/>
              <w:numPr>
                <w:ilvl w:val="0"/>
                <w:numId w:val="35"/>
              </w:numPr>
              <w:spacing w:before="120" w:after="120" w:line="240" w:lineRule="auto"/>
              <w:textAlignment w:val="top"/>
              <w:rPr>
                <w:rFonts w:eastAsia="Calibri" w:cs="Times New Roman"/>
                <w:color w:val="000000"/>
                <w:szCs w:val="24"/>
              </w:rPr>
            </w:pPr>
            <w:r w:rsidRPr="00594F61">
              <w:rPr>
                <w:rFonts w:eastAsia="Calibri" w:cs="Times New Roman"/>
                <w:color w:val="000000"/>
                <w:szCs w:val="24"/>
              </w:rPr>
              <w:t>F</w:t>
            </w:r>
            <w:r w:rsidR="00BD5C2E" w:rsidRPr="00594F61">
              <w:rPr>
                <w:rFonts w:eastAsia="Calibri" w:cs="Times New Roman"/>
                <w:color w:val="000000"/>
                <w:szCs w:val="24"/>
              </w:rPr>
              <w:t xml:space="preserve">ilter search results by using the </w:t>
            </w:r>
            <w:r w:rsidR="00BD5C2E" w:rsidRPr="00594F61">
              <w:rPr>
                <w:rFonts w:eastAsia="Calibri" w:cs="Times New Roman"/>
                <w:b/>
                <w:bCs/>
                <w:color w:val="000000"/>
                <w:szCs w:val="24"/>
              </w:rPr>
              <w:t>Date Range</w:t>
            </w:r>
            <w:r w:rsidR="00BD5C2E" w:rsidRPr="00594F61">
              <w:rPr>
                <w:rFonts w:eastAsia="Calibri" w:cs="Times New Roman"/>
                <w:color w:val="000000"/>
                <w:szCs w:val="24"/>
              </w:rPr>
              <w:t xml:space="preserve"> fields and then click</w:t>
            </w:r>
            <w:r w:rsidR="004B0872" w:rsidRPr="00594F61">
              <w:rPr>
                <w:rFonts w:eastAsia="Calibri" w:cs="Times New Roman"/>
                <w:color w:val="000000"/>
                <w:szCs w:val="24"/>
              </w:rPr>
              <w:t>ing</w:t>
            </w:r>
            <w:r w:rsidR="00BD5C2E" w:rsidRPr="00594F61">
              <w:rPr>
                <w:rFonts w:eastAsia="Calibri" w:cs="Times New Roman"/>
                <w:color w:val="000000"/>
                <w:szCs w:val="24"/>
              </w:rPr>
              <w:t xml:space="preserve"> </w:t>
            </w:r>
            <w:r w:rsidR="00BD5C2E" w:rsidRPr="00594F61">
              <w:rPr>
                <w:rFonts w:eastAsia="Calibri" w:cs="Times New Roman"/>
                <w:b/>
                <w:bCs/>
                <w:color w:val="000000"/>
                <w:szCs w:val="24"/>
              </w:rPr>
              <w:t>Apply</w:t>
            </w:r>
            <w:r w:rsidR="00BD5C2E" w:rsidRPr="00594F61">
              <w:rPr>
                <w:rFonts w:eastAsia="Calibri" w:cs="Times New Roman"/>
                <w:color w:val="000000"/>
                <w:szCs w:val="24"/>
              </w:rPr>
              <w:t>.</w:t>
            </w:r>
            <w:bookmarkStart w:id="25" w:name="OLE_LINK12"/>
            <w:bookmarkStart w:id="26" w:name="OLE_LINK191"/>
          </w:p>
          <w:p w14:paraId="45CE2804" w14:textId="46744028" w:rsidR="00594F61" w:rsidRPr="00594F61" w:rsidRDefault="002F6A34" w:rsidP="008A095D">
            <w:pPr>
              <w:pStyle w:val="ListParagraph"/>
              <w:numPr>
                <w:ilvl w:val="0"/>
                <w:numId w:val="35"/>
              </w:numPr>
              <w:spacing w:before="120" w:after="120" w:line="240" w:lineRule="auto"/>
              <w:textAlignment w:val="top"/>
              <w:rPr>
                <w:rFonts w:eastAsia="Calibri" w:cs="Times New Roman"/>
                <w:color w:val="000000"/>
                <w:szCs w:val="24"/>
              </w:rPr>
            </w:pPr>
            <w:r w:rsidRPr="00594F61">
              <w:rPr>
                <w:rFonts w:eastAsia="Times New Roman" w:cs="Calibri"/>
                <w:szCs w:val="24"/>
              </w:rPr>
              <w:t xml:space="preserve">Click the </w:t>
            </w:r>
            <w:r w:rsidRPr="00594F61">
              <w:rPr>
                <w:rFonts w:eastAsia="Times New Roman" w:cs="Calibri"/>
                <w:b/>
                <w:bCs/>
                <w:szCs w:val="24"/>
              </w:rPr>
              <w:t xml:space="preserve">Refresh Orders </w:t>
            </w:r>
            <w:r w:rsidRPr="00594F61">
              <w:rPr>
                <w:rFonts w:eastAsia="Times New Roman" w:cs="Calibri"/>
                <w:szCs w:val="24"/>
              </w:rPr>
              <w:t xml:space="preserve">button </w:t>
            </w:r>
            <w:r w:rsidRPr="002F6A34">
              <w:rPr>
                <w:noProof/>
              </w:rPr>
              <w:drawing>
                <wp:inline distT="0" distB="0" distL="0" distR="0" wp14:anchorId="74CE0FFA" wp14:editId="2047D4AC">
                  <wp:extent cx="340360" cy="3403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60" cy="340360"/>
                          </a:xfrm>
                          <a:prstGeom prst="rect">
                            <a:avLst/>
                          </a:prstGeom>
                          <a:noFill/>
                          <a:ln>
                            <a:noFill/>
                          </a:ln>
                        </pic:spPr>
                      </pic:pic>
                    </a:graphicData>
                  </a:graphic>
                </wp:inline>
              </w:drawing>
            </w:r>
            <w:r w:rsidR="00417C57" w:rsidRPr="00594F61">
              <w:rPr>
                <w:rFonts w:eastAsia="Times New Roman" w:cs="Calibri"/>
                <w:szCs w:val="24"/>
              </w:rPr>
              <w:t xml:space="preserve"> </w:t>
            </w:r>
            <w:r w:rsidRPr="00594F61">
              <w:rPr>
                <w:rFonts w:eastAsia="Times New Roman" w:cs="Calibri"/>
                <w:szCs w:val="24"/>
              </w:rPr>
              <w:t xml:space="preserve">to refresh the </w:t>
            </w:r>
            <w:r w:rsidRPr="00594F61">
              <w:rPr>
                <w:rFonts w:eastAsia="Times New Roman" w:cs="Calibri"/>
                <w:b/>
                <w:bCs/>
                <w:szCs w:val="24"/>
              </w:rPr>
              <w:t>Mail Order History</w:t>
            </w:r>
            <w:r w:rsidRPr="00594F61">
              <w:rPr>
                <w:rFonts w:eastAsia="Times New Roman" w:cs="Calibri"/>
                <w:szCs w:val="24"/>
              </w:rPr>
              <w:t xml:space="preserve"> tab as needed. </w:t>
            </w:r>
            <w:bookmarkEnd w:id="25"/>
            <w:bookmarkEnd w:id="26"/>
          </w:p>
          <w:p w14:paraId="10E1F5AD" w14:textId="77777777" w:rsidR="00FF611D" w:rsidRPr="00594F61" w:rsidRDefault="00BD5C2E" w:rsidP="008A095D">
            <w:pPr>
              <w:pStyle w:val="ListParagraph"/>
              <w:numPr>
                <w:ilvl w:val="0"/>
                <w:numId w:val="35"/>
              </w:numPr>
              <w:spacing w:before="120" w:after="120" w:line="240" w:lineRule="auto"/>
              <w:textAlignment w:val="top"/>
              <w:rPr>
                <w:rFonts w:eastAsia="Calibri" w:cs="Times New Roman"/>
                <w:color w:val="000000"/>
                <w:szCs w:val="24"/>
              </w:rPr>
            </w:pPr>
            <w:r w:rsidRPr="00594F61">
              <w:rPr>
                <w:rFonts w:eastAsia="Calibri" w:cs="Times New Roman"/>
                <w:szCs w:val="24"/>
              </w:rPr>
              <w:t xml:space="preserve">If you are unable to locate the prescription(s), refer to the </w:t>
            </w:r>
            <w:hyperlink w:anchor="_Scenario_Guide" w:history="1">
              <w:r w:rsidRPr="00594F61">
                <w:rPr>
                  <w:rStyle w:val="Hyperlink"/>
                  <w:rFonts w:eastAsia="Calibri" w:cs="Times New Roman"/>
                  <w:szCs w:val="24"/>
                </w:rPr>
                <w:t>Scenario Guide</w:t>
              </w:r>
            </w:hyperlink>
            <w:r w:rsidRPr="00594F61">
              <w:rPr>
                <w:rFonts w:eastAsia="Calibri" w:cs="Times New Roman"/>
                <w:color w:val="0000FF"/>
                <w:szCs w:val="24"/>
                <w:u w:val="single"/>
              </w:rPr>
              <w:t>.</w:t>
            </w:r>
          </w:p>
          <w:p w14:paraId="479AA79E" w14:textId="77777777" w:rsidR="00BD5C2E" w:rsidRPr="008D1E1D" w:rsidRDefault="00BD5C2E" w:rsidP="00AE17CE">
            <w:pPr>
              <w:spacing w:before="120" w:after="120" w:line="240" w:lineRule="auto"/>
              <w:textAlignment w:val="top"/>
              <w:rPr>
                <w:rFonts w:eastAsia="Calibri" w:cs="Times New Roman"/>
                <w:color w:val="000000"/>
                <w:szCs w:val="24"/>
              </w:rPr>
            </w:pPr>
          </w:p>
          <w:p w14:paraId="131D33F7" w14:textId="5579F96F" w:rsidR="00BD5C2E" w:rsidRPr="00164813" w:rsidRDefault="00DE6BD4" w:rsidP="00164813">
            <w:pPr>
              <w:spacing w:before="120" w:after="120" w:line="240" w:lineRule="auto"/>
              <w:textAlignment w:val="top"/>
              <w:rPr>
                <w:color w:val="000000"/>
                <w:szCs w:val="24"/>
              </w:rPr>
            </w:pPr>
            <w:bookmarkStart w:id="27" w:name="OLE_LINK65"/>
            <w:r>
              <w:rPr>
                <w:rFonts w:eastAsia="Calibri" w:cs="Times New Roman"/>
                <w:noProof/>
                <w:color w:val="000000"/>
                <w:szCs w:val="24"/>
              </w:rPr>
              <w:drawing>
                <wp:inline distT="0" distB="0" distL="0" distR="0" wp14:anchorId="027E1562" wp14:editId="3A06F65E">
                  <wp:extent cx="238095" cy="209524"/>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Calibri" w:cs="Times New Roman"/>
                <w:noProof/>
                <w:color w:val="000000"/>
                <w:szCs w:val="24"/>
              </w:rPr>
              <w:t xml:space="preserve"> </w:t>
            </w:r>
            <w:r w:rsidR="00BD5C2E">
              <w:rPr>
                <w:rFonts w:eastAsia="Calibri" w:cs="Times New Roman"/>
                <w:color w:val="000000"/>
                <w:szCs w:val="24"/>
              </w:rPr>
              <w:t>Prescriptions</w:t>
            </w:r>
            <w:r w:rsidR="00BD5C2E" w:rsidRPr="008D1E1D">
              <w:rPr>
                <w:rFonts w:eastAsia="Calibri" w:cs="Times New Roman"/>
                <w:color w:val="000000"/>
                <w:szCs w:val="24"/>
              </w:rPr>
              <w:t> </w:t>
            </w:r>
            <w:r w:rsidR="00BD5C2E" w:rsidRPr="00DE4D5B">
              <w:rPr>
                <w:rFonts w:eastAsia="Calibri" w:cs="Times New Roman"/>
                <w:color w:val="000000"/>
                <w:szCs w:val="24"/>
              </w:rPr>
              <w:t xml:space="preserve">with </w:t>
            </w:r>
            <w:r w:rsidR="00BD5C2E" w:rsidRPr="00F051A6">
              <w:rPr>
                <w:b/>
                <w:color w:val="000000"/>
              </w:rPr>
              <w:t>Shipped</w:t>
            </w:r>
            <w:r w:rsidR="00BD5C2E" w:rsidRPr="00DE4D5B">
              <w:rPr>
                <w:rFonts w:eastAsia="Calibri" w:cs="Times New Roman"/>
                <w:color w:val="000000"/>
                <w:szCs w:val="24"/>
              </w:rPr>
              <w:t xml:space="preserve"> in the </w:t>
            </w:r>
            <w:r w:rsidR="00BD5C2E" w:rsidRPr="00C73296">
              <w:rPr>
                <w:rFonts w:eastAsia="Calibri" w:cs="Times New Roman"/>
                <w:b/>
                <w:color w:val="000000"/>
                <w:szCs w:val="24"/>
              </w:rPr>
              <w:t>Status</w:t>
            </w:r>
            <w:r w:rsidR="00BD5C2E" w:rsidRPr="00DE4D5B">
              <w:rPr>
                <w:rFonts w:eastAsia="Calibri" w:cs="Times New Roman"/>
                <w:color w:val="000000"/>
                <w:szCs w:val="24"/>
              </w:rPr>
              <w:t xml:space="preserve"> column </w:t>
            </w:r>
            <w:r w:rsidR="00BD5C2E">
              <w:rPr>
                <w:rFonts w:eastAsia="Calibri" w:cs="Times New Roman"/>
                <w:color w:val="000000"/>
                <w:szCs w:val="24"/>
              </w:rPr>
              <w:t xml:space="preserve">and a date in the </w:t>
            </w:r>
            <w:r w:rsidR="00BD5C2E">
              <w:rPr>
                <w:rFonts w:eastAsia="Calibri" w:cs="Times New Roman"/>
                <w:b/>
                <w:bCs/>
                <w:color w:val="000000"/>
                <w:szCs w:val="24"/>
              </w:rPr>
              <w:t xml:space="preserve">Status Date </w:t>
            </w:r>
            <w:r w:rsidR="00BD5C2E">
              <w:rPr>
                <w:rFonts w:eastAsia="Calibri" w:cs="Times New Roman"/>
                <w:color w:val="000000"/>
                <w:szCs w:val="24"/>
              </w:rPr>
              <w:t>column indicate that</w:t>
            </w:r>
            <w:r w:rsidR="00BD5C2E" w:rsidRPr="00DE4D5B">
              <w:rPr>
                <w:rFonts w:eastAsia="Calibri" w:cs="Times New Roman"/>
                <w:color w:val="000000"/>
                <w:szCs w:val="24"/>
              </w:rPr>
              <w:t xml:space="preserve"> the shipping label </w:t>
            </w:r>
            <w:r w:rsidR="00BD5C2E">
              <w:rPr>
                <w:rFonts w:eastAsia="Calibri" w:cs="Times New Roman"/>
                <w:color w:val="000000"/>
                <w:szCs w:val="24"/>
              </w:rPr>
              <w:t xml:space="preserve">has been printed as of that date. The </w:t>
            </w:r>
            <w:r w:rsidR="00BD5C2E">
              <w:rPr>
                <w:rFonts w:eastAsia="Calibri" w:cs="Times New Roman"/>
                <w:b/>
                <w:bCs/>
                <w:color w:val="000000"/>
                <w:szCs w:val="24"/>
              </w:rPr>
              <w:t xml:space="preserve">Status Date </w:t>
            </w:r>
            <w:r w:rsidR="00BD5C2E">
              <w:rPr>
                <w:rFonts w:eastAsia="Calibri" w:cs="Times New Roman"/>
                <w:color w:val="000000"/>
                <w:szCs w:val="24"/>
              </w:rPr>
              <w:t>is the label print date, NOT</w:t>
            </w:r>
            <w:r w:rsidR="00BD5C2E" w:rsidRPr="00DE4D5B">
              <w:rPr>
                <w:rFonts w:eastAsia="Calibri" w:cs="Times New Roman"/>
                <w:color w:val="000000"/>
                <w:szCs w:val="24"/>
              </w:rPr>
              <w:t xml:space="preserve"> the actual </w:t>
            </w:r>
            <w:r w:rsidR="00BD5C2E">
              <w:rPr>
                <w:rFonts w:eastAsia="Calibri" w:cs="Times New Roman"/>
                <w:color w:val="000000"/>
                <w:szCs w:val="24"/>
              </w:rPr>
              <w:t>s</w:t>
            </w:r>
            <w:r w:rsidR="00BD5C2E" w:rsidRPr="008D1E1D">
              <w:rPr>
                <w:rFonts w:eastAsia="Calibri" w:cs="Times New Roman"/>
                <w:color w:val="000000"/>
                <w:szCs w:val="24"/>
              </w:rPr>
              <w:t>hip</w:t>
            </w:r>
            <w:r w:rsidR="00BD5C2E">
              <w:rPr>
                <w:rFonts w:eastAsia="Calibri" w:cs="Times New Roman"/>
                <w:color w:val="000000"/>
                <w:szCs w:val="24"/>
              </w:rPr>
              <w:t>ped</w:t>
            </w:r>
            <w:r w:rsidR="00BD5C2E" w:rsidRPr="008D1E1D">
              <w:rPr>
                <w:rFonts w:eastAsia="Calibri" w:cs="Times New Roman"/>
                <w:color w:val="000000"/>
                <w:szCs w:val="24"/>
              </w:rPr>
              <w:t xml:space="preserve"> </w:t>
            </w:r>
            <w:r w:rsidR="00BD5C2E">
              <w:rPr>
                <w:rFonts w:eastAsia="Calibri" w:cs="Times New Roman"/>
                <w:color w:val="000000"/>
                <w:szCs w:val="24"/>
              </w:rPr>
              <w:t>d</w:t>
            </w:r>
            <w:r w:rsidR="00BD5C2E" w:rsidRPr="008D1E1D">
              <w:rPr>
                <w:rFonts w:eastAsia="Calibri" w:cs="Times New Roman"/>
                <w:color w:val="000000"/>
                <w:szCs w:val="24"/>
              </w:rPr>
              <w:t>ate.</w:t>
            </w:r>
            <w:r w:rsidR="00BD5C2E" w:rsidRPr="00DE4D5B">
              <w:rPr>
                <w:rFonts w:eastAsia="Calibri" w:cs="Times New Roman"/>
                <w:color w:val="000000"/>
                <w:szCs w:val="24"/>
              </w:rPr>
              <w:t xml:space="preserve"> </w:t>
            </w:r>
            <w:r w:rsidR="00BD5C2E" w:rsidRPr="00DE4D5B">
              <w:rPr>
                <w:color w:val="000000"/>
                <w:szCs w:val="24"/>
              </w:rPr>
              <w:t xml:space="preserve">Do </w:t>
            </w:r>
            <w:r w:rsidR="00BD5C2E">
              <w:rPr>
                <w:color w:val="000000"/>
                <w:szCs w:val="24"/>
              </w:rPr>
              <w:t>NOT</w:t>
            </w:r>
            <w:r w:rsidR="00BD5C2E" w:rsidRPr="008D1E1D">
              <w:rPr>
                <w:color w:val="000000"/>
                <w:szCs w:val="24"/>
              </w:rPr>
              <w:t> </w:t>
            </w:r>
            <w:r w:rsidR="00BD5C2E" w:rsidRPr="00DE4D5B">
              <w:rPr>
                <w:color w:val="000000"/>
                <w:szCs w:val="24"/>
              </w:rPr>
              <w:t>advise the member </w:t>
            </w:r>
            <w:r w:rsidR="00BD5C2E">
              <w:rPr>
                <w:color w:val="000000"/>
                <w:szCs w:val="24"/>
              </w:rPr>
              <w:t xml:space="preserve">that </w:t>
            </w:r>
            <w:r w:rsidR="00BD5C2E" w:rsidRPr="00DE4D5B">
              <w:rPr>
                <w:color w:val="000000"/>
                <w:szCs w:val="24"/>
              </w:rPr>
              <w:t xml:space="preserve">their order </w:t>
            </w:r>
            <w:r w:rsidR="00BD5C2E">
              <w:rPr>
                <w:color w:val="000000"/>
                <w:szCs w:val="24"/>
              </w:rPr>
              <w:t>has</w:t>
            </w:r>
            <w:r w:rsidR="00BD5C2E" w:rsidRPr="008D1E1D">
              <w:rPr>
                <w:color w:val="000000"/>
                <w:szCs w:val="24"/>
              </w:rPr>
              <w:t xml:space="preserve"> </w:t>
            </w:r>
            <w:r w:rsidR="00BD5C2E" w:rsidRPr="00DE4D5B">
              <w:rPr>
                <w:color w:val="000000"/>
                <w:szCs w:val="24"/>
              </w:rPr>
              <w:t xml:space="preserve">shipped based on </w:t>
            </w:r>
            <w:bookmarkEnd w:id="18"/>
            <w:r w:rsidR="00BD5C2E">
              <w:rPr>
                <w:color w:val="000000"/>
                <w:szCs w:val="24"/>
              </w:rPr>
              <w:t xml:space="preserve">the </w:t>
            </w:r>
            <w:r w:rsidR="00BD5C2E" w:rsidRPr="00C73296">
              <w:rPr>
                <w:b/>
                <w:bCs/>
                <w:color w:val="000000"/>
                <w:szCs w:val="24"/>
              </w:rPr>
              <w:t>Status Date</w:t>
            </w:r>
            <w:r w:rsidR="00BD5C2E" w:rsidRPr="008D1E1D">
              <w:rPr>
                <w:color w:val="000000"/>
                <w:szCs w:val="24"/>
              </w:rPr>
              <w:t xml:space="preserve">. </w:t>
            </w:r>
            <w:bookmarkEnd w:id="27"/>
          </w:p>
        </w:tc>
      </w:tr>
      <w:tr w:rsidR="00B73F56" w14:paraId="23F12633" w14:textId="77777777" w:rsidTr="00A91573">
        <w:tc>
          <w:tcPr>
            <w:tcW w:w="292" w:type="pct"/>
            <w:vMerge/>
          </w:tcPr>
          <w:p w14:paraId="7AAE8B40" w14:textId="77777777" w:rsidR="00BD5C2E" w:rsidRDefault="00BD5C2E" w:rsidP="00AE17CE">
            <w:pPr>
              <w:spacing w:before="120" w:after="120" w:line="240" w:lineRule="auto"/>
              <w:jc w:val="center"/>
              <w:rPr>
                <w:rFonts w:eastAsia="Calibri" w:cs="Times New Roman"/>
                <w:b/>
                <w:szCs w:val="24"/>
              </w:rPr>
            </w:pPr>
          </w:p>
        </w:tc>
        <w:tc>
          <w:tcPr>
            <w:tcW w:w="521" w:type="pct"/>
            <w:tcBorders>
              <w:top w:val="single" w:sz="4" w:space="0" w:color="auto"/>
              <w:left w:val="single" w:sz="4" w:space="0" w:color="auto"/>
              <w:right w:val="single" w:sz="4" w:space="0" w:color="auto"/>
            </w:tcBorders>
            <w:shd w:val="clear" w:color="auto" w:fill="D9D9D9" w:themeFill="background1" w:themeFillShade="D9"/>
          </w:tcPr>
          <w:p w14:paraId="15211375" w14:textId="77777777" w:rsidR="00BD5C2E" w:rsidRDefault="00BD5C2E" w:rsidP="00CE4B9F">
            <w:pPr>
              <w:spacing w:before="120" w:after="120" w:line="240" w:lineRule="auto"/>
              <w:jc w:val="center"/>
              <w:rPr>
                <w:szCs w:val="24"/>
              </w:rPr>
            </w:pPr>
            <w:r>
              <w:rPr>
                <w:b/>
                <w:bCs/>
                <w:color w:val="000000"/>
                <w:szCs w:val="24"/>
              </w:rPr>
              <w:t>Order Status Type</w:t>
            </w:r>
          </w:p>
        </w:tc>
        <w:tc>
          <w:tcPr>
            <w:tcW w:w="4187" w:type="pct"/>
            <w:gridSpan w:val="3"/>
            <w:tcBorders>
              <w:top w:val="single" w:sz="4" w:space="0" w:color="auto"/>
              <w:left w:val="single" w:sz="4" w:space="0" w:color="auto"/>
              <w:right w:val="single" w:sz="4" w:space="0" w:color="auto"/>
            </w:tcBorders>
            <w:shd w:val="clear" w:color="auto" w:fill="D9D9D9" w:themeFill="background1" w:themeFillShade="D9"/>
          </w:tcPr>
          <w:p w14:paraId="30F43710" w14:textId="77777777" w:rsidR="00BD5C2E" w:rsidRDefault="00BD5C2E" w:rsidP="00CE4B9F">
            <w:pPr>
              <w:spacing w:before="120" w:after="120" w:line="240" w:lineRule="auto"/>
              <w:jc w:val="center"/>
              <w:rPr>
                <w:szCs w:val="24"/>
              </w:rPr>
            </w:pPr>
            <w:r>
              <w:rPr>
                <w:b/>
                <w:bCs/>
                <w:color w:val="000000"/>
                <w:szCs w:val="24"/>
              </w:rPr>
              <w:t>Definition</w:t>
            </w:r>
          </w:p>
        </w:tc>
      </w:tr>
      <w:tr w:rsidR="00B73F56" w14:paraId="79AB8862" w14:textId="77777777" w:rsidTr="00A91573">
        <w:tc>
          <w:tcPr>
            <w:tcW w:w="292" w:type="pct"/>
            <w:vMerge/>
          </w:tcPr>
          <w:p w14:paraId="75532DA5" w14:textId="77777777" w:rsidR="00BD5C2E" w:rsidRDefault="00BD5C2E" w:rsidP="00AE17CE">
            <w:pPr>
              <w:spacing w:before="120" w:after="120" w:line="240" w:lineRule="auto"/>
              <w:jc w:val="center"/>
              <w:rPr>
                <w:rFonts w:eastAsia="Calibri" w:cs="Times New Roman"/>
                <w:b/>
                <w:szCs w:val="24"/>
              </w:rPr>
            </w:pPr>
          </w:p>
        </w:tc>
        <w:tc>
          <w:tcPr>
            <w:tcW w:w="521" w:type="pct"/>
            <w:tcBorders>
              <w:left w:val="single" w:sz="4" w:space="0" w:color="auto"/>
              <w:right w:val="single" w:sz="4" w:space="0" w:color="auto"/>
            </w:tcBorders>
          </w:tcPr>
          <w:p w14:paraId="130AF8D9" w14:textId="77777777" w:rsidR="00BD5C2E" w:rsidRDefault="00BD5C2E" w:rsidP="00CE4B9F">
            <w:pPr>
              <w:spacing w:before="120" w:after="120" w:line="240" w:lineRule="auto"/>
              <w:rPr>
                <w:szCs w:val="24"/>
              </w:rPr>
            </w:pPr>
            <w:r>
              <w:rPr>
                <w:color w:val="000000"/>
                <w:szCs w:val="24"/>
              </w:rPr>
              <w:t xml:space="preserve">Processing </w:t>
            </w:r>
          </w:p>
        </w:tc>
        <w:tc>
          <w:tcPr>
            <w:tcW w:w="4187" w:type="pct"/>
            <w:gridSpan w:val="3"/>
            <w:tcBorders>
              <w:left w:val="single" w:sz="4" w:space="0" w:color="auto"/>
              <w:right w:val="single" w:sz="4" w:space="0" w:color="auto"/>
            </w:tcBorders>
          </w:tcPr>
          <w:p w14:paraId="26F95182" w14:textId="77777777" w:rsidR="00BD5C2E" w:rsidRDefault="00BD5C2E" w:rsidP="00CE4B9F">
            <w:pPr>
              <w:spacing w:before="120" w:after="120" w:line="240" w:lineRule="auto"/>
              <w:rPr>
                <w:szCs w:val="24"/>
              </w:rPr>
            </w:pPr>
            <w:r>
              <w:rPr>
                <w:szCs w:val="24"/>
              </w:rPr>
              <w:t xml:space="preserve">The order has been </w:t>
            </w:r>
            <w:proofErr w:type="gramStart"/>
            <w:r>
              <w:rPr>
                <w:szCs w:val="24"/>
              </w:rPr>
              <w:t>adjudicated</w:t>
            </w:r>
            <w:proofErr w:type="gramEnd"/>
            <w:r>
              <w:rPr>
                <w:szCs w:val="24"/>
              </w:rPr>
              <w:t xml:space="preserve"> and awaiting fulfillment. </w:t>
            </w:r>
          </w:p>
          <w:p w14:paraId="45B8B64D" w14:textId="77777777" w:rsidR="00386DE8" w:rsidRDefault="00BD5C2E" w:rsidP="009479A6">
            <w:pPr>
              <w:pStyle w:val="TOC1"/>
            </w:pPr>
            <w:r>
              <w:t>For pending order</w:t>
            </w:r>
            <w:r w:rsidR="00D254EA">
              <w:t>s</w:t>
            </w:r>
            <w:r>
              <w:t xml:space="preserve"> placed within 15 minutes awaiting entry into the Mail Order Pharmacy</w:t>
            </w:r>
            <w:r w:rsidR="00D254EA">
              <w:t xml:space="preserve"> or</w:t>
            </w:r>
            <w:r>
              <w:t xml:space="preserve"> awaiting Adjudication and have not formally processed through members insurance</w:t>
            </w:r>
            <w:r w:rsidR="00631FDA">
              <w:t>,</w:t>
            </w:r>
            <w:r>
              <w:t xml:space="preserve"> refer to </w:t>
            </w:r>
            <w:bookmarkStart w:id="28" w:name="OLE_LINK2"/>
            <w:r w:rsidR="003245A7" w:rsidRPr="0087242B">
              <w:rPr>
                <w:rFonts w:eastAsia="Times New Roman" w:cs="Times New Roman"/>
                <w:color w:val="000000"/>
                <w:szCs w:val="24"/>
              </w:rPr>
              <w:fldChar w:fldCharType="begin"/>
            </w:r>
            <w:r w:rsidR="003245A7" w:rsidRPr="0087242B">
              <w:rPr>
                <w:rFonts w:eastAsia="Times New Roman" w:cs="Times New Roman"/>
                <w:color w:val="000000"/>
                <w:szCs w:val="24"/>
              </w:rPr>
              <w:instrText xml:space="preserve"> HYPERLINK "https://thesource.cvshealth.com/nuxeo/thesource/" \l "!/view?docid=98a7a9d6-b7fc-4471-9168-f6e3c3d2a14a" </w:instrText>
            </w:r>
            <w:r w:rsidR="003245A7" w:rsidRPr="0087242B">
              <w:rPr>
                <w:rFonts w:eastAsia="Times New Roman" w:cs="Times New Roman"/>
                <w:color w:val="000000"/>
                <w:szCs w:val="24"/>
              </w:rPr>
            </w:r>
            <w:r w:rsidR="003245A7" w:rsidRPr="0087242B">
              <w:rPr>
                <w:rFonts w:eastAsia="Times New Roman" w:cs="Times New Roman"/>
                <w:color w:val="000000"/>
                <w:szCs w:val="24"/>
              </w:rPr>
              <w:fldChar w:fldCharType="separate"/>
            </w:r>
            <w:r w:rsidR="003245A7" w:rsidRPr="0087242B">
              <w:rPr>
                <w:rStyle w:val="Hyperlink"/>
                <w:rFonts w:eastAsia="Times New Roman" w:cs="Times New Roman"/>
                <w:szCs w:val="24"/>
              </w:rPr>
              <w:t xml:space="preserve">Compass </w:t>
            </w:r>
            <w:r w:rsidR="00E72B6F">
              <w:rPr>
                <w:rStyle w:val="Hyperlink"/>
                <w:rFonts w:eastAsia="Times New Roman" w:cs="Times New Roman"/>
                <w:szCs w:val="24"/>
              </w:rPr>
              <w:t>–</w:t>
            </w:r>
            <w:r w:rsidR="003245A7" w:rsidRPr="0087242B">
              <w:rPr>
                <w:rStyle w:val="Hyperlink"/>
                <w:rFonts w:eastAsia="Times New Roman" w:cs="Times New Roman"/>
                <w:szCs w:val="24"/>
              </w:rPr>
              <w:t xml:space="preserve"> Editing and Cancelling In Process Orders (057232)</w:t>
            </w:r>
            <w:r w:rsidR="003245A7" w:rsidRPr="0087242B">
              <w:rPr>
                <w:rFonts w:eastAsia="Times New Roman" w:cs="Times New Roman"/>
                <w:color w:val="000000"/>
                <w:szCs w:val="24"/>
              </w:rPr>
              <w:fldChar w:fldCharType="end"/>
            </w:r>
            <w:bookmarkEnd w:id="28"/>
            <w:r w:rsidR="00631FDA">
              <w:t>.</w:t>
            </w:r>
          </w:p>
          <w:p w14:paraId="5A368C27" w14:textId="77777777" w:rsidR="005C442C" w:rsidRPr="005C442C" w:rsidRDefault="005C442C" w:rsidP="00CE4B9F">
            <w:pPr>
              <w:spacing w:before="120" w:after="120"/>
            </w:pPr>
            <w:r>
              <w:rPr>
                <w:rFonts w:eastAsia="Calibri" w:cs="Times New Roman"/>
                <w:noProof/>
                <w:color w:val="000000"/>
                <w:szCs w:val="24"/>
              </w:rPr>
              <w:drawing>
                <wp:inline distT="0" distB="0" distL="0" distR="0" wp14:anchorId="38263C9B" wp14:editId="2DEFE997">
                  <wp:extent cx="238095" cy="2095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Calibri" w:cs="Times New Roman"/>
                <w:noProof/>
                <w:color w:val="000000"/>
                <w:szCs w:val="24"/>
              </w:rPr>
              <w:t xml:space="preserve"> </w:t>
            </w:r>
            <w:r>
              <w:t xml:space="preserve">If the order is in Processing and the caller </w:t>
            </w:r>
            <w:r w:rsidR="00F03322">
              <w:t>asks</w:t>
            </w:r>
            <w:r>
              <w:t xml:space="preserve"> about updating the shipping address on the order, refer to </w:t>
            </w:r>
            <w:r w:rsidR="00F34053">
              <w:t xml:space="preserve">the </w:t>
            </w:r>
            <w:hyperlink w:anchor="_Scenario_Guide" w:history="1">
              <w:r w:rsidR="00F34053" w:rsidRPr="00F34053">
                <w:rPr>
                  <w:rStyle w:val="Hyperlink"/>
                </w:rPr>
                <w:t>S</w:t>
              </w:r>
              <w:r w:rsidRPr="00F34053">
                <w:rPr>
                  <w:rStyle w:val="Hyperlink"/>
                </w:rPr>
                <w:t xml:space="preserve">cenario </w:t>
              </w:r>
              <w:r w:rsidR="00F34053" w:rsidRPr="00F34053">
                <w:rPr>
                  <w:rStyle w:val="Hyperlink"/>
                </w:rPr>
                <w:t>G</w:t>
              </w:r>
              <w:r w:rsidRPr="00F34053">
                <w:rPr>
                  <w:rStyle w:val="Hyperlink"/>
                </w:rPr>
                <w:t>uide</w:t>
              </w:r>
            </w:hyperlink>
            <w:r w:rsidR="00F34053">
              <w:t>.</w:t>
            </w:r>
          </w:p>
        </w:tc>
      </w:tr>
      <w:tr w:rsidR="00B73F56" w14:paraId="69ED5D8B" w14:textId="77777777" w:rsidTr="00A91573">
        <w:tc>
          <w:tcPr>
            <w:tcW w:w="292" w:type="pct"/>
            <w:vMerge/>
          </w:tcPr>
          <w:p w14:paraId="449C1E19" w14:textId="77777777" w:rsidR="00BD5C2E" w:rsidRDefault="00BD5C2E" w:rsidP="00AE17CE">
            <w:pPr>
              <w:spacing w:before="120" w:after="120" w:line="240" w:lineRule="auto"/>
              <w:jc w:val="center"/>
              <w:rPr>
                <w:rFonts w:eastAsia="Calibri" w:cs="Times New Roman"/>
                <w:b/>
                <w:szCs w:val="24"/>
              </w:rPr>
            </w:pPr>
          </w:p>
        </w:tc>
        <w:tc>
          <w:tcPr>
            <w:tcW w:w="521" w:type="pct"/>
            <w:tcBorders>
              <w:left w:val="single" w:sz="4" w:space="0" w:color="auto"/>
              <w:right w:val="single" w:sz="4" w:space="0" w:color="auto"/>
            </w:tcBorders>
          </w:tcPr>
          <w:p w14:paraId="343B80B8" w14:textId="77777777" w:rsidR="00BD5C2E" w:rsidRDefault="00BD5C2E" w:rsidP="00CE4B9F">
            <w:pPr>
              <w:spacing w:before="120" w:after="120" w:line="240" w:lineRule="auto"/>
              <w:rPr>
                <w:szCs w:val="24"/>
              </w:rPr>
            </w:pPr>
            <w:r>
              <w:rPr>
                <w:color w:val="000000"/>
                <w:szCs w:val="24"/>
              </w:rPr>
              <w:t xml:space="preserve">Shipped </w:t>
            </w:r>
          </w:p>
        </w:tc>
        <w:tc>
          <w:tcPr>
            <w:tcW w:w="4187" w:type="pct"/>
            <w:gridSpan w:val="3"/>
            <w:tcBorders>
              <w:left w:val="single" w:sz="4" w:space="0" w:color="auto"/>
              <w:right w:val="single" w:sz="4" w:space="0" w:color="auto"/>
            </w:tcBorders>
          </w:tcPr>
          <w:p w14:paraId="69C5F24D" w14:textId="77777777" w:rsidR="00386DE8" w:rsidRDefault="00BD5C2E" w:rsidP="00CE4B9F">
            <w:pPr>
              <w:spacing w:before="120" w:after="120" w:line="240" w:lineRule="auto"/>
              <w:rPr>
                <w:szCs w:val="24"/>
              </w:rPr>
            </w:pPr>
            <w:r>
              <w:rPr>
                <w:szCs w:val="24"/>
              </w:rPr>
              <w:t xml:space="preserve">The order has been fulfilled and dispatched for shipping. Review the </w:t>
            </w:r>
            <w:r w:rsidR="00CE77D8">
              <w:rPr>
                <w:szCs w:val="24"/>
              </w:rPr>
              <w:t>t</w:t>
            </w:r>
            <w:r>
              <w:rPr>
                <w:szCs w:val="24"/>
              </w:rPr>
              <w:t xml:space="preserve">racking </w:t>
            </w:r>
            <w:r w:rsidR="00CE77D8">
              <w:rPr>
                <w:szCs w:val="24"/>
              </w:rPr>
              <w:t>n</w:t>
            </w:r>
            <w:r>
              <w:rPr>
                <w:szCs w:val="24"/>
              </w:rPr>
              <w:t xml:space="preserve">umber to determine ship date and details. If no </w:t>
            </w:r>
            <w:r w:rsidR="00CE77D8">
              <w:rPr>
                <w:szCs w:val="24"/>
              </w:rPr>
              <w:t>t</w:t>
            </w:r>
            <w:r>
              <w:rPr>
                <w:szCs w:val="24"/>
              </w:rPr>
              <w:t xml:space="preserve">racking </w:t>
            </w:r>
            <w:r w:rsidR="00CE77D8">
              <w:rPr>
                <w:szCs w:val="24"/>
              </w:rPr>
              <w:t>n</w:t>
            </w:r>
            <w:r>
              <w:rPr>
                <w:szCs w:val="24"/>
              </w:rPr>
              <w:t xml:space="preserve">umber exists, the order has been shipped but </w:t>
            </w:r>
            <w:r w:rsidR="00DE7827">
              <w:rPr>
                <w:szCs w:val="24"/>
              </w:rPr>
              <w:t xml:space="preserve">is </w:t>
            </w:r>
            <w:r>
              <w:rPr>
                <w:szCs w:val="24"/>
              </w:rPr>
              <w:t xml:space="preserve">awaiting </w:t>
            </w:r>
            <w:r w:rsidR="004F2A24">
              <w:rPr>
                <w:szCs w:val="24"/>
              </w:rPr>
              <w:t>pick-up</w:t>
            </w:r>
            <w:r>
              <w:rPr>
                <w:szCs w:val="24"/>
              </w:rPr>
              <w:t xml:space="preserve"> from the courier. </w:t>
            </w:r>
          </w:p>
        </w:tc>
      </w:tr>
      <w:tr w:rsidR="00B73F56" w14:paraId="4A74A0EB" w14:textId="77777777" w:rsidTr="00A91573">
        <w:tc>
          <w:tcPr>
            <w:tcW w:w="292" w:type="pct"/>
            <w:vMerge/>
          </w:tcPr>
          <w:p w14:paraId="522A9B13" w14:textId="77777777" w:rsidR="00BD5C2E" w:rsidRDefault="00BD5C2E" w:rsidP="00AE17CE">
            <w:pPr>
              <w:spacing w:before="120" w:after="120" w:line="240" w:lineRule="auto"/>
              <w:jc w:val="center"/>
              <w:rPr>
                <w:rFonts w:eastAsia="Calibri" w:cs="Times New Roman"/>
                <w:b/>
                <w:szCs w:val="24"/>
              </w:rPr>
            </w:pPr>
          </w:p>
        </w:tc>
        <w:tc>
          <w:tcPr>
            <w:tcW w:w="521" w:type="pct"/>
            <w:tcBorders>
              <w:left w:val="single" w:sz="4" w:space="0" w:color="auto"/>
              <w:bottom w:val="single" w:sz="4" w:space="0" w:color="auto"/>
              <w:right w:val="single" w:sz="4" w:space="0" w:color="auto"/>
            </w:tcBorders>
          </w:tcPr>
          <w:p w14:paraId="478C123A" w14:textId="77777777" w:rsidR="00BD5C2E" w:rsidRDefault="00BD5C2E" w:rsidP="00CE4B9F">
            <w:pPr>
              <w:spacing w:before="120" w:after="120" w:line="240" w:lineRule="auto"/>
              <w:rPr>
                <w:szCs w:val="24"/>
              </w:rPr>
            </w:pPr>
            <w:r>
              <w:rPr>
                <w:color w:val="000000"/>
                <w:szCs w:val="24"/>
              </w:rPr>
              <w:t xml:space="preserve">Rejected </w:t>
            </w:r>
          </w:p>
        </w:tc>
        <w:tc>
          <w:tcPr>
            <w:tcW w:w="4187" w:type="pct"/>
            <w:gridSpan w:val="3"/>
            <w:tcBorders>
              <w:left w:val="single" w:sz="4" w:space="0" w:color="auto"/>
              <w:bottom w:val="single" w:sz="4" w:space="0" w:color="auto"/>
              <w:right w:val="single" w:sz="4" w:space="0" w:color="auto"/>
            </w:tcBorders>
          </w:tcPr>
          <w:p w14:paraId="63A40B3E" w14:textId="77777777" w:rsidR="00E72B6F" w:rsidRDefault="00BD5C2E" w:rsidP="00CE4B9F">
            <w:pPr>
              <w:spacing w:before="120" w:after="120" w:line="240" w:lineRule="auto"/>
              <w:rPr>
                <w:szCs w:val="24"/>
              </w:rPr>
            </w:pPr>
            <w:r>
              <w:rPr>
                <w:szCs w:val="24"/>
              </w:rPr>
              <w:t xml:space="preserve">The claim was </w:t>
            </w:r>
            <w:proofErr w:type="gramStart"/>
            <w:r>
              <w:rPr>
                <w:szCs w:val="24"/>
              </w:rPr>
              <w:t>adjudicated</w:t>
            </w:r>
            <w:proofErr w:type="gramEnd"/>
            <w:r>
              <w:rPr>
                <w:szCs w:val="24"/>
              </w:rPr>
              <w:t xml:space="preserve"> but could not be fulfilled. </w:t>
            </w:r>
          </w:p>
          <w:p w14:paraId="27503100" w14:textId="77777777" w:rsidR="00386DE8" w:rsidRDefault="005E7829" w:rsidP="00CE4B9F">
            <w:pPr>
              <w:spacing w:before="120" w:after="120" w:line="240" w:lineRule="auto"/>
              <w:rPr>
                <w:szCs w:val="24"/>
              </w:rPr>
            </w:pPr>
            <w:r>
              <w:rPr>
                <w:szCs w:val="24"/>
              </w:rPr>
              <w:t>Check to see why the order was rejected</w:t>
            </w:r>
            <w:r w:rsidR="00812ACD">
              <w:rPr>
                <w:szCs w:val="24"/>
              </w:rPr>
              <w:t xml:space="preserve"> and if the reason can be or already has been resolved</w:t>
            </w:r>
            <w:r w:rsidR="00BB3472">
              <w:rPr>
                <w:szCs w:val="24"/>
              </w:rPr>
              <w:t xml:space="preserve">. </w:t>
            </w:r>
            <w:r w:rsidR="00E776B6">
              <w:rPr>
                <w:szCs w:val="24"/>
              </w:rPr>
              <w:t xml:space="preserve">If so, and the member still needs the </w:t>
            </w:r>
            <w:r w:rsidR="00A97C23">
              <w:rPr>
                <w:szCs w:val="24"/>
              </w:rPr>
              <w:t>RX, place a new order</w:t>
            </w:r>
            <w:r w:rsidR="00B66F67">
              <w:rPr>
                <w:szCs w:val="24"/>
              </w:rPr>
              <w:t xml:space="preserve"> for the member</w:t>
            </w:r>
            <w:r w:rsidR="00A97C23">
              <w:rPr>
                <w:szCs w:val="24"/>
              </w:rPr>
              <w:t>.</w:t>
            </w:r>
          </w:p>
        </w:tc>
      </w:tr>
      <w:tr w:rsidR="00E266DC" w14:paraId="578E9801" w14:textId="77777777" w:rsidTr="00A91573">
        <w:tc>
          <w:tcPr>
            <w:tcW w:w="292" w:type="pct"/>
            <w:vMerge w:val="restart"/>
            <w:tcBorders>
              <w:top w:val="single" w:sz="4" w:space="0" w:color="auto"/>
              <w:left w:val="single" w:sz="4" w:space="0" w:color="auto"/>
              <w:right w:val="single" w:sz="4" w:space="0" w:color="auto"/>
            </w:tcBorders>
          </w:tcPr>
          <w:p w14:paraId="774E41FE" w14:textId="77777777" w:rsidR="002D2900" w:rsidRDefault="002D2900" w:rsidP="00AE17CE">
            <w:pPr>
              <w:spacing w:before="120" w:after="120" w:line="240" w:lineRule="auto"/>
              <w:jc w:val="center"/>
              <w:rPr>
                <w:rFonts w:eastAsia="Calibri" w:cs="Times New Roman"/>
                <w:b/>
                <w:szCs w:val="24"/>
              </w:rPr>
            </w:pPr>
            <w:r>
              <w:rPr>
                <w:rFonts w:eastAsia="Calibri" w:cs="Times New Roman"/>
                <w:b/>
                <w:szCs w:val="24"/>
              </w:rPr>
              <w:t>3</w:t>
            </w:r>
          </w:p>
        </w:tc>
        <w:tc>
          <w:tcPr>
            <w:tcW w:w="4708" w:type="pct"/>
            <w:gridSpan w:val="4"/>
            <w:tcBorders>
              <w:top w:val="single" w:sz="4" w:space="0" w:color="auto"/>
              <w:left w:val="single" w:sz="4" w:space="0" w:color="auto"/>
              <w:bottom w:val="single" w:sz="4" w:space="0" w:color="auto"/>
              <w:right w:val="single" w:sz="4" w:space="0" w:color="auto"/>
            </w:tcBorders>
          </w:tcPr>
          <w:p w14:paraId="7F74B5ED" w14:textId="7EB67EDB" w:rsidR="00E31317" w:rsidRPr="005751AF" w:rsidRDefault="002D2900" w:rsidP="00F051A6">
            <w:pPr>
              <w:pStyle w:val="ListParagraph"/>
              <w:numPr>
                <w:ilvl w:val="0"/>
                <w:numId w:val="63"/>
              </w:numPr>
              <w:spacing w:before="120" w:after="120" w:line="240" w:lineRule="auto"/>
              <w:rPr>
                <w:rFonts w:eastAsia="Calibri" w:cs="Times New Roman"/>
                <w:szCs w:val="24"/>
              </w:rPr>
            </w:pPr>
            <w:bookmarkStart w:id="29" w:name="OLE_LINK59"/>
            <w:bookmarkStart w:id="30" w:name="OLE_LINK60"/>
            <w:r w:rsidRPr="00342402">
              <w:rPr>
                <w:rFonts w:eastAsia="Calibri" w:cs="Times New Roman"/>
                <w:szCs w:val="24"/>
              </w:rPr>
              <w:t xml:space="preserve">Once the order is located, click the </w:t>
            </w:r>
            <w:r w:rsidRPr="00342402">
              <w:rPr>
                <w:rFonts w:eastAsia="Calibri" w:cs="Times New Roman"/>
                <w:b/>
                <w:bCs/>
                <w:szCs w:val="24"/>
              </w:rPr>
              <w:t xml:space="preserve">Order Number </w:t>
            </w:r>
            <w:r w:rsidRPr="00342402">
              <w:rPr>
                <w:rFonts w:eastAsia="Calibri" w:cs="Times New Roman"/>
                <w:szCs w:val="24"/>
              </w:rPr>
              <w:t>hyperlink.</w:t>
            </w:r>
            <w:r w:rsidR="0013532A" w:rsidRPr="00211EB7">
              <w:rPr>
                <w:rFonts w:eastAsia="Calibri" w:cs="Times New Roman"/>
                <w:szCs w:val="24"/>
              </w:rPr>
              <w:t xml:space="preserve"> </w:t>
            </w:r>
          </w:p>
          <w:p w14:paraId="3B744ED1" w14:textId="53D8F3CE" w:rsidR="00E31317" w:rsidRDefault="00E31317" w:rsidP="00B14148">
            <w:pPr>
              <w:spacing w:before="120" w:after="120" w:line="240" w:lineRule="auto"/>
              <w:ind w:left="766"/>
              <w:rPr>
                <w:rFonts w:eastAsia="Calibri" w:cs="Times New Roman"/>
                <w:szCs w:val="24"/>
              </w:rPr>
            </w:pPr>
            <w:r>
              <w:rPr>
                <w:rFonts w:eastAsia="Calibri" w:cs="Times New Roman"/>
                <w:b/>
                <w:bCs/>
                <w:szCs w:val="24"/>
              </w:rPr>
              <w:t>Result</w:t>
            </w:r>
            <w:r w:rsidR="00AE68B7">
              <w:rPr>
                <w:rFonts w:eastAsia="Calibri" w:cs="Times New Roman"/>
                <w:b/>
                <w:bCs/>
                <w:szCs w:val="24"/>
              </w:rPr>
              <w:t xml:space="preserve">: </w:t>
            </w:r>
            <w:r>
              <w:rPr>
                <w:rFonts w:eastAsia="Calibri" w:cs="Times New Roman"/>
                <w:szCs w:val="24"/>
              </w:rPr>
              <w:t>The Order Details Screen displays.</w:t>
            </w:r>
          </w:p>
          <w:p w14:paraId="78007C5E" w14:textId="77777777" w:rsidR="00DA3F78" w:rsidRDefault="00DA3F78" w:rsidP="00AE17CE">
            <w:pPr>
              <w:spacing w:before="120" w:after="120" w:line="240" w:lineRule="auto"/>
              <w:rPr>
                <w:rFonts w:eastAsia="Calibri" w:cs="Times New Roman"/>
                <w:szCs w:val="24"/>
              </w:rPr>
            </w:pPr>
          </w:p>
          <w:p w14:paraId="45B01730" w14:textId="77777777" w:rsidR="00DA3F78" w:rsidRPr="00342402" w:rsidRDefault="00DA3F78" w:rsidP="00F051A6">
            <w:pPr>
              <w:pStyle w:val="ListParagraph"/>
              <w:numPr>
                <w:ilvl w:val="0"/>
                <w:numId w:val="63"/>
              </w:numPr>
              <w:spacing w:before="120" w:after="120" w:line="240" w:lineRule="auto"/>
              <w:rPr>
                <w:rFonts w:eastAsia="Calibri" w:cs="Times New Roman"/>
                <w:szCs w:val="24"/>
              </w:rPr>
            </w:pPr>
            <w:r w:rsidRPr="00342402">
              <w:rPr>
                <w:rFonts w:eastAsia="Calibri" w:cs="Times New Roman"/>
                <w:szCs w:val="24"/>
              </w:rPr>
              <w:t xml:space="preserve">Verify the shipping address of the order. </w:t>
            </w:r>
            <w:r w:rsidR="00CC5132" w:rsidRPr="00342402">
              <w:rPr>
                <w:rFonts w:eastAsia="Calibri" w:cs="Times New Roman"/>
                <w:szCs w:val="24"/>
              </w:rPr>
              <w:t>If the shipping address is incorrect, refer to</w:t>
            </w:r>
            <w:r w:rsidR="000D2F48" w:rsidRPr="00342402">
              <w:rPr>
                <w:rFonts w:eastAsia="Calibri" w:cs="Times New Roman"/>
                <w:szCs w:val="24"/>
              </w:rPr>
              <w:t xml:space="preserve"> </w:t>
            </w:r>
            <w:hyperlink w:anchor="_Scenario_Guide" w:history="1">
              <w:r w:rsidR="000D2F48" w:rsidRPr="00342402">
                <w:rPr>
                  <w:rStyle w:val="Hyperlink"/>
                  <w:rFonts w:eastAsia="Calibri" w:cs="Times New Roman"/>
                  <w:szCs w:val="24"/>
                </w:rPr>
                <w:t>Scenario Guide</w:t>
              </w:r>
            </w:hyperlink>
            <w:r w:rsidR="00B14148" w:rsidRPr="00342402">
              <w:rPr>
                <w:rFonts w:eastAsia="Times New Roman" w:cs="Times New Roman"/>
                <w:color w:val="000000"/>
                <w:szCs w:val="24"/>
              </w:rPr>
              <w:t>.</w:t>
            </w:r>
          </w:p>
          <w:p w14:paraId="0F765BCA" w14:textId="77777777" w:rsidR="009E00B1" w:rsidRDefault="009E00B1" w:rsidP="00AE17CE">
            <w:pPr>
              <w:spacing w:before="120" w:after="120" w:line="240" w:lineRule="auto"/>
              <w:rPr>
                <w:rFonts w:eastAsia="Calibri" w:cs="Times New Roman"/>
                <w:b/>
                <w:bCs/>
                <w:szCs w:val="24"/>
              </w:rPr>
            </w:pPr>
          </w:p>
          <w:p w14:paraId="3A2D967D" w14:textId="55F116BC" w:rsidR="009E00B1" w:rsidRDefault="00D34C60" w:rsidP="009E00B1">
            <w:pPr>
              <w:spacing w:before="120" w:after="120" w:line="240" w:lineRule="auto"/>
              <w:jc w:val="center"/>
              <w:rPr>
                <w:rFonts w:eastAsia="Calibri" w:cs="Times New Roman"/>
                <w:b/>
                <w:bCs/>
                <w:szCs w:val="24"/>
              </w:rPr>
            </w:pPr>
            <w:r>
              <w:rPr>
                <w:noProof/>
              </w:rPr>
              <w:drawing>
                <wp:inline distT="0" distB="0" distL="0" distR="0" wp14:anchorId="01F307DD" wp14:editId="3AEE708A">
                  <wp:extent cx="7315200" cy="2950208"/>
                  <wp:effectExtent l="0" t="0" r="0" b="3175"/>
                  <wp:docPr id="70016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68421" name=""/>
                          <pic:cNvPicPr/>
                        </pic:nvPicPr>
                        <pic:blipFill>
                          <a:blip r:embed="rId23"/>
                          <a:stretch>
                            <a:fillRect/>
                          </a:stretch>
                        </pic:blipFill>
                        <pic:spPr>
                          <a:xfrm>
                            <a:off x="0" y="0"/>
                            <a:ext cx="7315200" cy="2950208"/>
                          </a:xfrm>
                          <a:prstGeom prst="rect">
                            <a:avLst/>
                          </a:prstGeom>
                        </pic:spPr>
                      </pic:pic>
                    </a:graphicData>
                  </a:graphic>
                </wp:inline>
              </w:drawing>
            </w:r>
          </w:p>
          <w:p w14:paraId="248A338F" w14:textId="77777777" w:rsidR="00504FE7" w:rsidRPr="00153EBF" w:rsidRDefault="00504FE7" w:rsidP="009E00B1">
            <w:pPr>
              <w:spacing w:before="120" w:after="120" w:line="240" w:lineRule="auto"/>
              <w:jc w:val="center"/>
              <w:rPr>
                <w:rFonts w:eastAsia="Calibri" w:cs="Times New Roman"/>
                <w:b/>
                <w:bCs/>
                <w:szCs w:val="24"/>
              </w:rPr>
            </w:pPr>
          </w:p>
          <w:bookmarkEnd w:id="29"/>
          <w:bookmarkEnd w:id="30"/>
          <w:p w14:paraId="762DD699" w14:textId="2A0F4D4C" w:rsidR="001622F2" w:rsidRPr="00632473" w:rsidRDefault="006A0DCD" w:rsidP="00F051A6">
            <w:pPr>
              <w:spacing w:before="120" w:after="120" w:line="240" w:lineRule="auto"/>
              <w:ind w:left="360"/>
              <w:contextualSpacing/>
              <w:rPr>
                <w:rFonts w:eastAsia="Calibri"/>
                <w:szCs w:val="24"/>
              </w:rPr>
            </w:pPr>
            <w:r w:rsidRPr="006A0DCD">
              <w:rPr>
                <w:rFonts w:eastAsia="Calibri"/>
                <w:b/>
                <w:bCs/>
                <w:szCs w:val="24"/>
              </w:rPr>
              <w:t>Result</w:t>
            </w:r>
            <w:r w:rsidR="00AE68B7">
              <w:rPr>
                <w:rFonts w:eastAsia="Calibri"/>
                <w:b/>
                <w:bCs/>
                <w:szCs w:val="24"/>
              </w:rPr>
              <w:t xml:space="preserve">: </w:t>
            </w:r>
            <w:r w:rsidR="00E72401">
              <w:rPr>
                <w:rFonts w:eastAsia="Calibri"/>
                <w:szCs w:val="24"/>
              </w:rPr>
              <w:t>Compass</w:t>
            </w:r>
            <w:r w:rsidR="002D2900" w:rsidRPr="00632473">
              <w:rPr>
                <w:rFonts w:eastAsia="Calibri"/>
                <w:szCs w:val="24"/>
              </w:rPr>
              <w:t xml:space="preserve"> display</w:t>
            </w:r>
            <w:r>
              <w:rPr>
                <w:rFonts w:eastAsia="Calibri"/>
                <w:szCs w:val="24"/>
              </w:rPr>
              <w:t>s</w:t>
            </w:r>
            <w:r w:rsidR="002D2900" w:rsidRPr="00632473">
              <w:rPr>
                <w:rFonts w:eastAsia="Calibri"/>
                <w:szCs w:val="24"/>
              </w:rPr>
              <w:t xml:space="preserve"> the following Order/Prescription information:</w:t>
            </w:r>
          </w:p>
        </w:tc>
      </w:tr>
      <w:tr w:rsidR="00B73F56" w14:paraId="65FAA395" w14:textId="77777777" w:rsidTr="00A91573">
        <w:tc>
          <w:tcPr>
            <w:tcW w:w="292" w:type="pct"/>
            <w:vMerge/>
          </w:tcPr>
          <w:p w14:paraId="146A31E9" w14:textId="77777777" w:rsidR="002D2900" w:rsidRDefault="002D2900" w:rsidP="00AE17CE">
            <w:pPr>
              <w:spacing w:before="120" w:after="120" w:line="240" w:lineRule="auto"/>
              <w:jc w:val="center"/>
              <w:rPr>
                <w:rFonts w:eastAsia="Calibri" w:cs="Times New Roman"/>
                <w:b/>
                <w:szCs w:val="24"/>
              </w:rPr>
            </w:pPr>
          </w:p>
        </w:tc>
        <w:tc>
          <w:tcPr>
            <w:tcW w:w="99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097F6D" w14:textId="77777777" w:rsidR="002D2900" w:rsidRPr="006B1F02" w:rsidRDefault="002D2900" w:rsidP="00AE17CE">
            <w:pPr>
              <w:spacing w:before="120" w:after="120" w:line="240" w:lineRule="auto"/>
              <w:jc w:val="center"/>
              <w:rPr>
                <w:rFonts w:eastAsia="Calibri" w:cs="Times New Roman"/>
                <w:b/>
                <w:szCs w:val="24"/>
              </w:rPr>
            </w:pPr>
            <w:r>
              <w:rPr>
                <w:rFonts w:eastAsia="Calibri" w:cs="Times New Roman"/>
                <w:b/>
                <w:szCs w:val="24"/>
              </w:rPr>
              <w:t>Display</w:t>
            </w:r>
          </w:p>
        </w:tc>
        <w:tc>
          <w:tcPr>
            <w:tcW w:w="3715"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6A52E4" w14:textId="77777777" w:rsidR="002D2900" w:rsidRPr="006B1F02" w:rsidRDefault="002D2900" w:rsidP="00AE17CE">
            <w:pPr>
              <w:spacing w:before="120" w:after="120" w:line="240" w:lineRule="auto"/>
              <w:jc w:val="center"/>
              <w:rPr>
                <w:rFonts w:eastAsia="Calibri" w:cs="Times New Roman"/>
                <w:b/>
                <w:szCs w:val="24"/>
              </w:rPr>
            </w:pPr>
            <w:r>
              <w:rPr>
                <w:rFonts w:eastAsia="Calibri" w:cs="Times New Roman"/>
                <w:b/>
                <w:szCs w:val="24"/>
              </w:rPr>
              <w:t>Defined</w:t>
            </w:r>
          </w:p>
        </w:tc>
      </w:tr>
      <w:tr w:rsidR="00B73F56" w14:paraId="1ADA1822" w14:textId="77777777" w:rsidTr="00A91573">
        <w:tc>
          <w:tcPr>
            <w:tcW w:w="292" w:type="pct"/>
            <w:vMerge/>
          </w:tcPr>
          <w:p w14:paraId="5B627227" w14:textId="77777777" w:rsidR="002D2900" w:rsidRDefault="002D2900" w:rsidP="00AE17CE">
            <w:pPr>
              <w:spacing w:before="120" w:after="120" w:line="240" w:lineRule="auto"/>
              <w:jc w:val="center"/>
              <w:rPr>
                <w:rFonts w:eastAsia="Calibri" w:cs="Times New Roman"/>
                <w:b/>
                <w:szCs w:val="24"/>
              </w:rPr>
            </w:pPr>
          </w:p>
        </w:tc>
        <w:tc>
          <w:tcPr>
            <w:tcW w:w="993" w:type="pct"/>
            <w:gridSpan w:val="2"/>
            <w:tcBorders>
              <w:top w:val="single" w:sz="4" w:space="0" w:color="auto"/>
              <w:left w:val="single" w:sz="4" w:space="0" w:color="auto"/>
              <w:bottom w:val="single" w:sz="4" w:space="0" w:color="auto"/>
              <w:right w:val="single" w:sz="4" w:space="0" w:color="auto"/>
            </w:tcBorders>
            <w:vAlign w:val="center"/>
          </w:tcPr>
          <w:p w14:paraId="6AC23900" w14:textId="77777777" w:rsidR="002D2900" w:rsidRPr="00F076A0" w:rsidRDefault="002D2900" w:rsidP="00F076A0">
            <w:pPr>
              <w:spacing w:before="120" w:after="120" w:line="240" w:lineRule="auto"/>
              <w:contextualSpacing/>
              <w:rPr>
                <w:rFonts w:eastAsia="Times New Roman" w:cs="Times New Roman"/>
                <w:szCs w:val="24"/>
              </w:rPr>
            </w:pPr>
            <w:bookmarkStart w:id="31" w:name="OLE_LINK62"/>
            <w:r>
              <w:rPr>
                <w:rFonts w:eastAsia="Times New Roman" w:cs="Times New Roman"/>
                <w:szCs w:val="24"/>
              </w:rPr>
              <w:t>Order Number</w:t>
            </w:r>
            <w:bookmarkEnd w:id="31"/>
          </w:p>
        </w:tc>
        <w:tc>
          <w:tcPr>
            <w:tcW w:w="3715" w:type="pct"/>
            <w:gridSpan w:val="2"/>
            <w:tcBorders>
              <w:top w:val="single" w:sz="4" w:space="0" w:color="auto"/>
              <w:left w:val="single" w:sz="4" w:space="0" w:color="auto"/>
              <w:bottom w:val="single" w:sz="4" w:space="0" w:color="auto"/>
              <w:right w:val="single" w:sz="4" w:space="0" w:color="auto"/>
            </w:tcBorders>
          </w:tcPr>
          <w:p w14:paraId="3811B85A" w14:textId="77777777" w:rsidR="002D2900" w:rsidRDefault="00B1339C" w:rsidP="00AE17CE">
            <w:pPr>
              <w:spacing w:before="120" w:after="120" w:line="240" w:lineRule="auto"/>
              <w:rPr>
                <w:rFonts w:eastAsia="Calibri" w:cs="Times New Roman"/>
                <w:szCs w:val="24"/>
              </w:rPr>
            </w:pPr>
            <w:r>
              <w:rPr>
                <w:rFonts w:eastAsia="Calibri" w:cs="Times New Roman"/>
                <w:szCs w:val="24"/>
              </w:rPr>
              <w:t>Number of the order.</w:t>
            </w:r>
          </w:p>
        </w:tc>
      </w:tr>
      <w:tr w:rsidR="00B73F56" w14:paraId="6C634DA2" w14:textId="77777777" w:rsidTr="00A91573">
        <w:tc>
          <w:tcPr>
            <w:tcW w:w="292" w:type="pct"/>
            <w:vMerge/>
          </w:tcPr>
          <w:p w14:paraId="3BDC961C" w14:textId="77777777" w:rsidR="002D2900" w:rsidRDefault="002D2900" w:rsidP="00AE17CE">
            <w:pPr>
              <w:spacing w:before="120" w:after="120" w:line="240" w:lineRule="auto"/>
              <w:jc w:val="center"/>
              <w:rPr>
                <w:rFonts w:eastAsia="Calibri" w:cs="Times New Roman"/>
                <w:b/>
                <w:szCs w:val="24"/>
              </w:rPr>
            </w:pPr>
          </w:p>
        </w:tc>
        <w:tc>
          <w:tcPr>
            <w:tcW w:w="993" w:type="pct"/>
            <w:gridSpan w:val="2"/>
            <w:tcBorders>
              <w:top w:val="single" w:sz="4" w:space="0" w:color="auto"/>
              <w:left w:val="single" w:sz="4" w:space="0" w:color="auto"/>
              <w:bottom w:val="single" w:sz="4" w:space="0" w:color="auto"/>
              <w:right w:val="single" w:sz="4" w:space="0" w:color="auto"/>
            </w:tcBorders>
          </w:tcPr>
          <w:p w14:paraId="18778E22" w14:textId="77777777" w:rsidR="002D2900" w:rsidRDefault="002D2900" w:rsidP="00AE17CE">
            <w:pPr>
              <w:spacing w:before="120" w:after="120" w:line="240" w:lineRule="auto"/>
              <w:rPr>
                <w:rFonts w:eastAsia="Calibri" w:cs="Times New Roman"/>
                <w:szCs w:val="24"/>
              </w:rPr>
            </w:pPr>
            <w:r w:rsidRPr="006B1F02">
              <w:rPr>
                <w:rFonts w:eastAsia="Calibri" w:cs="Times New Roman"/>
                <w:szCs w:val="24"/>
              </w:rPr>
              <w:t xml:space="preserve">Order Status </w:t>
            </w:r>
          </w:p>
        </w:tc>
        <w:tc>
          <w:tcPr>
            <w:tcW w:w="3715" w:type="pct"/>
            <w:gridSpan w:val="2"/>
            <w:tcBorders>
              <w:top w:val="single" w:sz="4" w:space="0" w:color="auto"/>
              <w:left w:val="single" w:sz="4" w:space="0" w:color="auto"/>
              <w:bottom w:val="single" w:sz="4" w:space="0" w:color="auto"/>
              <w:right w:val="single" w:sz="4" w:space="0" w:color="auto"/>
            </w:tcBorders>
          </w:tcPr>
          <w:p w14:paraId="3D947FA6" w14:textId="77777777" w:rsidR="002D2900" w:rsidRPr="002D2900" w:rsidRDefault="002D2900" w:rsidP="008A095D">
            <w:pPr>
              <w:pStyle w:val="ListParagraph"/>
              <w:numPr>
                <w:ilvl w:val="0"/>
                <w:numId w:val="17"/>
              </w:numPr>
              <w:spacing w:before="120" w:after="120" w:line="240" w:lineRule="auto"/>
              <w:rPr>
                <w:rFonts w:eastAsia="Calibri" w:cs="Times New Roman"/>
                <w:szCs w:val="24"/>
              </w:rPr>
            </w:pPr>
            <w:r w:rsidRPr="002D2900">
              <w:rPr>
                <w:rFonts w:eastAsia="Calibri" w:cs="Times New Roman"/>
                <w:szCs w:val="24"/>
              </w:rPr>
              <w:t>In Process</w:t>
            </w:r>
          </w:p>
          <w:p w14:paraId="04F1E038" w14:textId="77777777" w:rsidR="002D2900" w:rsidRPr="002D2900" w:rsidRDefault="002D2900" w:rsidP="008A095D">
            <w:pPr>
              <w:pStyle w:val="ListParagraph"/>
              <w:numPr>
                <w:ilvl w:val="0"/>
                <w:numId w:val="17"/>
              </w:numPr>
              <w:spacing w:before="120" w:after="120" w:line="240" w:lineRule="auto"/>
              <w:rPr>
                <w:rFonts w:eastAsia="Calibri" w:cs="Times New Roman"/>
                <w:szCs w:val="24"/>
              </w:rPr>
            </w:pPr>
            <w:r w:rsidRPr="002D2900">
              <w:rPr>
                <w:rFonts w:eastAsia="Calibri" w:cs="Times New Roman"/>
                <w:szCs w:val="24"/>
              </w:rPr>
              <w:t>Cancelled</w:t>
            </w:r>
          </w:p>
          <w:p w14:paraId="4E3380CF" w14:textId="77777777" w:rsidR="002D2900" w:rsidRPr="002D2900" w:rsidRDefault="002D2900" w:rsidP="008A095D">
            <w:pPr>
              <w:pStyle w:val="ListParagraph"/>
              <w:numPr>
                <w:ilvl w:val="0"/>
                <w:numId w:val="17"/>
              </w:numPr>
              <w:spacing w:before="120" w:after="120" w:line="240" w:lineRule="auto"/>
              <w:rPr>
                <w:rFonts w:eastAsia="Calibri" w:cs="Times New Roman"/>
                <w:szCs w:val="24"/>
              </w:rPr>
            </w:pPr>
            <w:r w:rsidRPr="002D2900">
              <w:rPr>
                <w:rFonts w:eastAsia="Calibri" w:cs="Times New Roman"/>
                <w:szCs w:val="24"/>
              </w:rPr>
              <w:t>Shipped</w:t>
            </w:r>
          </w:p>
          <w:p w14:paraId="28E17572" w14:textId="77777777" w:rsidR="000B45AE" w:rsidRPr="00F076A0" w:rsidRDefault="00253FD1" w:rsidP="008A095D">
            <w:pPr>
              <w:pStyle w:val="ListParagraph"/>
              <w:numPr>
                <w:ilvl w:val="0"/>
                <w:numId w:val="17"/>
              </w:numPr>
              <w:spacing w:before="120" w:after="120" w:line="240" w:lineRule="auto"/>
              <w:rPr>
                <w:rFonts w:eastAsia="Calibri" w:cs="Times New Roman"/>
                <w:szCs w:val="24"/>
              </w:rPr>
            </w:pPr>
            <w:r>
              <w:rPr>
                <w:rFonts w:eastAsia="Calibri" w:cs="Times New Roman"/>
                <w:szCs w:val="24"/>
              </w:rPr>
              <w:t>E</w:t>
            </w:r>
            <w:r w:rsidR="002D2900" w:rsidRPr="002D2900">
              <w:rPr>
                <w:rFonts w:eastAsia="Calibri" w:cs="Times New Roman"/>
                <w:szCs w:val="24"/>
              </w:rPr>
              <w:t>tc</w:t>
            </w:r>
            <w:r w:rsidR="00BA5939">
              <w:rPr>
                <w:rFonts w:eastAsia="Calibri" w:cs="Times New Roman"/>
                <w:szCs w:val="24"/>
              </w:rPr>
              <w:t>etera</w:t>
            </w:r>
            <w:r w:rsidR="002D2900" w:rsidRPr="002D2900">
              <w:rPr>
                <w:rFonts w:eastAsia="Calibri" w:cs="Times New Roman"/>
                <w:szCs w:val="24"/>
              </w:rPr>
              <w:t>.</w:t>
            </w:r>
          </w:p>
        </w:tc>
      </w:tr>
      <w:tr w:rsidR="00B73F56" w14:paraId="6A086E49" w14:textId="77777777" w:rsidTr="00A91573">
        <w:tc>
          <w:tcPr>
            <w:tcW w:w="292" w:type="pct"/>
            <w:vMerge/>
          </w:tcPr>
          <w:p w14:paraId="38A63B09" w14:textId="77777777" w:rsidR="002D2900" w:rsidRDefault="002D2900" w:rsidP="00AE17CE">
            <w:pPr>
              <w:spacing w:before="120" w:after="120" w:line="240" w:lineRule="auto"/>
              <w:jc w:val="center"/>
              <w:rPr>
                <w:rFonts w:eastAsia="Calibri" w:cs="Times New Roman"/>
                <w:b/>
                <w:szCs w:val="24"/>
              </w:rPr>
            </w:pPr>
          </w:p>
        </w:tc>
        <w:tc>
          <w:tcPr>
            <w:tcW w:w="993" w:type="pct"/>
            <w:gridSpan w:val="2"/>
            <w:tcBorders>
              <w:top w:val="single" w:sz="4" w:space="0" w:color="auto"/>
              <w:left w:val="single" w:sz="4" w:space="0" w:color="auto"/>
              <w:bottom w:val="single" w:sz="4" w:space="0" w:color="auto"/>
              <w:right w:val="single" w:sz="4" w:space="0" w:color="auto"/>
            </w:tcBorders>
          </w:tcPr>
          <w:p w14:paraId="5C33936C" w14:textId="77777777" w:rsidR="002D2900" w:rsidRPr="006B1F02" w:rsidRDefault="002D2900" w:rsidP="00AE17CE">
            <w:pPr>
              <w:spacing w:before="120" w:after="120" w:line="240" w:lineRule="auto"/>
              <w:rPr>
                <w:rFonts w:eastAsia="Calibri" w:cs="Times New Roman"/>
                <w:szCs w:val="24"/>
              </w:rPr>
            </w:pPr>
            <w:r>
              <w:rPr>
                <w:rFonts w:eastAsia="Calibri" w:cs="Times New Roman"/>
                <w:szCs w:val="24"/>
              </w:rPr>
              <w:t xml:space="preserve">Order Received Date </w:t>
            </w:r>
          </w:p>
        </w:tc>
        <w:tc>
          <w:tcPr>
            <w:tcW w:w="3715" w:type="pct"/>
            <w:gridSpan w:val="2"/>
            <w:tcBorders>
              <w:top w:val="single" w:sz="4" w:space="0" w:color="auto"/>
              <w:left w:val="single" w:sz="4" w:space="0" w:color="auto"/>
              <w:bottom w:val="single" w:sz="4" w:space="0" w:color="auto"/>
              <w:right w:val="single" w:sz="4" w:space="0" w:color="auto"/>
            </w:tcBorders>
          </w:tcPr>
          <w:p w14:paraId="41AB7731" w14:textId="77777777" w:rsidR="00253FD1" w:rsidRPr="006B1F02" w:rsidRDefault="002D2900" w:rsidP="00AE17CE">
            <w:pPr>
              <w:spacing w:before="120" w:after="120" w:line="240" w:lineRule="auto"/>
              <w:rPr>
                <w:rFonts w:eastAsia="Calibri" w:cs="Times New Roman"/>
                <w:szCs w:val="24"/>
              </w:rPr>
            </w:pPr>
            <w:r w:rsidRPr="00853CCA">
              <w:rPr>
                <w:rFonts w:eastAsia="Calibri" w:cs="Times New Roman"/>
                <w:szCs w:val="24"/>
              </w:rPr>
              <w:t>Date the order was received.</w:t>
            </w:r>
          </w:p>
        </w:tc>
      </w:tr>
      <w:tr w:rsidR="00B73F56" w14:paraId="6D3D7EB4" w14:textId="77777777" w:rsidTr="00A91573">
        <w:tc>
          <w:tcPr>
            <w:tcW w:w="292" w:type="pct"/>
            <w:vMerge/>
          </w:tcPr>
          <w:p w14:paraId="607BDE67" w14:textId="77777777" w:rsidR="002D2900" w:rsidRDefault="002D2900" w:rsidP="00AE17CE">
            <w:pPr>
              <w:spacing w:before="120" w:after="120" w:line="240" w:lineRule="auto"/>
              <w:jc w:val="center"/>
              <w:rPr>
                <w:rFonts w:eastAsia="Calibri" w:cs="Times New Roman"/>
                <w:b/>
                <w:szCs w:val="24"/>
              </w:rPr>
            </w:pPr>
          </w:p>
        </w:tc>
        <w:tc>
          <w:tcPr>
            <w:tcW w:w="993" w:type="pct"/>
            <w:gridSpan w:val="2"/>
            <w:tcBorders>
              <w:top w:val="single" w:sz="4" w:space="0" w:color="auto"/>
              <w:left w:val="single" w:sz="4" w:space="0" w:color="auto"/>
              <w:bottom w:val="single" w:sz="4" w:space="0" w:color="auto"/>
              <w:right w:val="single" w:sz="4" w:space="0" w:color="auto"/>
            </w:tcBorders>
          </w:tcPr>
          <w:p w14:paraId="0B10073D" w14:textId="77777777" w:rsidR="002D2900" w:rsidRDefault="002D2900" w:rsidP="00AE17CE">
            <w:pPr>
              <w:spacing w:before="120" w:after="120" w:line="240" w:lineRule="auto"/>
              <w:rPr>
                <w:rFonts w:eastAsia="Calibri" w:cs="Times New Roman"/>
                <w:szCs w:val="24"/>
              </w:rPr>
            </w:pPr>
            <w:r>
              <w:rPr>
                <w:rFonts w:eastAsia="Calibri" w:cs="Times New Roman"/>
                <w:szCs w:val="24"/>
              </w:rPr>
              <w:t xml:space="preserve">Dispensing Pharmacy </w:t>
            </w:r>
          </w:p>
        </w:tc>
        <w:tc>
          <w:tcPr>
            <w:tcW w:w="3715" w:type="pct"/>
            <w:gridSpan w:val="2"/>
            <w:tcBorders>
              <w:top w:val="single" w:sz="4" w:space="0" w:color="auto"/>
              <w:left w:val="single" w:sz="4" w:space="0" w:color="auto"/>
              <w:bottom w:val="single" w:sz="4" w:space="0" w:color="auto"/>
              <w:right w:val="single" w:sz="4" w:space="0" w:color="auto"/>
            </w:tcBorders>
          </w:tcPr>
          <w:p w14:paraId="00F25F45" w14:textId="77777777" w:rsidR="002D2900" w:rsidRDefault="002D2900" w:rsidP="00AE17CE">
            <w:pPr>
              <w:spacing w:before="120" w:after="120" w:line="240" w:lineRule="auto"/>
              <w:rPr>
                <w:rFonts w:eastAsia="Calibri" w:cs="Times New Roman"/>
                <w:szCs w:val="24"/>
              </w:rPr>
            </w:pPr>
            <w:r>
              <w:rPr>
                <w:rFonts w:eastAsia="Calibri" w:cs="Times New Roman"/>
                <w:szCs w:val="24"/>
              </w:rPr>
              <w:t xml:space="preserve">Pharmacy that will be mailing the medication. </w:t>
            </w:r>
          </w:p>
        </w:tc>
      </w:tr>
      <w:tr w:rsidR="00B73F56" w14:paraId="465A34B7" w14:textId="77777777" w:rsidTr="00A91573">
        <w:tc>
          <w:tcPr>
            <w:tcW w:w="292" w:type="pct"/>
            <w:vMerge/>
          </w:tcPr>
          <w:p w14:paraId="6B32B8C6" w14:textId="77777777" w:rsidR="002D2900" w:rsidRDefault="002D2900" w:rsidP="00AE17CE">
            <w:pPr>
              <w:spacing w:before="120" w:after="120" w:line="240" w:lineRule="auto"/>
              <w:jc w:val="center"/>
              <w:rPr>
                <w:rFonts w:eastAsia="Calibri" w:cs="Times New Roman"/>
                <w:b/>
                <w:szCs w:val="24"/>
              </w:rPr>
            </w:pPr>
          </w:p>
        </w:tc>
        <w:tc>
          <w:tcPr>
            <w:tcW w:w="993" w:type="pct"/>
            <w:gridSpan w:val="2"/>
            <w:tcBorders>
              <w:top w:val="single" w:sz="4" w:space="0" w:color="auto"/>
              <w:left w:val="single" w:sz="4" w:space="0" w:color="auto"/>
              <w:bottom w:val="single" w:sz="4" w:space="0" w:color="auto"/>
              <w:right w:val="single" w:sz="4" w:space="0" w:color="auto"/>
            </w:tcBorders>
          </w:tcPr>
          <w:p w14:paraId="13E77334" w14:textId="77777777" w:rsidR="002D2900" w:rsidRDefault="002D2900" w:rsidP="00AE17CE">
            <w:pPr>
              <w:spacing w:before="120" w:after="120" w:line="240" w:lineRule="auto"/>
              <w:rPr>
                <w:rFonts w:eastAsia="Calibri" w:cs="Times New Roman"/>
                <w:szCs w:val="24"/>
              </w:rPr>
            </w:pPr>
            <w:r>
              <w:rPr>
                <w:rFonts w:eastAsia="Calibri" w:cs="Times New Roman"/>
                <w:szCs w:val="24"/>
              </w:rPr>
              <w:t xml:space="preserve">Receive Mode </w:t>
            </w:r>
          </w:p>
        </w:tc>
        <w:tc>
          <w:tcPr>
            <w:tcW w:w="3715" w:type="pct"/>
            <w:gridSpan w:val="2"/>
            <w:tcBorders>
              <w:top w:val="single" w:sz="4" w:space="0" w:color="auto"/>
              <w:left w:val="single" w:sz="4" w:space="0" w:color="auto"/>
              <w:bottom w:val="single" w:sz="4" w:space="0" w:color="auto"/>
              <w:right w:val="single" w:sz="4" w:space="0" w:color="auto"/>
            </w:tcBorders>
          </w:tcPr>
          <w:p w14:paraId="313B3B54" w14:textId="77777777" w:rsidR="00EF246C" w:rsidRDefault="002D2900" w:rsidP="00AE17CE">
            <w:pPr>
              <w:spacing w:before="120" w:after="120" w:line="240" w:lineRule="auto"/>
              <w:rPr>
                <w:rFonts w:eastAsia="Calibri" w:cs="Times New Roman"/>
                <w:szCs w:val="24"/>
              </w:rPr>
            </w:pPr>
            <w:r>
              <w:rPr>
                <w:rFonts w:eastAsia="Calibri" w:cs="Times New Roman"/>
                <w:szCs w:val="24"/>
              </w:rPr>
              <w:t xml:space="preserve">Shows how the prescription was received. </w:t>
            </w:r>
          </w:p>
          <w:p w14:paraId="485FCA26" w14:textId="77777777" w:rsidR="00F21D73" w:rsidRDefault="00F21D73" w:rsidP="00AE17CE">
            <w:pPr>
              <w:spacing w:before="120" w:after="120" w:line="240" w:lineRule="auto"/>
              <w:rPr>
                <w:rFonts w:eastAsia="Calibri" w:cs="Times New Roman"/>
                <w:szCs w:val="24"/>
              </w:rPr>
            </w:pPr>
          </w:p>
          <w:p w14:paraId="1DDAFC55" w14:textId="2E3E6BE3" w:rsidR="00EF246C" w:rsidRPr="00D67E73" w:rsidRDefault="00EF246C" w:rsidP="008A095D">
            <w:pPr>
              <w:pStyle w:val="ListParagraph"/>
              <w:numPr>
                <w:ilvl w:val="0"/>
                <w:numId w:val="26"/>
              </w:numPr>
              <w:spacing w:before="120" w:after="120" w:line="240" w:lineRule="auto"/>
              <w:rPr>
                <w:rFonts w:eastAsia="Calibri" w:cs="Times New Roman"/>
                <w:szCs w:val="24"/>
              </w:rPr>
            </w:pPr>
            <w:r w:rsidRPr="00D67E73">
              <w:rPr>
                <w:rFonts w:eastAsia="Calibri" w:cs="Times New Roman"/>
                <w:szCs w:val="24"/>
              </w:rPr>
              <w:t>AUTO REFILL</w:t>
            </w:r>
            <w:r w:rsidR="0040165E">
              <w:rPr>
                <w:rFonts w:eastAsia="Calibri" w:cs="Times New Roman"/>
                <w:szCs w:val="24"/>
              </w:rPr>
              <w:t>/AUTO RENEWAL</w:t>
            </w:r>
            <w:r w:rsidR="00F21D73" w:rsidRPr="00D67E73">
              <w:rPr>
                <w:rFonts w:eastAsia="Calibri" w:cs="Times New Roman"/>
                <w:szCs w:val="24"/>
              </w:rPr>
              <w:t xml:space="preserve"> </w:t>
            </w:r>
            <w:r w:rsidRPr="00D67E73">
              <w:rPr>
                <w:rFonts w:eastAsia="Calibri" w:cs="Times New Roman"/>
                <w:szCs w:val="24"/>
              </w:rPr>
              <w:t>- Refilled via the Auto Refill/Renewal program.</w:t>
            </w:r>
          </w:p>
          <w:p w14:paraId="750F0B43" w14:textId="77777777" w:rsidR="00C67BAA" w:rsidRPr="00D67E73" w:rsidRDefault="00C64063" w:rsidP="008A095D">
            <w:pPr>
              <w:pStyle w:val="ListParagraph"/>
              <w:numPr>
                <w:ilvl w:val="0"/>
                <w:numId w:val="26"/>
              </w:numPr>
              <w:spacing w:before="120" w:after="120" w:line="240" w:lineRule="auto"/>
              <w:rPr>
                <w:rFonts w:eastAsia="Calibri" w:cs="Times New Roman"/>
                <w:szCs w:val="24"/>
              </w:rPr>
            </w:pPr>
            <w:r w:rsidRPr="00D67E73">
              <w:rPr>
                <w:rFonts w:eastAsia="Calibri" w:cs="Times New Roman"/>
                <w:szCs w:val="24"/>
              </w:rPr>
              <w:t>CSR</w:t>
            </w:r>
            <w:r w:rsidR="00F21D73" w:rsidRPr="00D67E73">
              <w:rPr>
                <w:rFonts w:eastAsia="Calibri" w:cs="Times New Roman"/>
                <w:szCs w:val="24"/>
              </w:rPr>
              <w:t xml:space="preserve"> </w:t>
            </w:r>
            <w:r w:rsidRPr="00D67E73">
              <w:rPr>
                <w:rFonts w:eastAsia="Calibri" w:cs="Times New Roman"/>
                <w:szCs w:val="24"/>
              </w:rPr>
              <w:t>- Customer Care Rep</w:t>
            </w:r>
            <w:r w:rsidR="00C67BAA" w:rsidRPr="00D67E73">
              <w:rPr>
                <w:rFonts w:eastAsia="Calibri" w:cs="Times New Roman"/>
                <w:szCs w:val="24"/>
              </w:rPr>
              <w:t xml:space="preserve"> placed the order.</w:t>
            </w:r>
          </w:p>
          <w:p w14:paraId="5D3006FE" w14:textId="77777777" w:rsidR="00787ACC" w:rsidRPr="00D67E73" w:rsidRDefault="002B109E" w:rsidP="008A095D">
            <w:pPr>
              <w:pStyle w:val="ListParagraph"/>
              <w:numPr>
                <w:ilvl w:val="0"/>
                <w:numId w:val="26"/>
              </w:numPr>
              <w:spacing w:before="120" w:after="120" w:line="240" w:lineRule="auto"/>
              <w:rPr>
                <w:rFonts w:eastAsia="Calibri" w:cs="Times New Roman"/>
                <w:szCs w:val="24"/>
              </w:rPr>
            </w:pPr>
            <w:proofErr w:type="spellStart"/>
            <w:r w:rsidRPr="00D67E73">
              <w:rPr>
                <w:rFonts w:eastAsia="Calibri" w:cs="Times New Roman"/>
                <w:szCs w:val="24"/>
              </w:rPr>
              <w:t>ERX</w:t>
            </w:r>
            <w:proofErr w:type="spellEnd"/>
            <w:r w:rsidR="00F21D73" w:rsidRPr="00D67E73">
              <w:rPr>
                <w:rFonts w:eastAsia="Calibri" w:cs="Times New Roman"/>
                <w:szCs w:val="24"/>
              </w:rPr>
              <w:t xml:space="preserve"> </w:t>
            </w:r>
            <w:r w:rsidRPr="00D67E73">
              <w:rPr>
                <w:rFonts w:eastAsia="Calibri" w:cs="Times New Roman"/>
                <w:szCs w:val="24"/>
              </w:rPr>
              <w:t xml:space="preserve">- Provider sent </w:t>
            </w:r>
            <w:r w:rsidR="00C67BAA" w:rsidRPr="00D67E73">
              <w:rPr>
                <w:rFonts w:eastAsia="Calibri" w:cs="Times New Roman"/>
                <w:szCs w:val="24"/>
              </w:rPr>
              <w:t>electronic</w:t>
            </w:r>
            <w:r w:rsidRPr="00D67E73">
              <w:rPr>
                <w:rFonts w:eastAsia="Calibri" w:cs="Times New Roman"/>
                <w:szCs w:val="24"/>
              </w:rPr>
              <w:t xml:space="preserve"> prescription.</w:t>
            </w:r>
          </w:p>
          <w:p w14:paraId="16892FA5" w14:textId="77777777" w:rsidR="002B109E" w:rsidRPr="00D67E73" w:rsidRDefault="002B109E" w:rsidP="008A095D">
            <w:pPr>
              <w:pStyle w:val="ListParagraph"/>
              <w:numPr>
                <w:ilvl w:val="0"/>
                <w:numId w:val="26"/>
              </w:numPr>
              <w:spacing w:before="120" w:after="120" w:line="240" w:lineRule="auto"/>
              <w:rPr>
                <w:rFonts w:eastAsia="Calibri" w:cs="Times New Roman"/>
                <w:szCs w:val="24"/>
              </w:rPr>
            </w:pPr>
            <w:r w:rsidRPr="00D67E73">
              <w:rPr>
                <w:rFonts w:eastAsia="Calibri" w:cs="Times New Roman"/>
                <w:szCs w:val="24"/>
              </w:rPr>
              <w:t>FAX</w:t>
            </w:r>
            <w:r w:rsidR="00F21D73" w:rsidRPr="00D67E73">
              <w:rPr>
                <w:rFonts w:eastAsia="Calibri" w:cs="Times New Roman"/>
                <w:szCs w:val="24"/>
              </w:rPr>
              <w:t xml:space="preserve"> </w:t>
            </w:r>
            <w:r w:rsidRPr="00D67E73">
              <w:rPr>
                <w:rFonts w:eastAsia="Calibri" w:cs="Times New Roman"/>
                <w:szCs w:val="24"/>
              </w:rPr>
              <w:t>- Provider faxed prescription.</w:t>
            </w:r>
          </w:p>
          <w:p w14:paraId="27F5799A" w14:textId="77777777" w:rsidR="004B11C0" w:rsidRPr="00D67E73" w:rsidRDefault="004B11C0" w:rsidP="008A095D">
            <w:pPr>
              <w:pStyle w:val="ListParagraph"/>
              <w:numPr>
                <w:ilvl w:val="0"/>
                <w:numId w:val="26"/>
              </w:numPr>
              <w:spacing w:before="120" w:after="120" w:line="240" w:lineRule="auto"/>
              <w:rPr>
                <w:rFonts w:eastAsia="Calibri" w:cs="Times New Roman"/>
                <w:szCs w:val="24"/>
              </w:rPr>
            </w:pPr>
            <w:r w:rsidRPr="00D67E73">
              <w:rPr>
                <w:rFonts w:eastAsia="Calibri" w:cs="Times New Roman"/>
                <w:szCs w:val="24"/>
              </w:rPr>
              <w:t>IVR</w:t>
            </w:r>
            <w:r w:rsidR="00F21D73" w:rsidRPr="00D67E73">
              <w:rPr>
                <w:rFonts w:eastAsia="Calibri" w:cs="Times New Roman"/>
                <w:szCs w:val="24"/>
              </w:rPr>
              <w:t xml:space="preserve"> </w:t>
            </w:r>
            <w:r w:rsidRPr="00D67E73">
              <w:rPr>
                <w:rFonts w:eastAsia="Calibri" w:cs="Times New Roman"/>
                <w:szCs w:val="24"/>
              </w:rPr>
              <w:t xml:space="preserve">- </w:t>
            </w:r>
            <w:r w:rsidR="001818F3" w:rsidRPr="00D67E73">
              <w:rPr>
                <w:rFonts w:eastAsia="Calibri" w:cs="Times New Roman"/>
                <w:szCs w:val="24"/>
              </w:rPr>
              <w:t xml:space="preserve">Authenticated Caller </w:t>
            </w:r>
            <w:r w:rsidR="005969F1" w:rsidRPr="00D67E73">
              <w:rPr>
                <w:rFonts w:eastAsia="Calibri" w:cs="Times New Roman"/>
                <w:szCs w:val="24"/>
              </w:rPr>
              <w:t>placed</w:t>
            </w:r>
            <w:r w:rsidR="001818F3" w:rsidRPr="00D67E73">
              <w:rPr>
                <w:rFonts w:eastAsia="Calibri" w:cs="Times New Roman"/>
                <w:szCs w:val="24"/>
              </w:rPr>
              <w:t xml:space="preserve"> </w:t>
            </w:r>
            <w:r w:rsidR="008761E5" w:rsidRPr="00D67E73">
              <w:rPr>
                <w:rFonts w:eastAsia="Calibri" w:cs="Times New Roman"/>
                <w:szCs w:val="24"/>
              </w:rPr>
              <w:t>refill/renewal through inbound call to us</w:t>
            </w:r>
            <w:r w:rsidR="004F364B" w:rsidRPr="00D67E73">
              <w:rPr>
                <w:rFonts w:eastAsia="Calibri" w:cs="Times New Roman"/>
                <w:szCs w:val="24"/>
              </w:rPr>
              <w:t xml:space="preserve"> using IVR system.</w:t>
            </w:r>
          </w:p>
          <w:p w14:paraId="0F46C651" w14:textId="77777777" w:rsidR="004A0F78" w:rsidRPr="00D67E73" w:rsidRDefault="004A0F78" w:rsidP="008A095D">
            <w:pPr>
              <w:pStyle w:val="ListParagraph"/>
              <w:numPr>
                <w:ilvl w:val="0"/>
                <w:numId w:val="26"/>
              </w:numPr>
              <w:spacing w:before="120" w:after="120" w:line="240" w:lineRule="auto"/>
              <w:rPr>
                <w:rFonts w:eastAsia="Calibri" w:cs="Times New Roman"/>
                <w:szCs w:val="24"/>
              </w:rPr>
            </w:pPr>
            <w:r w:rsidRPr="00D67E73">
              <w:rPr>
                <w:rFonts w:eastAsia="Calibri" w:cs="Times New Roman"/>
                <w:szCs w:val="24"/>
              </w:rPr>
              <w:t>IVR Import</w:t>
            </w:r>
            <w:r w:rsidR="00F21D73" w:rsidRPr="00D67E73">
              <w:rPr>
                <w:rFonts w:eastAsia="Calibri" w:cs="Times New Roman"/>
                <w:szCs w:val="24"/>
              </w:rPr>
              <w:t xml:space="preserve"> </w:t>
            </w:r>
            <w:r w:rsidRPr="00D67E73">
              <w:rPr>
                <w:rFonts w:eastAsia="Calibri" w:cs="Times New Roman"/>
                <w:szCs w:val="24"/>
              </w:rPr>
              <w:t xml:space="preserve">- </w:t>
            </w:r>
            <w:r w:rsidR="00141AB3" w:rsidRPr="00D67E73">
              <w:rPr>
                <w:rFonts w:eastAsia="Calibri" w:cs="Times New Roman"/>
                <w:szCs w:val="24"/>
              </w:rPr>
              <w:t>Automatic o</w:t>
            </w:r>
            <w:r w:rsidRPr="00D67E73">
              <w:rPr>
                <w:rFonts w:eastAsia="Calibri" w:cs="Times New Roman"/>
                <w:szCs w:val="24"/>
              </w:rPr>
              <w:t xml:space="preserve">utbound call made </w:t>
            </w:r>
            <w:r w:rsidR="00AA190F" w:rsidRPr="00D67E73">
              <w:rPr>
                <w:rFonts w:eastAsia="Calibri" w:cs="Times New Roman"/>
                <w:szCs w:val="24"/>
              </w:rPr>
              <w:t xml:space="preserve">to </w:t>
            </w:r>
            <w:proofErr w:type="gramStart"/>
            <w:r w:rsidR="00AA190F" w:rsidRPr="00D67E73">
              <w:rPr>
                <w:rFonts w:eastAsia="Calibri" w:cs="Times New Roman"/>
                <w:szCs w:val="24"/>
              </w:rPr>
              <w:t>member</w:t>
            </w:r>
            <w:proofErr w:type="gramEnd"/>
            <w:r w:rsidR="00AA190F" w:rsidRPr="00D67E73">
              <w:rPr>
                <w:rFonts w:eastAsia="Calibri" w:cs="Times New Roman"/>
                <w:szCs w:val="24"/>
              </w:rPr>
              <w:t xml:space="preserve"> and they authorized refill/renewal via phone call.</w:t>
            </w:r>
          </w:p>
          <w:p w14:paraId="2932BBD6" w14:textId="77777777" w:rsidR="004B11C0" w:rsidRPr="00D67E73" w:rsidRDefault="004B11C0" w:rsidP="008A095D">
            <w:pPr>
              <w:pStyle w:val="ListParagraph"/>
              <w:numPr>
                <w:ilvl w:val="0"/>
                <w:numId w:val="26"/>
              </w:numPr>
              <w:spacing w:before="120" w:after="120" w:line="240" w:lineRule="auto"/>
              <w:rPr>
                <w:rFonts w:eastAsia="Calibri" w:cs="Times New Roman"/>
                <w:szCs w:val="24"/>
              </w:rPr>
            </w:pPr>
            <w:r w:rsidRPr="00D67E73">
              <w:rPr>
                <w:rFonts w:eastAsia="Calibri" w:cs="Times New Roman"/>
                <w:szCs w:val="24"/>
              </w:rPr>
              <w:t>Mail</w:t>
            </w:r>
            <w:r w:rsidR="00F21D73" w:rsidRPr="00D67E73">
              <w:rPr>
                <w:rFonts w:eastAsia="Calibri" w:cs="Times New Roman"/>
                <w:szCs w:val="24"/>
              </w:rPr>
              <w:t xml:space="preserve"> </w:t>
            </w:r>
            <w:r w:rsidRPr="00D67E73">
              <w:rPr>
                <w:rFonts w:eastAsia="Calibri" w:cs="Times New Roman"/>
                <w:szCs w:val="24"/>
              </w:rPr>
              <w:t>- Physical prescription mailed to us.</w:t>
            </w:r>
          </w:p>
          <w:p w14:paraId="1A5CD33E" w14:textId="77777777" w:rsidR="00EF246C" w:rsidRPr="00D67E73" w:rsidRDefault="00EF246C" w:rsidP="008A095D">
            <w:pPr>
              <w:pStyle w:val="ListParagraph"/>
              <w:numPr>
                <w:ilvl w:val="0"/>
                <w:numId w:val="26"/>
              </w:numPr>
              <w:spacing w:before="120" w:after="120" w:line="240" w:lineRule="auto"/>
              <w:rPr>
                <w:rFonts w:eastAsia="Calibri" w:cs="Times New Roman"/>
                <w:szCs w:val="24"/>
              </w:rPr>
            </w:pPr>
            <w:r w:rsidRPr="00D67E73">
              <w:rPr>
                <w:rFonts w:eastAsia="Calibri" w:cs="Times New Roman"/>
                <w:szCs w:val="24"/>
              </w:rPr>
              <w:t>PHONE</w:t>
            </w:r>
            <w:r w:rsidR="00F21D73" w:rsidRPr="00D67E73">
              <w:rPr>
                <w:rFonts w:eastAsia="Calibri" w:cs="Times New Roman"/>
                <w:szCs w:val="24"/>
              </w:rPr>
              <w:t xml:space="preserve"> </w:t>
            </w:r>
            <w:r w:rsidRPr="00D67E73">
              <w:rPr>
                <w:rFonts w:eastAsia="Calibri" w:cs="Times New Roman"/>
                <w:szCs w:val="24"/>
              </w:rPr>
              <w:t>- Provider’s office called Fast Start.</w:t>
            </w:r>
          </w:p>
          <w:p w14:paraId="7620A479" w14:textId="77777777" w:rsidR="00212C2D" w:rsidRDefault="004F364B" w:rsidP="008A095D">
            <w:pPr>
              <w:pStyle w:val="ListParagraph"/>
              <w:numPr>
                <w:ilvl w:val="0"/>
                <w:numId w:val="26"/>
              </w:numPr>
              <w:spacing w:before="120" w:after="120" w:line="240" w:lineRule="auto"/>
              <w:rPr>
                <w:rFonts w:eastAsia="Calibri" w:cs="Times New Roman"/>
                <w:szCs w:val="24"/>
              </w:rPr>
            </w:pPr>
            <w:r w:rsidRPr="00D67E73">
              <w:rPr>
                <w:rFonts w:eastAsia="Calibri" w:cs="Times New Roman"/>
                <w:szCs w:val="24"/>
              </w:rPr>
              <w:t>TXT</w:t>
            </w:r>
            <w:r w:rsidR="00F21D73" w:rsidRPr="00D67E73">
              <w:rPr>
                <w:rFonts w:eastAsia="Calibri" w:cs="Times New Roman"/>
                <w:szCs w:val="24"/>
              </w:rPr>
              <w:t xml:space="preserve"> </w:t>
            </w:r>
            <w:r w:rsidRPr="00D67E73">
              <w:rPr>
                <w:rFonts w:eastAsia="Calibri" w:cs="Times New Roman"/>
                <w:szCs w:val="24"/>
              </w:rPr>
              <w:t>- Member ordered via SMS.</w:t>
            </w:r>
          </w:p>
          <w:p w14:paraId="5D52A393" w14:textId="77777777" w:rsidR="004B11C0" w:rsidRPr="00212C2D" w:rsidRDefault="00383014" w:rsidP="008A095D">
            <w:pPr>
              <w:pStyle w:val="ListParagraph"/>
              <w:numPr>
                <w:ilvl w:val="0"/>
                <w:numId w:val="26"/>
              </w:numPr>
              <w:spacing w:before="120" w:after="120" w:line="240" w:lineRule="auto"/>
              <w:rPr>
                <w:rFonts w:eastAsia="Calibri" w:cs="Times New Roman"/>
                <w:szCs w:val="24"/>
              </w:rPr>
            </w:pPr>
            <w:r w:rsidRPr="00212C2D">
              <w:rPr>
                <w:rFonts w:eastAsia="Calibri" w:cs="Times New Roman"/>
                <w:szCs w:val="24"/>
              </w:rPr>
              <w:t>WEB</w:t>
            </w:r>
            <w:r w:rsidR="00F21D73" w:rsidRPr="00212C2D">
              <w:rPr>
                <w:rFonts w:eastAsia="Calibri" w:cs="Times New Roman"/>
                <w:szCs w:val="24"/>
              </w:rPr>
              <w:t xml:space="preserve"> </w:t>
            </w:r>
            <w:r w:rsidRPr="00212C2D">
              <w:rPr>
                <w:rFonts w:eastAsia="Calibri" w:cs="Times New Roman"/>
                <w:szCs w:val="24"/>
              </w:rPr>
              <w:t xml:space="preserve">- </w:t>
            </w:r>
            <w:r w:rsidR="00071B63" w:rsidRPr="00212C2D">
              <w:rPr>
                <w:rFonts w:eastAsia="Calibri" w:cs="Times New Roman"/>
                <w:szCs w:val="24"/>
              </w:rPr>
              <w:t>Order placed on Caremark.com.</w:t>
            </w:r>
          </w:p>
        </w:tc>
      </w:tr>
      <w:tr w:rsidR="00B73F56" w14:paraId="50E8D76D" w14:textId="77777777" w:rsidTr="00A91573">
        <w:tc>
          <w:tcPr>
            <w:tcW w:w="292" w:type="pct"/>
            <w:vMerge/>
          </w:tcPr>
          <w:p w14:paraId="0DA5230E" w14:textId="77777777" w:rsidR="002D2900" w:rsidRDefault="002D2900" w:rsidP="00AE17CE">
            <w:pPr>
              <w:spacing w:before="120" w:after="120" w:line="240" w:lineRule="auto"/>
              <w:jc w:val="center"/>
              <w:rPr>
                <w:rFonts w:eastAsia="Calibri" w:cs="Times New Roman"/>
                <w:b/>
                <w:szCs w:val="24"/>
              </w:rPr>
            </w:pPr>
          </w:p>
        </w:tc>
        <w:tc>
          <w:tcPr>
            <w:tcW w:w="993" w:type="pct"/>
            <w:gridSpan w:val="2"/>
            <w:tcBorders>
              <w:top w:val="single" w:sz="4" w:space="0" w:color="auto"/>
              <w:left w:val="single" w:sz="4" w:space="0" w:color="auto"/>
              <w:bottom w:val="single" w:sz="4" w:space="0" w:color="auto"/>
              <w:right w:val="single" w:sz="4" w:space="0" w:color="auto"/>
            </w:tcBorders>
          </w:tcPr>
          <w:p w14:paraId="133E8A02" w14:textId="77777777" w:rsidR="002D2900" w:rsidRDefault="23B57FD6" w:rsidP="516976A0">
            <w:pPr>
              <w:spacing w:before="120" w:after="120" w:line="240" w:lineRule="auto"/>
              <w:rPr>
                <w:rFonts w:eastAsia="Calibri" w:cs="Times New Roman"/>
              </w:rPr>
            </w:pPr>
            <w:r w:rsidRPr="516976A0">
              <w:rPr>
                <w:rFonts w:eastAsia="Calibri" w:cs="Times New Roman"/>
              </w:rPr>
              <w:t xml:space="preserve">Consolidated </w:t>
            </w:r>
            <w:r w:rsidR="37868143" w:rsidRPr="516976A0">
              <w:rPr>
                <w:rFonts w:eastAsia="Calibri" w:cs="Times New Roman"/>
              </w:rPr>
              <w:t>Orders</w:t>
            </w:r>
          </w:p>
        </w:tc>
        <w:tc>
          <w:tcPr>
            <w:tcW w:w="3715" w:type="pct"/>
            <w:gridSpan w:val="2"/>
            <w:tcBorders>
              <w:top w:val="single" w:sz="4" w:space="0" w:color="auto"/>
              <w:left w:val="single" w:sz="4" w:space="0" w:color="auto"/>
              <w:bottom w:val="single" w:sz="4" w:space="0" w:color="auto"/>
              <w:right w:val="single" w:sz="4" w:space="0" w:color="auto"/>
            </w:tcBorders>
          </w:tcPr>
          <w:p w14:paraId="614131DC" w14:textId="77777777" w:rsidR="00CE4B9F" w:rsidRPr="002B4D37" w:rsidRDefault="23B57FD6" w:rsidP="008A095D">
            <w:pPr>
              <w:pStyle w:val="ListParagraph"/>
              <w:numPr>
                <w:ilvl w:val="0"/>
                <w:numId w:val="32"/>
              </w:numPr>
              <w:spacing w:before="120" w:after="120" w:line="240" w:lineRule="auto"/>
              <w:rPr>
                <w:rFonts w:eastAsia="Calibri" w:cs="Times New Roman"/>
              </w:rPr>
            </w:pPr>
            <w:r w:rsidRPr="002B4D37">
              <w:rPr>
                <w:rFonts w:eastAsia="Calibri" w:cs="Times New Roman"/>
              </w:rPr>
              <w:t xml:space="preserve">Separate orders that have been combined into </w:t>
            </w:r>
            <w:r w:rsidR="0B8653DD" w:rsidRPr="002B4D37">
              <w:rPr>
                <w:rFonts w:eastAsia="Calibri" w:cs="Times New Roman"/>
              </w:rPr>
              <w:t>one (1)</w:t>
            </w:r>
            <w:r w:rsidRPr="002B4D37">
              <w:rPr>
                <w:rFonts w:eastAsia="Calibri" w:cs="Times New Roman"/>
              </w:rPr>
              <w:t xml:space="preserve"> to ship at the same time.</w:t>
            </w:r>
            <w:r w:rsidR="73A27978" w:rsidRPr="002B4D37">
              <w:rPr>
                <w:rFonts w:eastAsia="Calibri" w:cs="Times New Roman"/>
              </w:rPr>
              <w:t xml:space="preserve"> </w:t>
            </w:r>
          </w:p>
          <w:p w14:paraId="1D22BB89" w14:textId="2BBDBFDA" w:rsidR="00CE4B9F" w:rsidRPr="00CE4B9F" w:rsidRDefault="6438CE99" w:rsidP="008A095D">
            <w:pPr>
              <w:pStyle w:val="ListParagraph"/>
              <w:numPr>
                <w:ilvl w:val="0"/>
                <w:numId w:val="29"/>
              </w:numPr>
              <w:spacing w:before="120" w:after="120" w:line="240" w:lineRule="auto"/>
              <w:rPr>
                <w:rFonts w:eastAsia="Calibri" w:cs="Times New Roman"/>
              </w:rPr>
            </w:pPr>
            <w:r w:rsidRPr="00CE4B9F">
              <w:rPr>
                <w:rFonts w:eastAsia="Calibri" w:cs="Times New Roman"/>
              </w:rPr>
              <w:t>Prescription orders for a member and/or member</w:t>
            </w:r>
            <w:r w:rsidR="009A69B4">
              <w:rPr>
                <w:rFonts w:eastAsia="Calibri" w:cs="Times New Roman"/>
              </w:rPr>
              <w:t>’</w:t>
            </w:r>
            <w:r w:rsidRPr="00CE4B9F">
              <w:rPr>
                <w:rFonts w:eastAsia="Calibri" w:cs="Times New Roman"/>
              </w:rPr>
              <w:t xml:space="preserve">s household can be consolidated with one another. </w:t>
            </w:r>
          </w:p>
          <w:p w14:paraId="58813ED9" w14:textId="2975E69D" w:rsidR="00CE4B9F" w:rsidRPr="00CE4B9F" w:rsidRDefault="6438CE99" w:rsidP="008A095D">
            <w:pPr>
              <w:pStyle w:val="ListParagraph"/>
              <w:numPr>
                <w:ilvl w:val="0"/>
                <w:numId w:val="29"/>
              </w:numPr>
              <w:spacing w:before="120" w:after="120" w:line="240" w:lineRule="auto"/>
              <w:rPr>
                <w:rFonts w:eastAsia="Calibri" w:cs="Times New Roman"/>
              </w:rPr>
            </w:pPr>
            <w:r w:rsidRPr="00CE4B9F">
              <w:rPr>
                <w:rFonts w:eastAsia="Calibri" w:cs="Times New Roman"/>
              </w:rPr>
              <w:t>HIPAA and state regulations are carefull</w:t>
            </w:r>
            <w:r w:rsidR="406EB85E" w:rsidRPr="00CE4B9F">
              <w:rPr>
                <w:rFonts w:eastAsia="Calibri" w:cs="Times New Roman"/>
              </w:rPr>
              <w:t>y</w:t>
            </w:r>
            <w:r w:rsidRPr="00CE4B9F">
              <w:rPr>
                <w:rFonts w:eastAsia="Calibri" w:cs="Times New Roman"/>
              </w:rPr>
              <w:t xml:space="preserve"> followed so that our member</w:t>
            </w:r>
            <w:r w:rsidR="00C22D8A">
              <w:rPr>
                <w:rFonts w:eastAsia="Calibri" w:cs="Times New Roman"/>
              </w:rPr>
              <w:t>’</w:t>
            </w:r>
            <w:r w:rsidRPr="00CE4B9F">
              <w:rPr>
                <w:rFonts w:eastAsia="Calibri" w:cs="Times New Roman"/>
              </w:rPr>
              <w:t>s personal</w:t>
            </w:r>
            <w:r w:rsidR="1198EE12" w:rsidRPr="00CE4B9F">
              <w:rPr>
                <w:rFonts w:eastAsia="Calibri" w:cs="Times New Roman"/>
              </w:rPr>
              <w:t xml:space="preserve"> health information (PHI) is not compromised. </w:t>
            </w:r>
          </w:p>
          <w:p w14:paraId="715500FE" w14:textId="77777777" w:rsidR="00CE4B9F" w:rsidRPr="00CE4B9F" w:rsidRDefault="1198EE12" w:rsidP="008A095D">
            <w:pPr>
              <w:pStyle w:val="ListParagraph"/>
              <w:numPr>
                <w:ilvl w:val="0"/>
                <w:numId w:val="29"/>
              </w:numPr>
              <w:spacing w:before="120" w:after="120" w:line="240" w:lineRule="auto"/>
              <w:rPr>
                <w:rFonts w:eastAsia="Calibri" w:cs="Times New Roman"/>
              </w:rPr>
            </w:pPr>
            <w:r w:rsidRPr="00CE4B9F">
              <w:rPr>
                <w:rFonts w:eastAsia="Calibri" w:cs="Times New Roman"/>
              </w:rPr>
              <w:t>The Mail Order Facility work</w:t>
            </w:r>
            <w:r w:rsidR="00CE4B9F" w:rsidRPr="00CE4B9F">
              <w:rPr>
                <w:rFonts w:eastAsia="Calibri" w:cs="Times New Roman"/>
              </w:rPr>
              <w:t>s</w:t>
            </w:r>
            <w:r w:rsidRPr="00CE4B9F">
              <w:rPr>
                <w:rFonts w:eastAsia="Calibri" w:cs="Times New Roman"/>
              </w:rPr>
              <w:t xml:space="preserve"> within a set of rules to determine if there a</w:t>
            </w:r>
            <w:r w:rsidR="4D2BB299" w:rsidRPr="00CE4B9F">
              <w:rPr>
                <w:rFonts w:eastAsia="Calibri" w:cs="Times New Roman"/>
              </w:rPr>
              <w:t>r</w:t>
            </w:r>
            <w:r w:rsidRPr="00CE4B9F">
              <w:rPr>
                <w:rFonts w:eastAsia="Calibri" w:cs="Times New Roman"/>
              </w:rPr>
              <w:t>e any orders being sent to the same</w:t>
            </w:r>
            <w:r w:rsidR="35FD6C0C" w:rsidRPr="00CE4B9F">
              <w:rPr>
                <w:rFonts w:eastAsia="Calibri" w:cs="Times New Roman"/>
              </w:rPr>
              <w:t xml:space="preserve"> address th</w:t>
            </w:r>
            <w:r w:rsidR="5454D887" w:rsidRPr="00CE4B9F">
              <w:rPr>
                <w:rFonts w:eastAsia="Calibri" w:cs="Times New Roman"/>
              </w:rPr>
              <w:t>a</w:t>
            </w:r>
            <w:r w:rsidR="35FD6C0C" w:rsidRPr="00CE4B9F">
              <w:rPr>
                <w:rFonts w:eastAsia="Calibri" w:cs="Times New Roman"/>
              </w:rPr>
              <w:t>t can be consolidated with one another.</w:t>
            </w:r>
            <w:r w:rsidR="41825F8E" w:rsidRPr="00CE4B9F">
              <w:rPr>
                <w:rFonts w:eastAsia="Calibri" w:cs="Times New Roman"/>
              </w:rPr>
              <w:t xml:space="preserve"> </w:t>
            </w:r>
          </w:p>
          <w:p w14:paraId="6513FB45" w14:textId="77777777" w:rsidR="002D2900" w:rsidRPr="00CE4B9F" w:rsidRDefault="35FD6C0C" w:rsidP="008A095D">
            <w:pPr>
              <w:pStyle w:val="ListParagraph"/>
              <w:numPr>
                <w:ilvl w:val="0"/>
                <w:numId w:val="29"/>
              </w:numPr>
              <w:spacing w:before="120" w:after="120" w:line="240" w:lineRule="auto"/>
              <w:rPr>
                <w:rFonts w:eastAsia="Calibri" w:cs="Times New Roman"/>
              </w:rPr>
            </w:pPr>
            <w:r w:rsidRPr="00CE4B9F">
              <w:rPr>
                <w:rFonts w:eastAsia="Calibri" w:cs="Times New Roman"/>
              </w:rPr>
              <w:t xml:space="preserve">Consolidated orders are </w:t>
            </w:r>
            <w:r w:rsidR="00E35A4C" w:rsidRPr="00E35A4C">
              <w:rPr>
                <w:rFonts w:eastAsia="Calibri" w:cs="Times New Roman"/>
                <w:b/>
                <w:bCs/>
              </w:rPr>
              <w:t>NOT</w:t>
            </w:r>
            <w:r w:rsidR="00E35A4C">
              <w:rPr>
                <w:rFonts w:eastAsia="Calibri" w:cs="Times New Roman"/>
              </w:rPr>
              <w:t xml:space="preserve"> </w:t>
            </w:r>
            <w:r w:rsidRPr="00CE4B9F">
              <w:rPr>
                <w:rFonts w:eastAsia="Calibri" w:cs="Times New Roman"/>
              </w:rPr>
              <w:t>sent if the receiving member is not an authorized part</w:t>
            </w:r>
            <w:r w:rsidR="0A4DDE69" w:rsidRPr="00CE4B9F">
              <w:rPr>
                <w:rFonts w:eastAsia="Calibri" w:cs="Times New Roman"/>
              </w:rPr>
              <w:t>y</w:t>
            </w:r>
            <w:r w:rsidRPr="00CE4B9F">
              <w:rPr>
                <w:rFonts w:eastAsia="Calibri" w:cs="Times New Roman"/>
              </w:rPr>
              <w:t xml:space="preserve"> on the other member’s account or if members share an</w:t>
            </w:r>
            <w:r w:rsidR="05EA895A" w:rsidRPr="00CE4B9F">
              <w:rPr>
                <w:rFonts w:eastAsia="Calibri" w:cs="Times New Roman"/>
              </w:rPr>
              <w:t xml:space="preserve"> </w:t>
            </w:r>
            <w:r w:rsidR="004F2A24" w:rsidRPr="00CE4B9F">
              <w:rPr>
                <w:rFonts w:eastAsia="Calibri" w:cs="Times New Roman"/>
              </w:rPr>
              <w:t>address but</w:t>
            </w:r>
            <w:r w:rsidR="05EA895A" w:rsidRPr="00CE4B9F">
              <w:rPr>
                <w:rFonts w:eastAsia="Calibri" w:cs="Times New Roman"/>
              </w:rPr>
              <w:t xml:space="preserve"> have different accounts.</w:t>
            </w:r>
          </w:p>
          <w:p w14:paraId="4A9B6E97" w14:textId="77777777" w:rsidR="002D2900" w:rsidRPr="00CE4B9F" w:rsidRDefault="05EA895A" w:rsidP="00F051A6">
            <w:pPr>
              <w:spacing w:before="120" w:after="120" w:line="240" w:lineRule="auto"/>
              <w:ind w:left="360"/>
              <w:rPr>
                <w:rFonts w:eastAsia="Calibri" w:cs="Times New Roman"/>
                <w:b/>
                <w:bCs/>
              </w:rPr>
            </w:pPr>
            <w:r w:rsidRPr="00CE4B9F">
              <w:rPr>
                <w:rFonts w:eastAsia="Calibri" w:cs="Times New Roman"/>
                <w:b/>
                <w:bCs/>
              </w:rPr>
              <w:t>Examples:</w:t>
            </w:r>
          </w:p>
          <w:p w14:paraId="47EE7F9B" w14:textId="77777777" w:rsidR="002D2900" w:rsidRPr="00CE4B9F" w:rsidRDefault="05EA895A" w:rsidP="008A095D">
            <w:pPr>
              <w:pStyle w:val="ListParagraph"/>
              <w:numPr>
                <w:ilvl w:val="0"/>
                <w:numId w:val="28"/>
              </w:numPr>
              <w:spacing w:before="120" w:after="120" w:line="240" w:lineRule="auto"/>
              <w:rPr>
                <w:rFonts w:eastAsia="Calibri" w:cs="Times New Roman"/>
              </w:rPr>
            </w:pPr>
            <w:r w:rsidRPr="00CE4B9F">
              <w:rPr>
                <w:rFonts w:eastAsia="Calibri" w:cs="Times New Roman"/>
              </w:rPr>
              <w:t>Two adults may not be consolidated into a single order unless permission has been granted.</w:t>
            </w:r>
          </w:p>
          <w:p w14:paraId="23A2349A" w14:textId="77777777" w:rsidR="002D2900" w:rsidRPr="00CE4B9F" w:rsidRDefault="05EA895A" w:rsidP="008A095D">
            <w:pPr>
              <w:pStyle w:val="ListParagraph"/>
              <w:numPr>
                <w:ilvl w:val="0"/>
                <w:numId w:val="28"/>
              </w:numPr>
              <w:spacing w:before="120" w:after="120" w:line="240" w:lineRule="auto"/>
              <w:rPr>
                <w:rFonts w:eastAsia="Calibri" w:cs="Times New Roman"/>
              </w:rPr>
            </w:pPr>
            <w:r w:rsidRPr="00CE4B9F">
              <w:rPr>
                <w:rFonts w:eastAsia="Calibri" w:cs="Times New Roman"/>
              </w:rPr>
              <w:t>Parent and child medications may be consolidated into a single shipment</w:t>
            </w:r>
          </w:p>
          <w:p w14:paraId="20C8C2E0" w14:textId="77777777" w:rsidR="002D2900" w:rsidRPr="00CE4B9F" w:rsidRDefault="05EA895A" w:rsidP="008A095D">
            <w:pPr>
              <w:pStyle w:val="ListParagraph"/>
              <w:numPr>
                <w:ilvl w:val="0"/>
                <w:numId w:val="28"/>
              </w:numPr>
              <w:spacing w:before="120" w:after="120" w:line="240" w:lineRule="auto"/>
              <w:rPr>
                <w:rFonts w:eastAsia="Calibri" w:cs="Times New Roman"/>
              </w:rPr>
            </w:pPr>
            <w:r w:rsidRPr="00CE4B9F">
              <w:rPr>
                <w:rFonts w:eastAsia="Calibri" w:cs="Times New Roman"/>
              </w:rPr>
              <w:t>O</w:t>
            </w:r>
            <w:r w:rsidR="459055E7" w:rsidRPr="00CE4B9F">
              <w:rPr>
                <w:rFonts w:eastAsia="Calibri" w:cs="Times New Roman"/>
              </w:rPr>
              <w:t>r</w:t>
            </w:r>
            <w:r w:rsidRPr="00CE4B9F">
              <w:rPr>
                <w:rFonts w:eastAsia="Calibri" w:cs="Times New Roman"/>
              </w:rPr>
              <w:t xml:space="preserve">ders are not held to consolidate them into one shipment. Order processing </w:t>
            </w:r>
            <w:r w:rsidR="00CE4B9F" w:rsidRPr="00CE4B9F">
              <w:rPr>
                <w:rFonts w:eastAsia="Calibri" w:cs="Times New Roman"/>
              </w:rPr>
              <w:t>turnaround</w:t>
            </w:r>
            <w:r w:rsidRPr="00CE4B9F">
              <w:rPr>
                <w:rFonts w:eastAsia="Calibri" w:cs="Times New Roman"/>
              </w:rPr>
              <w:t xml:space="preserve"> times are not affected by this change.</w:t>
            </w:r>
          </w:p>
        </w:tc>
      </w:tr>
      <w:tr w:rsidR="00B73F56" w14:paraId="062E7637" w14:textId="77777777" w:rsidTr="00A91573">
        <w:tc>
          <w:tcPr>
            <w:tcW w:w="292" w:type="pct"/>
            <w:vMerge/>
          </w:tcPr>
          <w:p w14:paraId="0F9D5874" w14:textId="77777777" w:rsidR="002D2900" w:rsidRDefault="002D2900" w:rsidP="00AE17CE">
            <w:pPr>
              <w:spacing w:before="120" w:after="120" w:line="240" w:lineRule="auto"/>
              <w:jc w:val="center"/>
              <w:rPr>
                <w:rFonts w:eastAsia="Calibri" w:cs="Times New Roman"/>
                <w:b/>
                <w:szCs w:val="24"/>
              </w:rPr>
            </w:pPr>
          </w:p>
        </w:tc>
        <w:tc>
          <w:tcPr>
            <w:tcW w:w="993" w:type="pct"/>
            <w:gridSpan w:val="2"/>
            <w:tcBorders>
              <w:top w:val="single" w:sz="4" w:space="0" w:color="auto"/>
              <w:left w:val="single" w:sz="4" w:space="0" w:color="auto"/>
              <w:bottom w:val="single" w:sz="4" w:space="0" w:color="auto"/>
              <w:right w:val="single" w:sz="4" w:space="0" w:color="auto"/>
            </w:tcBorders>
          </w:tcPr>
          <w:p w14:paraId="2257042D" w14:textId="77777777" w:rsidR="002D2900" w:rsidRDefault="002D2900" w:rsidP="00AE17CE">
            <w:pPr>
              <w:spacing w:before="120" w:after="120" w:line="240" w:lineRule="auto"/>
              <w:rPr>
                <w:rFonts w:eastAsia="Calibri" w:cs="Times New Roman"/>
                <w:szCs w:val="24"/>
              </w:rPr>
            </w:pPr>
            <w:bookmarkStart w:id="32" w:name="OLE_LINK22"/>
            <w:r>
              <w:rPr>
                <w:rFonts w:eastAsia="Calibri" w:cs="Times New Roman"/>
                <w:szCs w:val="24"/>
              </w:rPr>
              <w:t xml:space="preserve">Rx Actions and Order Actions dropdown </w:t>
            </w:r>
            <w:bookmarkEnd w:id="32"/>
          </w:p>
        </w:tc>
        <w:tc>
          <w:tcPr>
            <w:tcW w:w="3715" w:type="pct"/>
            <w:gridSpan w:val="2"/>
            <w:tcBorders>
              <w:top w:val="single" w:sz="4" w:space="0" w:color="auto"/>
              <w:left w:val="single" w:sz="4" w:space="0" w:color="auto"/>
              <w:bottom w:val="single" w:sz="4" w:space="0" w:color="auto"/>
              <w:right w:val="single" w:sz="4" w:space="0" w:color="auto"/>
            </w:tcBorders>
          </w:tcPr>
          <w:p w14:paraId="7F48085D" w14:textId="77777777" w:rsidR="002D2900" w:rsidRDefault="002D2900" w:rsidP="00AE17CE">
            <w:pPr>
              <w:spacing w:before="120" w:after="120" w:line="240" w:lineRule="auto"/>
              <w:rPr>
                <w:rFonts w:eastAsia="Calibri" w:cs="Times New Roman"/>
                <w:szCs w:val="24"/>
              </w:rPr>
            </w:pPr>
            <w:r w:rsidRPr="002D2900">
              <w:rPr>
                <w:rFonts w:eastAsia="Calibri" w:cs="Times New Roman"/>
                <w:szCs w:val="24"/>
              </w:rPr>
              <w:t>Available actions that can be made on Prescriptions and Orders.</w:t>
            </w:r>
          </w:p>
          <w:p w14:paraId="0975C5B5" w14:textId="4F49FD4C" w:rsidR="0040165E" w:rsidRDefault="0040165E" w:rsidP="00AE17CE">
            <w:pPr>
              <w:spacing w:before="120" w:after="120" w:line="240" w:lineRule="auto"/>
              <w:rPr>
                <w:rFonts w:eastAsia="Calibri" w:cs="Times New Roman"/>
                <w:szCs w:val="24"/>
              </w:rPr>
            </w:pPr>
            <w:r>
              <w:rPr>
                <w:rFonts w:eastAsia="Calibri" w:cs="Times New Roman"/>
                <w:szCs w:val="24"/>
              </w:rPr>
              <w:t>The system will show help text above the Rx Actions and Order Actions within Order Details to educate the user about options potentially being disabled due to the status of the order or the status of the prescriptions. The help text displays</w:t>
            </w:r>
            <w:r w:rsidR="00AE68B7">
              <w:rPr>
                <w:rFonts w:eastAsia="Calibri" w:cs="Times New Roman"/>
                <w:szCs w:val="24"/>
              </w:rPr>
              <w:t xml:space="preserve">: </w:t>
            </w:r>
            <w:r>
              <w:rPr>
                <w:rFonts w:eastAsia="Calibri" w:cs="Times New Roman"/>
                <w:szCs w:val="24"/>
              </w:rPr>
              <w:t>“Options may be disabled based on the status of the order or prescriptions.”</w:t>
            </w:r>
          </w:p>
        </w:tc>
      </w:tr>
      <w:tr w:rsidR="00E266DC" w14:paraId="625EE1F7" w14:textId="77777777" w:rsidTr="00A91573">
        <w:tc>
          <w:tcPr>
            <w:tcW w:w="292" w:type="pct"/>
            <w:vMerge w:val="restart"/>
            <w:tcBorders>
              <w:left w:val="single" w:sz="4" w:space="0" w:color="auto"/>
              <w:right w:val="single" w:sz="4" w:space="0" w:color="auto"/>
            </w:tcBorders>
          </w:tcPr>
          <w:p w14:paraId="3F79DE11" w14:textId="77777777" w:rsidR="009E00B1" w:rsidRDefault="009E00B1" w:rsidP="00AE17CE">
            <w:pPr>
              <w:spacing w:before="120" w:after="120" w:line="240" w:lineRule="auto"/>
              <w:jc w:val="center"/>
              <w:rPr>
                <w:rFonts w:eastAsia="Calibri" w:cs="Times New Roman"/>
                <w:b/>
                <w:szCs w:val="24"/>
              </w:rPr>
            </w:pPr>
            <w:r>
              <w:rPr>
                <w:rFonts w:eastAsia="Calibri" w:cs="Times New Roman"/>
                <w:b/>
                <w:szCs w:val="24"/>
              </w:rPr>
              <w:t>4</w:t>
            </w:r>
          </w:p>
        </w:tc>
        <w:tc>
          <w:tcPr>
            <w:tcW w:w="4708" w:type="pct"/>
            <w:gridSpan w:val="4"/>
            <w:tcBorders>
              <w:top w:val="single" w:sz="4" w:space="0" w:color="auto"/>
              <w:left w:val="single" w:sz="4" w:space="0" w:color="auto"/>
              <w:bottom w:val="single" w:sz="4" w:space="0" w:color="auto"/>
              <w:right w:val="single" w:sz="4" w:space="0" w:color="auto"/>
            </w:tcBorders>
          </w:tcPr>
          <w:p w14:paraId="414913F5" w14:textId="4B0036B3" w:rsidR="009E00B1" w:rsidRDefault="009E00B1" w:rsidP="00AE17CE">
            <w:pPr>
              <w:spacing w:before="120" w:after="120" w:line="240" w:lineRule="auto"/>
              <w:rPr>
                <w:rFonts w:eastAsia="Calibri" w:cs="Times New Roman"/>
                <w:szCs w:val="24"/>
              </w:rPr>
            </w:pPr>
            <w:r>
              <w:rPr>
                <w:rFonts w:eastAsia="Calibri" w:cs="Times New Roman"/>
                <w:szCs w:val="24"/>
              </w:rPr>
              <w:t>Click the c</w:t>
            </w:r>
            <w:r w:rsidR="00214212">
              <w:rPr>
                <w:rFonts w:eastAsia="Calibri" w:cs="Times New Roman"/>
                <w:szCs w:val="24"/>
              </w:rPr>
              <w:t>hevron</w:t>
            </w:r>
            <w:r>
              <w:rPr>
                <w:rFonts w:eastAsia="Calibri" w:cs="Times New Roman"/>
                <w:szCs w:val="24"/>
              </w:rPr>
              <w:t xml:space="preserve"> </w:t>
            </w:r>
            <w:r w:rsidR="00351F68">
              <w:rPr>
                <w:rFonts w:eastAsia="Calibri" w:cs="Times New Roman"/>
                <w:szCs w:val="24"/>
              </w:rPr>
              <w:t>arrow</w:t>
            </w:r>
            <w:r>
              <w:rPr>
                <w:rFonts w:eastAsia="Calibri" w:cs="Times New Roman"/>
                <w:szCs w:val="24"/>
              </w:rPr>
              <w:t xml:space="preserve"> next to the member</w:t>
            </w:r>
            <w:r w:rsidR="00B31233">
              <w:rPr>
                <w:rFonts w:eastAsia="Calibri" w:cs="Times New Roman"/>
                <w:szCs w:val="24"/>
              </w:rPr>
              <w:t>’</w:t>
            </w:r>
            <w:r>
              <w:rPr>
                <w:rFonts w:eastAsia="Calibri" w:cs="Times New Roman"/>
                <w:szCs w:val="24"/>
              </w:rPr>
              <w:t>s name to expand the Rx details of the order.</w:t>
            </w:r>
          </w:p>
          <w:p w14:paraId="2B8F796B" w14:textId="77777777" w:rsidR="009E00B1" w:rsidRDefault="009E00B1" w:rsidP="00AE17CE">
            <w:pPr>
              <w:spacing w:before="120" w:after="120" w:line="240" w:lineRule="auto"/>
              <w:rPr>
                <w:rFonts w:eastAsia="Calibri" w:cs="Times New Roman"/>
                <w:szCs w:val="24"/>
              </w:rPr>
            </w:pPr>
          </w:p>
          <w:p w14:paraId="3A31C86D" w14:textId="77777777" w:rsidR="009E00B1" w:rsidRDefault="009E00B1" w:rsidP="009E00B1">
            <w:pPr>
              <w:spacing w:before="120" w:after="120" w:line="240" w:lineRule="auto"/>
              <w:rPr>
                <w:rFonts w:eastAsia="Calibri" w:cs="Times New Roman"/>
                <w:szCs w:val="24"/>
              </w:rPr>
            </w:pPr>
            <w:r>
              <w:rPr>
                <w:rFonts w:eastAsia="Calibri" w:cs="Times New Roman"/>
                <w:b/>
                <w:bCs/>
                <w:szCs w:val="24"/>
              </w:rPr>
              <w:t>Notes:</w:t>
            </w:r>
            <w:r>
              <w:rPr>
                <w:rFonts w:eastAsia="Calibri" w:cs="Times New Roman"/>
                <w:szCs w:val="24"/>
              </w:rPr>
              <w:t xml:space="preserve"> </w:t>
            </w:r>
          </w:p>
          <w:p w14:paraId="22E2CD2C" w14:textId="77777777" w:rsidR="009A14E4" w:rsidRDefault="008C2AA6" w:rsidP="009E00B1">
            <w:pPr>
              <w:pStyle w:val="ListParagraph"/>
              <w:numPr>
                <w:ilvl w:val="0"/>
                <w:numId w:val="7"/>
              </w:numPr>
              <w:spacing w:before="120" w:after="120" w:line="240" w:lineRule="auto"/>
              <w:rPr>
                <w:rFonts w:eastAsia="Calibri" w:cs="Times New Roman"/>
                <w:szCs w:val="24"/>
              </w:rPr>
            </w:pPr>
            <w:bookmarkStart w:id="33" w:name="OLE_LINK33"/>
            <w:r>
              <w:rPr>
                <w:rFonts w:eastAsia="Calibri" w:cs="Times New Roman"/>
                <w:szCs w:val="24"/>
              </w:rPr>
              <w:t>Click on the R</w:t>
            </w:r>
            <w:r w:rsidR="006A0DCD">
              <w:rPr>
                <w:rFonts w:eastAsia="Calibri" w:cs="Times New Roman"/>
                <w:szCs w:val="24"/>
              </w:rPr>
              <w:t>x</w:t>
            </w:r>
            <w:r>
              <w:rPr>
                <w:rFonts w:eastAsia="Calibri" w:cs="Times New Roman"/>
                <w:szCs w:val="24"/>
              </w:rPr>
              <w:t xml:space="preserve"> number</w:t>
            </w:r>
            <w:r w:rsidR="009A14E4">
              <w:rPr>
                <w:rFonts w:eastAsia="Calibri" w:cs="Times New Roman"/>
                <w:szCs w:val="24"/>
              </w:rPr>
              <w:t xml:space="preserve"> and the </w:t>
            </w:r>
            <w:r w:rsidR="009A14E4" w:rsidRPr="009A14E4">
              <w:rPr>
                <w:rFonts w:eastAsia="Calibri" w:cs="Times New Roman"/>
                <w:b/>
                <w:bCs/>
                <w:szCs w:val="24"/>
              </w:rPr>
              <w:t>Prescription Details</w:t>
            </w:r>
            <w:r w:rsidR="009A14E4">
              <w:rPr>
                <w:rFonts w:eastAsia="Calibri" w:cs="Times New Roman"/>
                <w:szCs w:val="24"/>
              </w:rPr>
              <w:t xml:space="preserve"> tab</w:t>
            </w:r>
            <w:r>
              <w:rPr>
                <w:rFonts w:eastAsia="Calibri" w:cs="Times New Roman"/>
                <w:szCs w:val="24"/>
              </w:rPr>
              <w:t xml:space="preserve"> to see </w:t>
            </w:r>
            <w:r w:rsidR="00CE4B9F">
              <w:rPr>
                <w:rFonts w:eastAsia="Calibri" w:cs="Times New Roman"/>
                <w:szCs w:val="24"/>
              </w:rPr>
              <w:t>prescription</w:t>
            </w:r>
            <w:r w:rsidR="00760AFC">
              <w:rPr>
                <w:rFonts w:eastAsia="Calibri" w:cs="Times New Roman"/>
                <w:szCs w:val="24"/>
              </w:rPr>
              <w:t xml:space="preserve"> details, including name of medication, strength, manufacturer, </w:t>
            </w:r>
            <w:r w:rsidR="009A14E4">
              <w:rPr>
                <w:rFonts w:eastAsia="Calibri" w:cs="Times New Roman"/>
                <w:szCs w:val="24"/>
              </w:rPr>
              <w:t>etc</w:t>
            </w:r>
            <w:r w:rsidR="00510D1E">
              <w:rPr>
                <w:rFonts w:eastAsia="Calibri" w:cs="Times New Roman"/>
                <w:szCs w:val="24"/>
              </w:rPr>
              <w:t>etera</w:t>
            </w:r>
            <w:r w:rsidR="009A14E4">
              <w:rPr>
                <w:rFonts w:eastAsia="Calibri" w:cs="Times New Roman"/>
                <w:szCs w:val="24"/>
              </w:rPr>
              <w:t>.</w:t>
            </w:r>
          </w:p>
          <w:p w14:paraId="71E5E713" w14:textId="77777777" w:rsidR="00FF4219" w:rsidRDefault="00FF4219" w:rsidP="009E00B1">
            <w:pPr>
              <w:pStyle w:val="ListParagraph"/>
              <w:numPr>
                <w:ilvl w:val="0"/>
                <w:numId w:val="7"/>
              </w:numPr>
              <w:spacing w:before="120" w:after="120" w:line="240" w:lineRule="auto"/>
              <w:rPr>
                <w:rFonts w:eastAsia="Calibri" w:cs="Times New Roman"/>
                <w:szCs w:val="24"/>
              </w:rPr>
            </w:pPr>
            <w:r>
              <w:rPr>
                <w:rFonts w:eastAsia="Calibri" w:cs="Times New Roman"/>
                <w:szCs w:val="24"/>
              </w:rPr>
              <w:t xml:space="preserve">Click the </w:t>
            </w:r>
            <w:r w:rsidRPr="00C83DAF">
              <w:rPr>
                <w:rFonts w:eastAsia="Calibri" w:cs="Times New Roman"/>
                <w:b/>
                <w:bCs/>
                <w:szCs w:val="24"/>
              </w:rPr>
              <w:t>Drug Name/Strength</w:t>
            </w:r>
            <w:r>
              <w:rPr>
                <w:rFonts w:eastAsia="Calibri" w:cs="Times New Roman"/>
                <w:szCs w:val="24"/>
              </w:rPr>
              <w:t xml:space="preserve"> hyperlink to display the </w:t>
            </w:r>
            <w:r w:rsidR="006B54C8">
              <w:rPr>
                <w:rFonts w:eastAsia="Calibri" w:cs="Times New Roman"/>
                <w:szCs w:val="24"/>
              </w:rPr>
              <w:t>Drug Details screen.</w:t>
            </w:r>
          </w:p>
          <w:p w14:paraId="1BDEB8CB" w14:textId="77777777" w:rsidR="009E00B1" w:rsidRPr="00A34C98" w:rsidRDefault="009E00B1" w:rsidP="009E00B1">
            <w:pPr>
              <w:pStyle w:val="ListParagraph"/>
              <w:numPr>
                <w:ilvl w:val="0"/>
                <w:numId w:val="7"/>
              </w:numPr>
              <w:spacing w:before="120" w:after="120" w:line="240" w:lineRule="auto"/>
              <w:rPr>
                <w:rFonts w:eastAsia="Calibri" w:cs="Times New Roman"/>
                <w:szCs w:val="24"/>
              </w:rPr>
            </w:pPr>
            <w:r>
              <w:rPr>
                <w:rFonts w:eastAsia="Calibri" w:cs="Times New Roman"/>
                <w:szCs w:val="24"/>
              </w:rPr>
              <w:t xml:space="preserve">For more information on </w:t>
            </w:r>
            <w:r>
              <w:rPr>
                <w:rFonts w:eastAsia="Calibri" w:cs="Times New Roman"/>
                <w:b/>
                <w:bCs/>
                <w:szCs w:val="24"/>
              </w:rPr>
              <w:t>Dispensed Quantity</w:t>
            </w:r>
            <w:r>
              <w:rPr>
                <w:rFonts w:eastAsia="Calibri" w:cs="Times New Roman"/>
                <w:szCs w:val="24"/>
              </w:rPr>
              <w:t>, click the Tool Tip. (Packaged medication message display</w:t>
            </w:r>
            <w:r w:rsidR="00CE4B9F">
              <w:rPr>
                <w:rFonts w:eastAsia="Calibri" w:cs="Times New Roman"/>
                <w:szCs w:val="24"/>
              </w:rPr>
              <w:t>s</w:t>
            </w:r>
            <w:r>
              <w:rPr>
                <w:rFonts w:eastAsia="Calibri" w:cs="Times New Roman"/>
                <w:szCs w:val="24"/>
              </w:rPr>
              <w:t xml:space="preserve">.) </w:t>
            </w:r>
          </w:p>
          <w:p w14:paraId="4A640502" w14:textId="2EC6E7DE" w:rsidR="009E00B1" w:rsidRDefault="009E00B1" w:rsidP="009E00B1">
            <w:pPr>
              <w:pStyle w:val="ListParagraph"/>
              <w:numPr>
                <w:ilvl w:val="0"/>
                <w:numId w:val="7"/>
              </w:numPr>
              <w:spacing w:before="120" w:after="120" w:line="240" w:lineRule="auto"/>
              <w:rPr>
                <w:rFonts w:eastAsia="Calibri" w:cs="Times New Roman"/>
                <w:szCs w:val="24"/>
              </w:rPr>
            </w:pPr>
            <w:r>
              <w:rPr>
                <w:rFonts w:eastAsia="Calibri" w:cs="Times New Roman"/>
                <w:szCs w:val="24"/>
              </w:rPr>
              <w:t xml:space="preserve">The following options will be </w:t>
            </w:r>
            <w:r>
              <w:rPr>
                <w:rFonts w:eastAsia="Calibri" w:cs="Times New Roman"/>
                <w:b/>
                <w:bCs/>
                <w:szCs w:val="24"/>
              </w:rPr>
              <w:t>disabled</w:t>
            </w:r>
            <w:r>
              <w:rPr>
                <w:rFonts w:eastAsia="Calibri" w:cs="Times New Roman"/>
                <w:szCs w:val="24"/>
              </w:rPr>
              <w:t xml:space="preserve"> if the agent in a </w:t>
            </w:r>
            <w:r>
              <w:rPr>
                <w:rFonts w:eastAsia="Calibri" w:cs="Times New Roman"/>
                <w:b/>
                <w:bCs/>
                <w:szCs w:val="24"/>
              </w:rPr>
              <w:t>Research Case</w:t>
            </w:r>
            <w:r w:rsidR="00AE68B7">
              <w:rPr>
                <w:rFonts w:eastAsia="Calibri" w:cs="Times New Roman"/>
                <w:szCs w:val="24"/>
              </w:rPr>
              <w:t xml:space="preserve">: </w:t>
            </w:r>
            <w:r>
              <w:rPr>
                <w:rFonts w:eastAsia="Calibri" w:cs="Times New Roman"/>
                <w:szCs w:val="24"/>
              </w:rPr>
              <w:t xml:space="preserve">Cancel Rx, Cancel Order, Request Bridge Supply, Shipping Method, Shipping Address, and Payment Method. </w:t>
            </w:r>
          </w:p>
          <w:p w14:paraId="7A20FF94" w14:textId="3B05C062" w:rsidR="009E00B1" w:rsidRDefault="009E00B1" w:rsidP="009E00B1">
            <w:pPr>
              <w:pStyle w:val="ListParagraph"/>
              <w:numPr>
                <w:ilvl w:val="0"/>
                <w:numId w:val="7"/>
              </w:numPr>
              <w:spacing w:before="120" w:after="120" w:line="240" w:lineRule="auto"/>
              <w:rPr>
                <w:rFonts w:eastAsia="Calibri" w:cs="Times New Roman"/>
                <w:szCs w:val="24"/>
              </w:rPr>
            </w:pPr>
            <w:bookmarkStart w:id="34" w:name="OLE_LINK17"/>
            <w:r>
              <w:rPr>
                <w:rFonts w:eastAsia="Calibri" w:cs="Times New Roman"/>
                <w:szCs w:val="24"/>
              </w:rPr>
              <w:t xml:space="preserve">If </w:t>
            </w:r>
            <w:r>
              <w:rPr>
                <w:rFonts w:eastAsia="Calibri" w:cs="Times New Roman"/>
                <w:b/>
                <w:bCs/>
                <w:szCs w:val="24"/>
              </w:rPr>
              <w:t xml:space="preserve">more than one </w:t>
            </w:r>
            <w:r>
              <w:rPr>
                <w:rFonts w:eastAsia="Calibri" w:cs="Times New Roman"/>
                <w:szCs w:val="24"/>
              </w:rPr>
              <w:t>member’s prescriptions are included in the order, the system display</w:t>
            </w:r>
            <w:r w:rsidR="00CE4B9F">
              <w:rPr>
                <w:rFonts w:eastAsia="Calibri" w:cs="Times New Roman"/>
                <w:szCs w:val="24"/>
              </w:rPr>
              <w:t>s</w:t>
            </w:r>
            <w:r>
              <w:rPr>
                <w:rFonts w:eastAsia="Calibri" w:cs="Times New Roman"/>
                <w:szCs w:val="24"/>
              </w:rPr>
              <w:t xml:space="preserve"> the following message at the bottom of the Order Details screen</w:t>
            </w:r>
            <w:r w:rsidR="00AE68B7">
              <w:rPr>
                <w:rFonts w:eastAsia="Calibri" w:cs="Times New Roman"/>
                <w:szCs w:val="24"/>
              </w:rPr>
              <w:t xml:space="preserve">: </w:t>
            </w:r>
            <w:r>
              <w:rPr>
                <w:rFonts w:eastAsia="Calibri" w:cs="Times New Roman"/>
                <w:szCs w:val="24"/>
              </w:rPr>
              <w:t>“Please make sure that all the members in the order have been authenticated.”</w:t>
            </w:r>
          </w:p>
          <w:p w14:paraId="5EF9D982" w14:textId="77777777" w:rsidR="009E00B1" w:rsidRDefault="009E00B1" w:rsidP="009E00B1">
            <w:pPr>
              <w:pStyle w:val="ListParagraph"/>
              <w:numPr>
                <w:ilvl w:val="0"/>
                <w:numId w:val="7"/>
              </w:numPr>
              <w:spacing w:before="120" w:after="120" w:line="240" w:lineRule="auto"/>
              <w:rPr>
                <w:rFonts w:eastAsia="Calibri" w:cs="Times New Roman"/>
                <w:szCs w:val="24"/>
              </w:rPr>
            </w:pPr>
            <w:bookmarkStart w:id="35" w:name="OLE_LINK38"/>
            <w:bookmarkEnd w:id="34"/>
            <w:proofErr w:type="gramStart"/>
            <w:r>
              <w:rPr>
                <w:rFonts w:cs="Arial"/>
                <w:szCs w:val="24"/>
              </w:rPr>
              <w:t>Agent</w:t>
            </w:r>
            <w:proofErr w:type="gramEnd"/>
            <w:r>
              <w:rPr>
                <w:rFonts w:cs="Arial"/>
                <w:szCs w:val="24"/>
              </w:rPr>
              <w:t xml:space="preserve"> </w:t>
            </w:r>
            <w:proofErr w:type="gramStart"/>
            <w:r w:rsidR="003D71FC">
              <w:rPr>
                <w:rFonts w:cs="Arial"/>
                <w:szCs w:val="24"/>
              </w:rPr>
              <w:t>has</w:t>
            </w:r>
            <w:r>
              <w:rPr>
                <w:rFonts w:cs="Arial"/>
                <w:szCs w:val="24"/>
              </w:rPr>
              <w:t xml:space="preserve"> the ability to</w:t>
            </w:r>
            <w:proofErr w:type="gramEnd"/>
            <w:r>
              <w:rPr>
                <w:rFonts w:cs="Arial"/>
                <w:szCs w:val="24"/>
              </w:rPr>
              <w:t xml:space="preserve"> view an image of the mail order form (if one was sent in) via the </w:t>
            </w:r>
            <w:r>
              <w:rPr>
                <w:rFonts w:cs="Arial"/>
                <w:b/>
                <w:bCs/>
                <w:szCs w:val="24"/>
              </w:rPr>
              <w:t xml:space="preserve">Mail Order Form </w:t>
            </w:r>
            <w:r>
              <w:rPr>
                <w:rFonts w:cs="Arial"/>
                <w:szCs w:val="24"/>
              </w:rPr>
              <w:t xml:space="preserve">tab on the Order Details screen. </w:t>
            </w:r>
          </w:p>
          <w:bookmarkEnd w:id="33"/>
          <w:bookmarkEnd w:id="35"/>
          <w:p w14:paraId="321A3D19" w14:textId="77777777" w:rsidR="009E00B1" w:rsidRDefault="009E00B1" w:rsidP="009E00B1">
            <w:pPr>
              <w:pStyle w:val="ListParagraph"/>
              <w:numPr>
                <w:ilvl w:val="0"/>
                <w:numId w:val="7"/>
              </w:numPr>
              <w:spacing w:before="120" w:after="120" w:line="240" w:lineRule="auto"/>
              <w:rPr>
                <w:rFonts w:eastAsia="Times New Roman" w:cs="Times New Roman"/>
                <w:szCs w:val="24"/>
                <w:u w:val="single"/>
              </w:rPr>
            </w:pPr>
            <w:r>
              <w:rPr>
                <w:rFonts w:eastAsia="Times New Roman" w:cs="Times New Roman"/>
                <w:b/>
                <w:bCs/>
                <w:szCs w:val="24"/>
              </w:rPr>
              <w:t>Order updates</w:t>
            </w:r>
            <w:r>
              <w:rPr>
                <w:rFonts w:eastAsia="Times New Roman" w:cs="Times New Roman"/>
                <w:szCs w:val="24"/>
              </w:rPr>
              <w:t xml:space="preserve"> can be made on the Order Details screen (</w:t>
            </w:r>
            <w:r>
              <w:rPr>
                <w:rFonts w:eastAsia="Times New Roman" w:cs="Times New Roman"/>
                <w:b/>
                <w:bCs/>
                <w:szCs w:val="24"/>
              </w:rPr>
              <w:t>Shipping Options</w:t>
            </w:r>
            <w:r>
              <w:rPr>
                <w:rFonts w:eastAsia="Times New Roman" w:cs="Times New Roman"/>
                <w:szCs w:val="24"/>
              </w:rPr>
              <w:t>,</w:t>
            </w:r>
            <w:r>
              <w:rPr>
                <w:rFonts w:eastAsia="Times New Roman" w:cs="Times New Roman"/>
                <w:b/>
                <w:bCs/>
                <w:szCs w:val="24"/>
              </w:rPr>
              <w:t xml:space="preserve"> Address</w:t>
            </w:r>
            <w:r>
              <w:rPr>
                <w:rFonts w:eastAsia="Times New Roman" w:cs="Times New Roman"/>
                <w:szCs w:val="24"/>
              </w:rPr>
              <w:t>,</w:t>
            </w:r>
            <w:r>
              <w:rPr>
                <w:rFonts w:eastAsia="Times New Roman" w:cs="Times New Roman"/>
                <w:b/>
                <w:bCs/>
                <w:szCs w:val="24"/>
              </w:rPr>
              <w:t xml:space="preserve"> </w:t>
            </w:r>
            <w:r>
              <w:rPr>
                <w:rFonts w:eastAsia="Times New Roman" w:cs="Times New Roman"/>
                <w:szCs w:val="24"/>
              </w:rPr>
              <w:t>and</w:t>
            </w:r>
            <w:r>
              <w:rPr>
                <w:rFonts w:eastAsia="Times New Roman" w:cs="Times New Roman"/>
                <w:b/>
                <w:bCs/>
                <w:szCs w:val="24"/>
              </w:rPr>
              <w:t xml:space="preserve"> Payment</w:t>
            </w:r>
            <w:r w:rsidRPr="00F051A6">
              <w:t>)</w:t>
            </w:r>
            <w:r>
              <w:rPr>
                <w:rFonts w:eastAsia="Times New Roman" w:cs="Times New Roman"/>
                <w:szCs w:val="24"/>
              </w:rPr>
              <w:t xml:space="preserve">. For assistance, refer to the </w:t>
            </w:r>
            <w:hyperlink w:anchor="_Scenario_Guide" w:history="1">
              <w:r>
                <w:rPr>
                  <w:rStyle w:val="Hyperlink"/>
                  <w:rFonts w:eastAsia="Times New Roman" w:cs="Times New Roman"/>
                  <w:szCs w:val="24"/>
                </w:rPr>
                <w:t>Scenario Guide</w:t>
              </w:r>
            </w:hyperlink>
            <w:r>
              <w:rPr>
                <w:rFonts w:eastAsia="Times New Roman" w:cs="Times New Roman"/>
                <w:szCs w:val="24"/>
              </w:rPr>
              <w:t>.</w:t>
            </w:r>
          </w:p>
          <w:p w14:paraId="33A6BF00" w14:textId="1B00BE31" w:rsidR="00B31233" w:rsidRPr="00B31233" w:rsidRDefault="009E00B1" w:rsidP="008E6A80">
            <w:pPr>
              <w:pStyle w:val="ListParagraph"/>
              <w:numPr>
                <w:ilvl w:val="0"/>
                <w:numId w:val="7"/>
              </w:numPr>
              <w:spacing w:before="120" w:after="120" w:line="240" w:lineRule="auto"/>
            </w:pPr>
            <w:r w:rsidRPr="00B31233">
              <w:rPr>
                <w:rFonts w:eastAsia="Times New Roman" w:cs="Times New Roman"/>
                <w:szCs w:val="24"/>
              </w:rPr>
              <w:t xml:space="preserve">The list of prescriptions </w:t>
            </w:r>
            <w:proofErr w:type="gramStart"/>
            <w:r w:rsidR="00161A78">
              <w:rPr>
                <w:rFonts w:eastAsia="Times New Roman" w:cs="Times New Roman"/>
                <w:szCs w:val="24"/>
              </w:rPr>
              <w:t>are</w:t>
            </w:r>
            <w:proofErr w:type="gramEnd"/>
            <w:r w:rsidRPr="00B31233">
              <w:rPr>
                <w:rFonts w:eastAsia="Times New Roman" w:cs="Times New Roman"/>
                <w:szCs w:val="24"/>
              </w:rPr>
              <w:t xml:space="preserve"> organized by </w:t>
            </w:r>
            <w:proofErr w:type="gramStart"/>
            <w:r w:rsidRPr="00B31233">
              <w:rPr>
                <w:rFonts w:eastAsia="Times New Roman" w:cs="Times New Roman"/>
                <w:szCs w:val="24"/>
              </w:rPr>
              <w:t>member</w:t>
            </w:r>
            <w:proofErr w:type="gramEnd"/>
            <w:r w:rsidRPr="00B31233">
              <w:rPr>
                <w:rFonts w:eastAsia="Times New Roman" w:cs="Times New Roman"/>
                <w:szCs w:val="24"/>
              </w:rPr>
              <w:t>; each member’s prescription initially display</w:t>
            </w:r>
            <w:r w:rsidR="003D71FC">
              <w:rPr>
                <w:rFonts w:eastAsia="Times New Roman" w:cs="Times New Roman"/>
                <w:szCs w:val="24"/>
              </w:rPr>
              <w:t>s</w:t>
            </w:r>
            <w:r w:rsidRPr="00B31233">
              <w:rPr>
                <w:rFonts w:eastAsia="Times New Roman" w:cs="Times New Roman"/>
                <w:szCs w:val="24"/>
              </w:rPr>
              <w:t xml:space="preserve"> in a collapsed section, but </w:t>
            </w:r>
            <w:r w:rsidRPr="00B31233">
              <w:rPr>
                <w:rFonts w:eastAsia="Calibri" w:cs="Times New Roman"/>
                <w:szCs w:val="24"/>
              </w:rPr>
              <w:t xml:space="preserve">the agent </w:t>
            </w:r>
            <w:bookmarkStart w:id="36" w:name="OLE_LINK1"/>
            <w:r w:rsidRPr="00B31233">
              <w:rPr>
                <w:szCs w:val="24"/>
              </w:rPr>
              <w:t>can</w:t>
            </w:r>
            <w:r w:rsidRPr="00B31233">
              <w:rPr>
                <w:b/>
                <w:bCs/>
                <w:szCs w:val="24"/>
              </w:rPr>
              <w:t xml:space="preserve"> </w:t>
            </w:r>
            <w:r w:rsidRPr="00B31233">
              <w:rPr>
                <w:szCs w:val="24"/>
              </w:rPr>
              <w:t>click</w:t>
            </w:r>
            <w:r w:rsidRPr="00B31233">
              <w:rPr>
                <w:b/>
                <w:bCs/>
                <w:szCs w:val="24"/>
              </w:rPr>
              <w:t xml:space="preserve"> </w:t>
            </w:r>
            <w:r w:rsidRPr="00B31233">
              <w:rPr>
                <w:szCs w:val="24"/>
              </w:rPr>
              <w:t xml:space="preserve">the chevron arrow to expand/collapse </w:t>
            </w:r>
            <w:r w:rsidRPr="00B31233">
              <w:rPr>
                <w:rFonts w:eastAsia="Calibri" w:cs="Times New Roman"/>
                <w:szCs w:val="24"/>
              </w:rPr>
              <w:t>each Member section.</w:t>
            </w:r>
            <w:bookmarkStart w:id="37" w:name="OLE_LINK39"/>
            <w:bookmarkEnd w:id="36"/>
          </w:p>
          <w:p w14:paraId="1EFA3174" w14:textId="703AFBAA" w:rsidR="009E00B1" w:rsidRPr="00D654FD" w:rsidRDefault="009E00B1" w:rsidP="008E6A80">
            <w:pPr>
              <w:pStyle w:val="ListParagraph"/>
              <w:numPr>
                <w:ilvl w:val="0"/>
                <w:numId w:val="7"/>
              </w:numPr>
              <w:spacing w:before="120" w:after="120" w:line="240" w:lineRule="auto"/>
            </w:pPr>
            <w:r w:rsidRPr="00B31233">
              <w:rPr>
                <w:szCs w:val="24"/>
              </w:rPr>
              <w:t xml:space="preserve">If Order Status is </w:t>
            </w:r>
            <w:r w:rsidRPr="00F051A6">
              <w:rPr>
                <w:b/>
              </w:rPr>
              <w:t>Pending Carrier Pickup</w:t>
            </w:r>
            <w:r w:rsidRPr="00B31233">
              <w:rPr>
                <w:szCs w:val="24"/>
              </w:rPr>
              <w:t>, click the tool tip for more information.</w:t>
            </w:r>
            <w:bookmarkEnd w:id="37"/>
          </w:p>
          <w:p w14:paraId="7F47E96E" w14:textId="57563C83" w:rsidR="00D654FD" w:rsidRDefault="00777B7F" w:rsidP="008E6A80">
            <w:pPr>
              <w:pStyle w:val="ListParagraph"/>
              <w:numPr>
                <w:ilvl w:val="0"/>
                <w:numId w:val="7"/>
              </w:numPr>
              <w:spacing w:before="120" w:after="120" w:line="240" w:lineRule="auto"/>
            </w:pPr>
            <w:r w:rsidRPr="00777B7F">
              <w:rPr>
                <w:b/>
                <w:bCs/>
              </w:rPr>
              <w:t>Excessive Days’ Supply</w:t>
            </w:r>
            <w:r w:rsidR="00AE68B7">
              <w:rPr>
                <w:b/>
                <w:bCs/>
              </w:rPr>
              <w:t xml:space="preserve">: </w:t>
            </w:r>
            <w:r w:rsidRPr="00777B7F">
              <w:t>The days’ supply is initially calculated by dividing the prescribed quantity by the directed daily dosage. This number may exceed plan limitations, particularly items dispensed in unbreakable packages. As part of the dispensing process, a pharmacist will review and adjust the prescription to align it with plan allowances. A new prescription is not necessary.</w:t>
            </w:r>
          </w:p>
          <w:p w14:paraId="04D32D4E" w14:textId="3DCFEF83" w:rsidR="007475DA" w:rsidRPr="009E00B1" w:rsidRDefault="007475DA" w:rsidP="008E6A80">
            <w:pPr>
              <w:pStyle w:val="ListParagraph"/>
              <w:numPr>
                <w:ilvl w:val="0"/>
                <w:numId w:val="7"/>
              </w:numPr>
              <w:spacing w:before="120" w:after="120" w:line="240" w:lineRule="auto"/>
            </w:pPr>
            <w:r w:rsidRPr="007475DA">
              <w:t>Compass will display an indicator for cold pack drugs when included in an order.</w:t>
            </w:r>
            <w:r w:rsidR="00195153">
              <w:t xml:space="preserve"> </w:t>
            </w:r>
          </w:p>
          <w:p w14:paraId="347DC50E" w14:textId="77777777" w:rsidR="009E00B1" w:rsidRDefault="009E00B1" w:rsidP="00AE17CE">
            <w:pPr>
              <w:spacing w:before="120" w:after="120" w:line="240" w:lineRule="auto"/>
              <w:rPr>
                <w:rFonts w:eastAsia="Calibri" w:cs="Times New Roman"/>
                <w:szCs w:val="24"/>
              </w:rPr>
            </w:pPr>
          </w:p>
          <w:p w14:paraId="6D244B48" w14:textId="4E9A1D01" w:rsidR="009E00B1" w:rsidRDefault="00195153" w:rsidP="009E00B1">
            <w:pPr>
              <w:spacing w:before="120" w:after="120" w:line="240" w:lineRule="auto"/>
              <w:jc w:val="center"/>
              <w:rPr>
                <w:rFonts w:eastAsia="Calibri" w:cs="Times New Roman"/>
                <w:szCs w:val="24"/>
              </w:rPr>
            </w:pPr>
            <w:r>
              <w:rPr>
                <w:noProof/>
              </w:rPr>
              <w:drawing>
                <wp:inline distT="0" distB="0" distL="0" distR="0" wp14:anchorId="67C1F7D5" wp14:editId="413A7749">
                  <wp:extent cx="7315200" cy="5006579"/>
                  <wp:effectExtent l="0" t="0" r="0" b="3810"/>
                  <wp:docPr id="138085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55279" name=""/>
                          <pic:cNvPicPr/>
                        </pic:nvPicPr>
                        <pic:blipFill>
                          <a:blip r:embed="rId24"/>
                          <a:stretch>
                            <a:fillRect/>
                          </a:stretch>
                        </pic:blipFill>
                        <pic:spPr>
                          <a:xfrm>
                            <a:off x="0" y="0"/>
                            <a:ext cx="7315200" cy="5006579"/>
                          </a:xfrm>
                          <a:prstGeom prst="rect">
                            <a:avLst/>
                          </a:prstGeom>
                        </pic:spPr>
                      </pic:pic>
                    </a:graphicData>
                  </a:graphic>
                </wp:inline>
              </w:drawing>
            </w:r>
          </w:p>
          <w:p w14:paraId="3264DC29" w14:textId="761593E2" w:rsidR="009E00B1" w:rsidRPr="002D2900" w:rsidRDefault="004528C7" w:rsidP="00F051A6">
            <w:pPr>
              <w:tabs>
                <w:tab w:val="left" w:pos="13742"/>
              </w:tabs>
              <w:spacing w:before="120" w:after="120" w:line="240" w:lineRule="auto"/>
              <w:rPr>
                <w:rFonts w:eastAsia="Calibri" w:cs="Times New Roman"/>
                <w:szCs w:val="24"/>
              </w:rPr>
            </w:pPr>
            <w:r>
              <w:rPr>
                <w:rFonts w:eastAsia="Calibri" w:cs="Times New Roman"/>
                <w:szCs w:val="24"/>
              </w:rPr>
              <w:tab/>
            </w:r>
          </w:p>
        </w:tc>
      </w:tr>
      <w:tr w:rsidR="00B73F56" w14:paraId="6E412802" w14:textId="77777777" w:rsidTr="00A91573">
        <w:tc>
          <w:tcPr>
            <w:tcW w:w="292" w:type="pct"/>
            <w:vMerge/>
          </w:tcPr>
          <w:p w14:paraId="6D0FAF19"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BD4147" w14:textId="77777777" w:rsidR="002771E6" w:rsidRPr="002771E6" w:rsidRDefault="002771E6" w:rsidP="002771E6">
            <w:pPr>
              <w:spacing w:before="120" w:after="120" w:line="240" w:lineRule="auto"/>
              <w:jc w:val="center"/>
              <w:rPr>
                <w:rFonts w:eastAsia="Calibri" w:cs="Times New Roman"/>
                <w:b/>
                <w:bCs/>
                <w:szCs w:val="24"/>
              </w:rPr>
            </w:pPr>
            <w:r>
              <w:rPr>
                <w:rFonts w:eastAsia="Calibri" w:cs="Times New Roman"/>
                <w:b/>
                <w:bCs/>
                <w:szCs w:val="24"/>
              </w:rPr>
              <w:t>Display</w:t>
            </w:r>
          </w:p>
        </w:tc>
        <w:tc>
          <w:tcPr>
            <w:tcW w:w="350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E098D" w14:textId="77777777" w:rsidR="002771E6" w:rsidRPr="002771E6" w:rsidRDefault="008102F5" w:rsidP="002771E6">
            <w:pPr>
              <w:spacing w:before="120" w:after="120" w:line="240" w:lineRule="auto"/>
              <w:jc w:val="center"/>
              <w:rPr>
                <w:rFonts w:eastAsia="Calibri" w:cs="Times New Roman"/>
                <w:b/>
                <w:bCs/>
                <w:szCs w:val="24"/>
              </w:rPr>
            </w:pPr>
            <w:r>
              <w:rPr>
                <w:rFonts w:eastAsia="Calibri" w:cs="Times New Roman"/>
                <w:b/>
                <w:bCs/>
                <w:szCs w:val="24"/>
              </w:rPr>
              <w:t>Definition</w:t>
            </w:r>
          </w:p>
        </w:tc>
      </w:tr>
      <w:tr w:rsidR="00B73F56" w14:paraId="0CF86835" w14:textId="77777777" w:rsidTr="00A91573">
        <w:tc>
          <w:tcPr>
            <w:tcW w:w="292" w:type="pct"/>
            <w:vMerge/>
          </w:tcPr>
          <w:p w14:paraId="54A8C0FF"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6900E29B" w14:textId="77777777" w:rsidR="002771E6" w:rsidRDefault="002771E6" w:rsidP="00AE17CE">
            <w:pPr>
              <w:spacing w:before="120" w:after="120" w:line="240" w:lineRule="auto"/>
              <w:rPr>
                <w:rFonts w:eastAsia="Calibri" w:cs="Times New Roman"/>
                <w:szCs w:val="24"/>
              </w:rPr>
            </w:pPr>
            <w:r>
              <w:rPr>
                <w:rFonts w:eastAsia="Calibri" w:cs="Times New Roman"/>
                <w:szCs w:val="24"/>
              </w:rPr>
              <w:t>Rx Details</w:t>
            </w:r>
          </w:p>
        </w:tc>
        <w:tc>
          <w:tcPr>
            <w:tcW w:w="3503" w:type="pct"/>
            <w:tcBorders>
              <w:top w:val="single" w:sz="4" w:space="0" w:color="auto"/>
              <w:left w:val="single" w:sz="4" w:space="0" w:color="auto"/>
              <w:bottom w:val="single" w:sz="4" w:space="0" w:color="auto"/>
              <w:right w:val="single" w:sz="4" w:space="0" w:color="auto"/>
            </w:tcBorders>
          </w:tcPr>
          <w:p w14:paraId="62024AB2" w14:textId="77777777" w:rsidR="009A3277" w:rsidRPr="00F04D0D" w:rsidRDefault="002771E6" w:rsidP="00AE17CE">
            <w:pPr>
              <w:spacing w:before="120" w:after="120" w:line="240" w:lineRule="auto"/>
              <w:rPr>
                <w:rFonts w:eastAsia="Calibri" w:cs="Times New Roman"/>
                <w:szCs w:val="24"/>
              </w:rPr>
            </w:pPr>
            <w:r w:rsidRPr="002D2900">
              <w:rPr>
                <w:rFonts w:eastAsia="Calibri" w:cs="Times New Roman"/>
                <w:szCs w:val="24"/>
              </w:rPr>
              <w:t xml:space="preserve">Drug Name, </w:t>
            </w:r>
            <w:proofErr w:type="gramStart"/>
            <w:r w:rsidRPr="002D2900">
              <w:rPr>
                <w:rFonts w:eastAsia="Calibri" w:cs="Times New Roman"/>
                <w:szCs w:val="24"/>
              </w:rPr>
              <w:t>Rx #,</w:t>
            </w:r>
            <w:proofErr w:type="gramEnd"/>
            <w:r w:rsidRPr="002D2900">
              <w:rPr>
                <w:rFonts w:eastAsia="Calibri" w:cs="Times New Roman"/>
                <w:szCs w:val="24"/>
              </w:rPr>
              <w:t xml:space="preserve"> Dispensed Qty, Rx Status, Cost, and Days’ Supply</w:t>
            </w:r>
            <w:r w:rsidR="008C2AA6">
              <w:rPr>
                <w:rFonts w:eastAsia="Calibri" w:cs="Times New Roman"/>
                <w:szCs w:val="24"/>
              </w:rPr>
              <w:t>, Manufacturer, etc</w:t>
            </w:r>
            <w:r w:rsidR="002B4D37">
              <w:rPr>
                <w:rFonts w:eastAsia="Calibri" w:cs="Times New Roman"/>
                <w:szCs w:val="24"/>
              </w:rPr>
              <w:t>etera</w:t>
            </w:r>
            <w:r w:rsidRPr="002D2900">
              <w:rPr>
                <w:rFonts w:eastAsia="Calibri" w:cs="Times New Roman"/>
                <w:szCs w:val="24"/>
              </w:rPr>
              <w:t>.</w:t>
            </w:r>
          </w:p>
        </w:tc>
      </w:tr>
      <w:tr w:rsidR="00B73F56" w14:paraId="774A2989" w14:textId="77777777" w:rsidTr="00A91573">
        <w:tc>
          <w:tcPr>
            <w:tcW w:w="292" w:type="pct"/>
            <w:vMerge/>
          </w:tcPr>
          <w:p w14:paraId="30C26F0E"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2E2B2F99" w14:textId="77777777" w:rsidR="002771E6" w:rsidRDefault="002771E6" w:rsidP="00AE17CE">
            <w:pPr>
              <w:spacing w:before="120" w:after="120" w:line="240" w:lineRule="auto"/>
              <w:rPr>
                <w:rFonts w:eastAsia="Calibri" w:cs="Times New Roman"/>
                <w:szCs w:val="24"/>
              </w:rPr>
            </w:pPr>
            <w:bookmarkStart w:id="38" w:name="OLE_LINK122"/>
            <w:bookmarkStart w:id="39" w:name="OLE_LINK30"/>
            <w:r>
              <w:rPr>
                <w:rFonts w:eastAsia="Calibri" w:cs="Times New Roman"/>
                <w:szCs w:val="24"/>
              </w:rPr>
              <w:t>Hold, Remove, Discontinue, Brand vs Generic button</w:t>
            </w:r>
            <w:bookmarkEnd w:id="38"/>
            <w:bookmarkEnd w:id="39"/>
          </w:p>
        </w:tc>
        <w:tc>
          <w:tcPr>
            <w:tcW w:w="3503" w:type="pct"/>
            <w:tcBorders>
              <w:top w:val="single" w:sz="4" w:space="0" w:color="auto"/>
              <w:left w:val="single" w:sz="4" w:space="0" w:color="auto"/>
              <w:bottom w:val="single" w:sz="4" w:space="0" w:color="auto"/>
              <w:right w:val="single" w:sz="4" w:space="0" w:color="auto"/>
            </w:tcBorders>
          </w:tcPr>
          <w:p w14:paraId="49CDCD4F" w14:textId="77777777" w:rsidR="002771E6" w:rsidRDefault="002771E6" w:rsidP="002771E6">
            <w:pPr>
              <w:spacing w:before="120" w:after="120" w:line="240" w:lineRule="auto"/>
              <w:rPr>
                <w:rFonts w:eastAsia="Calibri" w:cs="Times New Roman"/>
                <w:szCs w:val="24"/>
              </w:rPr>
            </w:pPr>
            <w:r w:rsidRPr="002D2900">
              <w:rPr>
                <w:rFonts w:eastAsia="Calibri" w:cs="Times New Roman"/>
                <w:szCs w:val="24"/>
              </w:rPr>
              <w:t xml:space="preserve">Options </w:t>
            </w:r>
            <w:proofErr w:type="gramStart"/>
            <w:r w:rsidRPr="002D2900">
              <w:rPr>
                <w:rFonts w:eastAsia="Calibri" w:cs="Times New Roman"/>
                <w:szCs w:val="24"/>
              </w:rPr>
              <w:t>available</w:t>
            </w:r>
            <w:proofErr w:type="gramEnd"/>
            <w:r w:rsidRPr="002D2900">
              <w:rPr>
                <w:rFonts w:eastAsia="Calibri" w:cs="Times New Roman"/>
                <w:szCs w:val="24"/>
              </w:rPr>
              <w:t xml:space="preserve"> if the member does not need </w:t>
            </w:r>
            <w:proofErr w:type="gramStart"/>
            <w:r w:rsidRPr="002D2900">
              <w:rPr>
                <w:rFonts w:eastAsia="Calibri" w:cs="Times New Roman"/>
                <w:szCs w:val="24"/>
              </w:rPr>
              <w:t>the medication</w:t>
            </w:r>
            <w:proofErr w:type="gramEnd"/>
            <w:r w:rsidRPr="002D2900">
              <w:rPr>
                <w:rFonts w:eastAsia="Calibri" w:cs="Times New Roman"/>
                <w:szCs w:val="24"/>
              </w:rPr>
              <w:t>.</w:t>
            </w:r>
            <w:r>
              <w:rPr>
                <w:rFonts w:eastAsia="Calibri" w:cs="Times New Roman"/>
                <w:szCs w:val="24"/>
              </w:rPr>
              <w:t xml:space="preserve"> (Brand vs Generic button only enabled on FEP accounts)</w:t>
            </w:r>
          </w:p>
        </w:tc>
      </w:tr>
      <w:tr w:rsidR="00B73F56" w14:paraId="1D667217" w14:textId="77777777" w:rsidTr="00A91573">
        <w:tc>
          <w:tcPr>
            <w:tcW w:w="292" w:type="pct"/>
            <w:vMerge/>
          </w:tcPr>
          <w:p w14:paraId="732864CD"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6FB00C5F" w14:textId="77777777" w:rsidR="002771E6" w:rsidRDefault="002771E6" w:rsidP="00AE17CE">
            <w:pPr>
              <w:spacing w:before="120" w:after="120" w:line="240" w:lineRule="auto"/>
              <w:rPr>
                <w:rFonts w:eastAsia="Calibri" w:cs="Times New Roman"/>
                <w:szCs w:val="24"/>
              </w:rPr>
            </w:pPr>
            <w:r>
              <w:rPr>
                <w:rFonts w:eastAsia="Calibri" w:cs="Times New Roman"/>
                <w:szCs w:val="24"/>
              </w:rPr>
              <w:t>Rx Status, Rx Status Description, Action to be Taken</w:t>
            </w:r>
          </w:p>
        </w:tc>
        <w:tc>
          <w:tcPr>
            <w:tcW w:w="3503" w:type="pct"/>
            <w:tcBorders>
              <w:top w:val="single" w:sz="4" w:space="0" w:color="auto"/>
              <w:left w:val="single" w:sz="4" w:space="0" w:color="auto"/>
              <w:bottom w:val="single" w:sz="4" w:space="0" w:color="auto"/>
              <w:right w:val="single" w:sz="4" w:space="0" w:color="auto"/>
            </w:tcBorders>
          </w:tcPr>
          <w:p w14:paraId="4FD79B1C" w14:textId="77777777" w:rsidR="002771E6" w:rsidRDefault="002771E6" w:rsidP="00AE17CE">
            <w:pPr>
              <w:spacing w:before="120" w:after="120" w:line="240" w:lineRule="auto"/>
              <w:rPr>
                <w:rFonts w:eastAsia="Calibri" w:cs="Times New Roman"/>
                <w:szCs w:val="24"/>
              </w:rPr>
            </w:pPr>
            <w:proofErr w:type="gramStart"/>
            <w:r>
              <w:rPr>
                <w:rFonts w:eastAsia="Calibri" w:cs="Times New Roman"/>
                <w:szCs w:val="24"/>
              </w:rPr>
              <w:t>Current status</w:t>
            </w:r>
            <w:proofErr w:type="gramEnd"/>
            <w:r>
              <w:rPr>
                <w:rFonts w:eastAsia="Calibri" w:cs="Times New Roman"/>
                <w:szCs w:val="24"/>
              </w:rPr>
              <w:t xml:space="preserve"> and description of the order being processed</w:t>
            </w:r>
            <w:r w:rsidR="00321104">
              <w:rPr>
                <w:rFonts w:eastAsia="Calibri" w:cs="Times New Roman"/>
                <w:szCs w:val="24"/>
              </w:rPr>
              <w:t>.</w:t>
            </w:r>
          </w:p>
        </w:tc>
      </w:tr>
      <w:tr w:rsidR="00B73F56" w14:paraId="72E8CEAA" w14:textId="77777777" w:rsidTr="00A91573">
        <w:tc>
          <w:tcPr>
            <w:tcW w:w="292" w:type="pct"/>
            <w:vMerge/>
          </w:tcPr>
          <w:p w14:paraId="7E33ABED"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1F579F8E" w14:textId="77777777" w:rsidR="002771E6" w:rsidRDefault="002771E6" w:rsidP="00AE17CE">
            <w:pPr>
              <w:spacing w:before="120" w:after="120" w:line="240" w:lineRule="auto"/>
              <w:rPr>
                <w:rFonts w:eastAsia="Calibri" w:cs="Times New Roman"/>
                <w:szCs w:val="24"/>
              </w:rPr>
            </w:pPr>
            <w:r w:rsidRPr="006B1F02">
              <w:rPr>
                <w:rFonts w:eastAsia="Calibri" w:cs="Times New Roman"/>
                <w:szCs w:val="24"/>
              </w:rPr>
              <w:t>Conflict Table</w:t>
            </w:r>
          </w:p>
        </w:tc>
        <w:tc>
          <w:tcPr>
            <w:tcW w:w="3503" w:type="pct"/>
            <w:tcBorders>
              <w:top w:val="single" w:sz="4" w:space="0" w:color="auto"/>
              <w:left w:val="single" w:sz="4" w:space="0" w:color="auto"/>
              <w:bottom w:val="single" w:sz="4" w:space="0" w:color="auto"/>
              <w:right w:val="single" w:sz="4" w:space="0" w:color="auto"/>
            </w:tcBorders>
          </w:tcPr>
          <w:p w14:paraId="7F90D92F" w14:textId="2214551B" w:rsidR="002771E6" w:rsidRDefault="002771E6" w:rsidP="00AE17CE">
            <w:pPr>
              <w:spacing w:before="120" w:after="120" w:line="240" w:lineRule="auto"/>
              <w:rPr>
                <w:rFonts w:eastAsia="Calibri" w:cs="Times New Roman"/>
                <w:szCs w:val="24"/>
              </w:rPr>
            </w:pPr>
            <w:r>
              <w:rPr>
                <w:rFonts w:eastAsia="Calibri" w:cs="Times New Roman"/>
                <w:szCs w:val="24"/>
              </w:rPr>
              <w:t xml:space="preserve">Clicking the </w:t>
            </w:r>
            <w:r w:rsidR="00470F9E">
              <w:rPr>
                <w:rFonts w:eastAsia="Calibri" w:cs="Times New Roman"/>
                <w:szCs w:val="24"/>
              </w:rPr>
              <w:t xml:space="preserve">chevron arrow </w:t>
            </w:r>
            <w:r w:rsidR="002005C2">
              <w:rPr>
                <w:rFonts w:eastAsia="Calibri" w:cs="Times New Roman"/>
                <w:szCs w:val="24"/>
              </w:rPr>
              <w:t>next to C</w:t>
            </w:r>
            <w:r>
              <w:rPr>
                <w:rFonts w:eastAsia="Calibri" w:cs="Times New Roman"/>
                <w:szCs w:val="24"/>
              </w:rPr>
              <w:t xml:space="preserve">onflicts </w:t>
            </w:r>
            <w:r w:rsidR="00D432D2">
              <w:rPr>
                <w:rFonts w:eastAsia="Calibri" w:cs="Times New Roman"/>
                <w:szCs w:val="24"/>
              </w:rPr>
              <w:t>displays</w:t>
            </w:r>
            <w:r>
              <w:rPr>
                <w:rFonts w:eastAsia="Calibri" w:cs="Times New Roman"/>
                <w:szCs w:val="24"/>
              </w:rPr>
              <w:t xml:space="preserve"> conflicts</w:t>
            </w:r>
            <w:r w:rsidRPr="002D2900">
              <w:rPr>
                <w:rFonts w:eastAsia="Calibri" w:cs="Times New Roman"/>
                <w:szCs w:val="24"/>
              </w:rPr>
              <w:t xml:space="preserve"> sorted with Unresolved conflicts first ordered by Most Recent Date on top and will show the Resolved conflicts ordered by Most Recent Date on top.</w:t>
            </w:r>
          </w:p>
        </w:tc>
      </w:tr>
      <w:tr w:rsidR="00B73F56" w14:paraId="4FB0AFFD" w14:textId="77777777" w:rsidTr="00A91573">
        <w:tc>
          <w:tcPr>
            <w:tcW w:w="292" w:type="pct"/>
            <w:vMerge/>
          </w:tcPr>
          <w:p w14:paraId="684D53DB"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7996DB63" w14:textId="77777777" w:rsidR="002771E6" w:rsidRDefault="002771E6" w:rsidP="00AE17CE">
            <w:pPr>
              <w:spacing w:before="120" w:after="120" w:line="240" w:lineRule="auto"/>
              <w:rPr>
                <w:rFonts w:eastAsia="Calibri" w:cs="Times New Roman"/>
                <w:szCs w:val="24"/>
              </w:rPr>
            </w:pPr>
            <w:r>
              <w:rPr>
                <w:rFonts w:eastAsia="Calibri" w:cs="Times New Roman"/>
                <w:szCs w:val="24"/>
              </w:rPr>
              <w:t>Conflicts</w:t>
            </w:r>
          </w:p>
        </w:tc>
        <w:tc>
          <w:tcPr>
            <w:tcW w:w="3503" w:type="pct"/>
            <w:tcBorders>
              <w:top w:val="single" w:sz="4" w:space="0" w:color="auto"/>
              <w:left w:val="single" w:sz="4" w:space="0" w:color="auto"/>
              <w:bottom w:val="single" w:sz="4" w:space="0" w:color="auto"/>
              <w:right w:val="single" w:sz="4" w:space="0" w:color="auto"/>
            </w:tcBorders>
          </w:tcPr>
          <w:p w14:paraId="2B6B5536" w14:textId="63B3BE9F" w:rsidR="002771E6" w:rsidRDefault="002771E6" w:rsidP="00AE17CE">
            <w:pPr>
              <w:spacing w:before="120" w:after="120" w:line="240" w:lineRule="auto"/>
              <w:rPr>
                <w:rFonts w:eastAsia="Calibri" w:cs="Times New Roman"/>
                <w:szCs w:val="24"/>
              </w:rPr>
            </w:pPr>
            <w:r>
              <w:rPr>
                <w:rFonts w:eastAsia="Calibri" w:cs="Times New Roman"/>
                <w:szCs w:val="24"/>
              </w:rPr>
              <w:t xml:space="preserve">Allows </w:t>
            </w:r>
            <w:proofErr w:type="gramStart"/>
            <w:r>
              <w:rPr>
                <w:rFonts w:eastAsia="Calibri" w:cs="Times New Roman"/>
                <w:szCs w:val="24"/>
              </w:rPr>
              <w:t>agent</w:t>
            </w:r>
            <w:proofErr w:type="gramEnd"/>
            <w:r>
              <w:rPr>
                <w:rFonts w:eastAsia="Calibri" w:cs="Times New Roman"/>
                <w:szCs w:val="24"/>
              </w:rPr>
              <w:t xml:space="preserve"> to</w:t>
            </w:r>
            <w:r w:rsidRPr="002D2900">
              <w:rPr>
                <w:rFonts w:eastAsia="Calibri" w:cs="Times New Roman"/>
                <w:szCs w:val="24"/>
              </w:rPr>
              <w:t xml:space="preserve"> view conflicts pertaining to the order and can be collapsed by default.</w:t>
            </w:r>
            <w:r w:rsidR="002422A7">
              <w:rPr>
                <w:rFonts w:eastAsia="Calibri" w:cs="Times New Roman"/>
                <w:szCs w:val="24"/>
              </w:rPr>
              <w:t xml:space="preserve"> </w:t>
            </w:r>
            <w:r w:rsidR="002422A7" w:rsidRPr="002422A7">
              <w:rPr>
                <w:rFonts w:eastAsia="Calibri" w:cs="Times New Roman"/>
                <w:szCs w:val="24"/>
              </w:rPr>
              <w:t xml:space="preserve">Refer to </w:t>
            </w:r>
            <w:hyperlink r:id="rId25" w:anchor="!/view?docid=d4ef5860-ef38-4ae9-afd8-a4cb0d1f12e6" w:history="1">
              <w:r w:rsidR="002422A7" w:rsidRPr="00C17536">
                <w:rPr>
                  <w:rStyle w:val="Hyperlink"/>
                  <w:rFonts w:eastAsia="Calibri" w:cs="Times New Roman"/>
                  <w:szCs w:val="24"/>
                </w:rPr>
                <w:t xml:space="preserve">Compass </w:t>
              </w:r>
              <w:r w:rsidR="00C17536">
                <w:rPr>
                  <w:rStyle w:val="Hyperlink"/>
                  <w:rFonts w:eastAsia="Calibri" w:cs="Times New Roman"/>
                  <w:szCs w:val="24"/>
                </w:rPr>
                <w:t xml:space="preserve">- </w:t>
              </w:r>
              <w:r w:rsidR="002422A7" w:rsidRPr="00C17536">
                <w:rPr>
                  <w:rStyle w:val="Hyperlink"/>
                  <w:rFonts w:eastAsia="Calibri" w:cs="Times New Roman"/>
                  <w:szCs w:val="24"/>
                </w:rPr>
                <w:t>Manage Diverts/Conflicts (Release Order)</w:t>
              </w:r>
              <w:r w:rsidR="00C17536" w:rsidRPr="00C17536">
                <w:rPr>
                  <w:rStyle w:val="Hyperlink"/>
                  <w:rFonts w:eastAsia="Calibri" w:cs="Times New Roman"/>
                  <w:szCs w:val="24"/>
                </w:rPr>
                <w:t xml:space="preserve"> (056291)</w:t>
              </w:r>
            </w:hyperlink>
            <w:r w:rsidR="00C17536">
              <w:rPr>
                <w:rFonts w:eastAsia="Calibri" w:cs="Times New Roman"/>
                <w:szCs w:val="24"/>
              </w:rPr>
              <w:t>.</w:t>
            </w:r>
          </w:p>
        </w:tc>
      </w:tr>
      <w:tr w:rsidR="00B73F56" w14:paraId="6C7A357A" w14:textId="77777777" w:rsidTr="00A91573">
        <w:tc>
          <w:tcPr>
            <w:tcW w:w="292" w:type="pct"/>
            <w:vMerge/>
          </w:tcPr>
          <w:p w14:paraId="485C5FAA"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1ACEE609" w14:textId="77777777" w:rsidR="002771E6" w:rsidRDefault="002771E6" w:rsidP="00AE17CE">
            <w:pPr>
              <w:spacing w:before="120" w:after="120" w:line="240" w:lineRule="auto"/>
              <w:rPr>
                <w:rFonts w:eastAsia="Calibri" w:cs="Times New Roman"/>
                <w:szCs w:val="24"/>
              </w:rPr>
            </w:pPr>
            <w:r>
              <w:rPr>
                <w:rFonts w:eastAsia="Calibri" w:cs="Times New Roman"/>
                <w:szCs w:val="24"/>
              </w:rPr>
              <w:t>Additional Members dropdown</w:t>
            </w:r>
          </w:p>
        </w:tc>
        <w:tc>
          <w:tcPr>
            <w:tcW w:w="3503" w:type="pct"/>
            <w:tcBorders>
              <w:top w:val="single" w:sz="4" w:space="0" w:color="auto"/>
              <w:left w:val="single" w:sz="4" w:space="0" w:color="auto"/>
              <w:bottom w:val="single" w:sz="4" w:space="0" w:color="auto"/>
              <w:right w:val="single" w:sz="4" w:space="0" w:color="auto"/>
            </w:tcBorders>
          </w:tcPr>
          <w:p w14:paraId="0E5BA29E" w14:textId="77777777" w:rsidR="002771E6" w:rsidRDefault="00BA0E9C" w:rsidP="00AE17CE">
            <w:pPr>
              <w:spacing w:before="120" w:after="120" w:line="240" w:lineRule="auto"/>
              <w:rPr>
                <w:rFonts w:eastAsia="Calibri" w:cs="Times New Roman"/>
                <w:szCs w:val="24"/>
              </w:rPr>
            </w:pPr>
            <w:r>
              <w:rPr>
                <w:rFonts w:eastAsia="Calibri" w:cs="Times New Roman"/>
                <w:szCs w:val="24"/>
              </w:rPr>
              <w:t>Have</w:t>
            </w:r>
            <w:r w:rsidR="002771E6" w:rsidRPr="002D2900">
              <w:rPr>
                <w:rFonts w:eastAsia="Calibri" w:cs="Times New Roman"/>
                <w:szCs w:val="24"/>
              </w:rPr>
              <w:t xml:space="preserve"> the option to expand each member.</w:t>
            </w:r>
          </w:p>
        </w:tc>
      </w:tr>
      <w:tr w:rsidR="00B73F56" w14:paraId="291EC0CA" w14:textId="77777777" w:rsidTr="00A91573">
        <w:tc>
          <w:tcPr>
            <w:tcW w:w="292" w:type="pct"/>
            <w:vMerge/>
          </w:tcPr>
          <w:p w14:paraId="27627E5C"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08965EC6" w14:textId="77777777" w:rsidR="002771E6" w:rsidRDefault="002771E6" w:rsidP="00AE17CE">
            <w:pPr>
              <w:spacing w:before="120" w:after="120" w:line="240" w:lineRule="auto"/>
              <w:rPr>
                <w:rFonts w:eastAsia="Calibri" w:cs="Times New Roman"/>
                <w:szCs w:val="24"/>
              </w:rPr>
            </w:pPr>
            <w:r w:rsidRPr="0005180F">
              <w:rPr>
                <w:rFonts w:eastAsia="Calibri" w:cs="Times New Roman"/>
                <w:szCs w:val="24"/>
              </w:rPr>
              <w:t>Shipping Options and Shipping Address</w:t>
            </w:r>
          </w:p>
        </w:tc>
        <w:tc>
          <w:tcPr>
            <w:tcW w:w="3503" w:type="pct"/>
            <w:tcBorders>
              <w:top w:val="single" w:sz="4" w:space="0" w:color="auto"/>
              <w:left w:val="single" w:sz="4" w:space="0" w:color="auto"/>
              <w:bottom w:val="single" w:sz="4" w:space="0" w:color="auto"/>
              <w:right w:val="single" w:sz="4" w:space="0" w:color="auto"/>
            </w:tcBorders>
          </w:tcPr>
          <w:p w14:paraId="0BBE931F" w14:textId="77777777" w:rsidR="002771E6" w:rsidRDefault="002771E6" w:rsidP="00AE17CE">
            <w:pPr>
              <w:spacing w:before="120" w:after="120" w:line="240" w:lineRule="auto"/>
              <w:rPr>
                <w:rFonts w:eastAsia="Calibri" w:cs="Times New Roman"/>
                <w:szCs w:val="24"/>
              </w:rPr>
            </w:pPr>
            <w:r>
              <w:rPr>
                <w:rFonts w:eastAsia="Calibri" w:cs="Times New Roman"/>
                <w:szCs w:val="24"/>
              </w:rPr>
              <w:t xml:space="preserve">The method with how the order is being shipped and the address the order is </w:t>
            </w:r>
            <w:r w:rsidR="00BA0E9C">
              <w:rPr>
                <w:rFonts w:eastAsia="Calibri" w:cs="Times New Roman"/>
                <w:szCs w:val="24"/>
              </w:rPr>
              <w:t xml:space="preserve">being </w:t>
            </w:r>
            <w:r>
              <w:rPr>
                <w:rFonts w:eastAsia="Calibri" w:cs="Times New Roman"/>
                <w:szCs w:val="24"/>
              </w:rPr>
              <w:t>shipp</w:t>
            </w:r>
            <w:r w:rsidR="00A52331">
              <w:rPr>
                <w:rFonts w:eastAsia="Calibri" w:cs="Times New Roman"/>
                <w:szCs w:val="24"/>
              </w:rPr>
              <w:t>ed to</w:t>
            </w:r>
            <w:r>
              <w:rPr>
                <w:rFonts w:eastAsia="Calibri" w:cs="Times New Roman"/>
                <w:szCs w:val="24"/>
              </w:rPr>
              <w:t>.</w:t>
            </w:r>
          </w:p>
        </w:tc>
      </w:tr>
      <w:tr w:rsidR="00B73F56" w14:paraId="7C7FAA29" w14:textId="77777777" w:rsidTr="00A91573">
        <w:tc>
          <w:tcPr>
            <w:tcW w:w="292" w:type="pct"/>
            <w:vMerge/>
          </w:tcPr>
          <w:p w14:paraId="1BD6C586"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19646BBE" w14:textId="6D8E93F0" w:rsidR="002771E6" w:rsidRDefault="002771E6" w:rsidP="00AE17CE">
            <w:pPr>
              <w:spacing w:before="120" w:after="120" w:line="240" w:lineRule="auto"/>
              <w:rPr>
                <w:rFonts w:eastAsia="Calibri" w:cs="Times New Roman"/>
                <w:szCs w:val="24"/>
              </w:rPr>
            </w:pPr>
            <w:r>
              <w:rPr>
                <w:rFonts w:eastAsia="Calibri" w:cs="Times New Roman"/>
                <w:szCs w:val="24"/>
              </w:rPr>
              <w:t>Total</w:t>
            </w:r>
            <w:r w:rsidR="000C4D4D">
              <w:rPr>
                <w:rFonts w:eastAsia="Calibri" w:cs="Times New Roman"/>
                <w:szCs w:val="24"/>
              </w:rPr>
              <w:t xml:space="preserve"> Cost</w:t>
            </w:r>
            <w:r w:rsidR="00857D38">
              <w:rPr>
                <w:rFonts w:eastAsia="Calibri" w:cs="Times New Roman"/>
                <w:szCs w:val="24"/>
              </w:rPr>
              <w:t xml:space="preserve"> </w:t>
            </w:r>
            <w:r w:rsidR="00857D38">
              <w:rPr>
                <w:noProof/>
              </w:rPr>
              <w:drawing>
                <wp:inline distT="0" distB="0" distL="0" distR="0" wp14:anchorId="09D68A81" wp14:editId="068C2FBD">
                  <wp:extent cx="181000" cy="142895"/>
                  <wp:effectExtent l="0" t="0" r="9525" b="9525"/>
                  <wp:docPr id="197631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18749" name=""/>
                          <pic:cNvPicPr/>
                        </pic:nvPicPr>
                        <pic:blipFill>
                          <a:blip r:embed="rId26"/>
                          <a:stretch>
                            <a:fillRect/>
                          </a:stretch>
                        </pic:blipFill>
                        <pic:spPr>
                          <a:xfrm>
                            <a:off x="0" y="0"/>
                            <a:ext cx="181000" cy="142895"/>
                          </a:xfrm>
                          <a:prstGeom prst="rect">
                            <a:avLst/>
                          </a:prstGeom>
                        </pic:spPr>
                      </pic:pic>
                    </a:graphicData>
                  </a:graphic>
                </wp:inline>
              </w:drawing>
            </w:r>
          </w:p>
        </w:tc>
        <w:tc>
          <w:tcPr>
            <w:tcW w:w="3503" w:type="pct"/>
            <w:tcBorders>
              <w:top w:val="single" w:sz="4" w:space="0" w:color="auto"/>
              <w:left w:val="single" w:sz="4" w:space="0" w:color="auto"/>
              <w:bottom w:val="single" w:sz="4" w:space="0" w:color="auto"/>
              <w:right w:val="single" w:sz="4" w:space="0" w:color="auto"/>
            </w:tcBorders>
          </w:tcPr>
          <w:p w14:paraId="4B1013F7" w14:textId="77777777" w:rsidR="002771E6" w:rsidRDefault="000C4D4D" w:rsidP="00AE17CE">
            <w:pPr>
              <w:spacing w:before="120" w:after="120" w:line="240" w:lineRule="auto"/>
              <w:rPr>
                <w:rFonts w:eastAsia="Calibri" w:cs="Times New Roman"/>
                <w:szCs w:val="24"/>
              </w:rPr>
            </w:pPr>
            <w:r>
              <w:rPr>
                <w:rFonts w:eastAsia="Calibri" w:cs="Times New Roman"/>
                <w:szCs w:val="24"/>
              </w:rPr>
              <w:t xml:space="preserve">The total payment </w:t>
            </w:r>
            <w:proofErr w:type="gramStart"/>
            <w:r>
              <w:rPr>
                <w:rFonts w:eastAsia="Calibri" w:cs="Times New Roman"/>
                <w:szCs w:val="24"/>
              </w:rPr>
              <w:t>amount</w:t>
            </w:r>
            <w:proofErr w:type="gramEnd"/>
            <w:r>
              <w:rPr>
                <w:rFonts w:eastAsia="Calibri" w:cs="Times New Roman"/>
                <w:szCs w:val="24"/>
              </w:rPr>
              <w:t xml:space="preserve"> </w:t>
            </w:r>
            <w:proofErr w:type="gramStart"/>
            <w:r>
              <w:rPr>
                <w:rFonts w:eastAsia="Calibri" w:cs="Times New Roman"/>
                <w:szCs w:val="24"/>
              </w:rPr>
              <w:t>due</w:t>
            </w:r>
            <w:proofErr w:type="gramEnd"/>
            <w:r>
              <w:rPr>
                <w:rFonts w:eastAsia="Calibri" w:cs="Times New Roman"/>
                <w:szCs w:val="24"/>
              </w:rPr>
              <w:t xml:space="preserve"> </w:t>
            </w:r>
            <w:proofErr w:type="gramStart"/>
            <w:r>
              <w:rPr>
                <w:rFonts w:eastAsia="Calibri" w:cs="Times New Roman"/>
                <w:szCs w:val="24"/>
              </w:rPr>
              <w:t>for</w:t>
            </w:r>
            <w:proofErr w:type="gramEnd"/>
            <w:r>
              <w:rPr>
                <w:rFonts w:eastAsia="Calibri" w:cs="Times New Roman"/>
                <w:szCs w:val="24"/>
              </w:rPr>
              <w:t xml:space="preserve"> the order</w:t>
            </w:r>
            <w:r w:rsidR="00321104">
              <w:rPr>
                <w:rFonts w:eastAsia="Calibri" w:cs="Times New Roman"/>
                <w:szCs w:val="24"/>
              </w:rPr>
              <w:t>.</w:t>
            </w:r>
          </w:p>
          <w:p w14:paraId="3C860521" w14:textId="4C8B71D6" w:rsidR="002771E6" w:rsidRDefault="009326DF" w:rsidP="00AE17CE">
            <w:pPr>
              <w:spacing w:before="120" w:after="120" w:line="240" w:lineRule="auto"/>
              <w:rPr>
                <w:rFonts w:eastAsia="Calibri" w:cs="Times New Roman"/>
                <w:szCs w:val="24"/>
              </w:rPr>
            </w:pPr>
            <w:r w:rsidRPr="00A22377">
              <w:rPr>
                <w:rFonts w:eastAsia="Calibri" w:cs="Times New Roman"/>
                <w:b/>
                <w:bCs/>
                <w:szCs w:val="24"/>
              </w:rPr>
              <w:t>Note</w:t>
            </w:r>
            <w:r w:rsidR="00AE68B7">
              <w:rPr>
                <w:rFonts w:eastAsia="Calibri" w:cs="Times New Roman"/>
                <w:b/>
                <w:bCs/>
                <w:szCs w:val="24"/>
              </w:rPr>
              <w:t xml:space="preserve">: </w:t>
            </w:r>
            <w:r>
              <w:rPr>
                <w:rFonts w:eastAsia="Calibri" w:cs="Times New Roman"/>
                <w:szCs w:val="24"/>
              </w:rPr>
              <w:t>The tool tip next to Total Cost displays the following message: “</w:t>
            </w:r>
            <w:r w:rsidR="00A22377" w:rsidRPr="00A22377">
              <w:rPr>
                <w:rFonts w:eastAsia="Calibri" w:cs="Times New Roman"/>
                <w:szCs w:val="24"/>
              </w:rPr>
              <w:t xml:space="preserve">Total Cost includes only the amount of this order.  Check Mail Order Payment History for any Previous Balance that may have been paid when order was placed.” </w:t>
            </w:r>
          </w:p>
        </w:tc>
      </w:tr>
      <w:tr w:rsidR="00B73F56" w14:paraId="1CF26376" w14:textId="77777777" w:rsidTr="00A91573">
        <w:tc>
          <w:tcPr>
            <w:tcW w:w="292" w:type="pct"/>
            <w:vMerge/>
          </w:tcPr>
          <w:p w14:paraId="48AFEBAB" w14:textId="77777777" w:rsidR="002771E6" w:rsidRDefault="002771E6" w:rsidP="00AE17CE">
            <w:pPr>
              <w:spacing w:before="120" w:after="120" w:line="240" w:lineRule="auto"/>
              <w:jc w:val="center"/>
              <w:rPr>
                <w:rFonts w:eastAsia="Calibri" w:cs="Times New Roman"/>
                <w:b/>
                <w:szCs w:val="24"/>
              </w:rPr>
            </w:pPr>
          </w:p>
        </w:tc>
        <w:tc>
          <w:tcPr>
            <w:tcW w:w="1205" w:type="pct"/>
            <w:gridSpan w:val="3"/>
            <w:tcBorders>
              <w:top w:val="single" w:sz="4" w:space="0" w:color="auto"/>
              <w:left w:val="single" w:sz="4" w:space="0" w:color="auto"/>
              <w:bottom w:val="single" w:sz="4" w:space="0" w:color="auto"/>
              <w:right w:val="single" w:sz="4" w:space="0" w:color="auto"/>
            </w:tcBorders>
          </w:tcPr>
          <w:p w14:paraId="1FF0D3DE" w14:textId="77777777" w:rsidR="002771E6" w:rsidRDefault="000C4D4D" w:rsidP="00AE17CE">
            <w:pPr>
              <w:spacing w:before="120" w:after="120" w:line="240" w:lineRule="auto"/>
              <w:rPr>
                <w:rFonts w:eastAsia="Calibri" w:cs="Times New Roman"/>
                <w:szCs w:val="24"/>
              </w:rPr>
            </w:pPr>
            <w:r>
              <w:rPr>
                <w:rFonts w:eastAsia="Calibri" w:cs="Times New Roman"/>
                <w:szCs w:val="24"/>
              </w:rPr>
              <w:t>Payment Method</w:t>
            </w:r>
          </w:p>
        </w:tc>
        <w:tc>
          <w:tcPr>
            <w:tcW w:w="3503" w:type="pct"/>
            <w:tcBorders>
              <w:top w:val="single" w:sz="4" w:space="0" w:color="auto"/>
              <w:left w:val="single" w:sz="4" w:space="0" w:color="auto"/>
              <w:bottom w:val="single" w:sz="4" w:space="0" w:color="auto"/>
              <w:right w:val="single" w:sz="4" w:space="0" w:color="auto"/>
            </w:tcBorders>
          </w:tcPr>
          <w:p w14:paraId="74FCAFD5" w14:textId="77777777" w:rsidR="002771E6" w:rsidRDefault="000C4D4D" w:rsidP="00AE17CE">
            <w:pPr>
              <w:spacing w:before="120" w:after="120" w:line="240" w:lineRule="auto"/>
              <w:rPr>
                <w:rFonts w:eastAsia="Calibri" w:cs="Times New Roman"/>
                <w:szCs w:val="24"/>
              </w:rPr>
            </w:pPr>
            <w:r>
              <w:rPr>
                <w:rFonts w:eastAsia="Calibri" w:cs="Times New Roman"/>
                <w:szCs w:val="24"/>
              </w:rPr>
              <w:t xml:space="preserve">The type of payment method the member </w:t>
            </w:r>
            <w:proofErr w:type="gramStart"/>
            <w:r>
              <w:rPr>
                <w:rFonts w:eastAsia="Calibri" w:cs="Times New Roman"/>
                <w:szCs w:val="24"/>
              </w:rPr>
              <w:t>is using</w:t>
            </w:r>
            <w:proofErr w:type="gramEnd"/>
            <w:r>
              <w:rPr>
                <w:rFonts w:eastAsia="Calibri" w:cs="Times New Roman"/>
                <w:szCs w:val="24"/>
              </w:rPr>
              <w:t xml:space="preserve"> to pay for the order.</w:t>
            </w:r>
          </w:p>
        </w:tc>
      </w:tr>
      <w:tr w:rsidR="00E266DC" w14:paraId="6EFA1CFF" w14:textId="77777777" w:rsidTr="00A91573">
        <w:tc>
          <w:tcPr>
            <w:tcW w:w="292" w:type="pct"/>
            <w:tcBorders>
              <w:left w:val="single" w:sz="4" w:space="0" w:color="auto"/>
              <w:right w:val="single" w:sz="4" w:space="0" w:color="auto"/>
            </w:tcBorders>
          </w:tcPr>
          <w:p w14:paraId="19DE5AB2" w14:textId="77777777" w:rsidR="00636B3F" w:rsidRDefault="00636B3F" w:rsidP="00AE17CE">
            <w:pPr>
              <w:spacing w:before="120" w:after="120" w:line="240" w:lineRule="auto"/>
              <w:jc w:val="center"/>
              <w:rPr>
                <w:rFonts w:eastAsia="Calibri" w:cs="Times New Roman"/>
                <w:b/>
                <w:szCs w:val="24"/>
              </w:rPr>
            </w:pPr>
            <w:r>
              <w:rPr>
                <w:rFonts w:eastAsia="Calibri" w:cs="Times New Roman"/>
                <w:b/>
                <w:szCs w:val="24"/>
              </w:rPr>
              <w:t>5</w:t>
            </w:r>
          </w:p>
        </w:tc>
        <w:tc>
          <w:tcPr>
            <w:tcW w:w="4708" w:type="pct"/>
            <w:gridSpan w:val="4"/>
            <w:tcBorders>
              <w:top w:val="single" w:sz="4" w:space="0" w:color="auto"/>
              <w:left w:val="single" w:sz="4" w:space="0" w:color="auto"/>
              <w:bottom w:val="single" w:sz="4" w:space="0" w:color="auto"/>
              <w:right w:val="single" w:sz="4" w:space="0" w:color="auto"/>
            </w:tcBorders>
          </w:tcPr>
          <w:p w14:paraId="024A1451" w14:textId="5DE04EBA" w:rsidR="00636B3F" w:rsidRPr="00636B3F" w:rsidRDefault="009A4FF2" w:rsidP="00636B3F">
            <w:pPr>
              <w:spacing w:before="120" w:after="120" w:line="240" w:lineRule="auto"/>
              <w:rPr>
                <w:rFonts w:eastAsia="Calibri" w:cs="Times New Roman"/>
                <w:szCs w:val="24"/>
              </w:rPr>
            </w:pPr>
            <w:r>
              <w:rPr>
                <w:rFonts w:eastAsia="Calibri" w:cs="Times New Roman"/>
                <w:szCs w:val="24"/>
              </w:rPr>
              <w:t xml:space="preserve">Review </w:t>
            </w:r>
            <w:r w:rsidR="00D46D19">
              <w:rPr>
                <w:rFonts w:eastAsia="Calibri" w:cs="Times New Roman"/>
                <w:szCs w:val="24"/>
              </w:rPr>
              <w:t xml:space="preserve">and confirm </w:t>
            </w:r>
            <w:r w:rsidR="00636B3F">
              <w:rPr>
                <w:rFonts w:eastAsia="Calibri" w:cs="Times New Roman"/>
                <w:szCs w:val="24"/>
              </w:rPr>
              <w:t>medication</w:t>
            </w:r>
            <w:r>
              <w:rPr>
                <w:rFonts w:eastAsia="Calibri" w:cs="Times New Roman"/>
                <w:szCs w:val="24"/>
              </w:rPr>
              <w:t xml:space="preserve"> information with the member</w:t>
            </w:r>
            <w:r w:rsidR="00636B3F">
              <w:rPr>
                <w:rFonts w:eastAsia="Calibri" w:cs="Times New Roman"/>
                <w:szCs w:val="24"/>
              </w:rPr>
              <w:t xml:space="preserve"> (name, strength, form, quantity, and day supply).</w:t>
            </w:r>
          </w:p>
        </w:tc>
      </w:tr>
      <w:tr w:rsidR="00E266DC" w14:paraId="464757F5" w14:textId="77777777" w:rsidTr="00A91573">
        <w:tc>
          <w:tcPr>
            <w:tcW w:w="292" w:type="pct"/>
            <w:tcBorders>
              <w:left w:val="single" w:sz="4" w:space="0" w:color="auto"/>
              <w:right w:val="single" w:sz="4" w:space="0" w:color="auto"/>
            </w:tcBorders>
          </w:tcPr>
          <w:p w14:paraId="0C375DF9" w14:textId="77777777" w:rsidR="00636B3F" w:rsidRDefault="00636B3F" w:rsidP="00AE17CE">
            <w:pPr>
              <w:spacing w:before="120" w:after="120" w:line="240" w:lineRule="auto"/>
              <w:jc w:val="center"/>
              <w:rPr>
                <w:rFonts w:eastAsia="Calibri" w:cs="Times New Roman"/>
                <w:b/>
                <w:szCs w:val="24"/>
              </w:rPr>
            </w:pPr>
            <w:r>
              <w:rPr>
                <w:rFonts w:eastAsia="Calibri" w:cs="Times New Roman"/>
                <w:b/>
                <w:szCs w:val="24"/>
              </w:rPr>
              <w:t>6</w:t>
            </w:r>
          </w:p>
        </w:tc>
        <w:tc>
          <w:tcPr>
            <w:tcW w:w="4708" w:type="pct"/>
            <w:gridSpan w:val="4"/>
            <w:tcBorders>
              <w:top w:val="single" w:sz="4" w:space="0" w:color="auto"/>
              <w:left w:val="single" w:sz="4" w:space="0" w:color="auto"/>
              <w:bottom w:val="single" w:sz="4" w:space="0" w:color="auto"/>
              <w:right w:val="single" w:sz="4" w:space="0" w:color="auto"/>
            </w:tcBorders>
          </w:tcPr>
          <w:p w14:paraId="431CE343" w14:textId="77777777" w:rsidR="00636B3F" w:rsidRDefault="00636B3F" w:rsidP="00AE17CE">
            <w:pPr>
              <w:spacing w:before="120" w:after="120" w:line="240" w:lineRule="auto"/>
              <w:rPr>
                <w:rFonts w:eastAsia="Calibri" w:cs="Times New Roman"/>
                <w:szCs w:val="24"/>
              </w:rPr>
            </w:pPr>
            <w:r>
              <w:rPr>
                <w:rFonts w:eastAsia="Calibri" w:cs="Times New Roman"/>
                <w:szCs w:val="24"/>
              </w:rPr>
              <w:t xml:space="preserve">Ask how much medication </w:t>
            </w:r>
            <w:r w:rsidR="004F2A24">
              <w:rPr>
                <w:rFonts w:eastAsia="Calibri" w:cs="Times New Roman"/>
                <w:szCs w:val="24"/>
              </w:rPr>
              <w:t>the member</w:t>
            </w:r>
            <w:r>
              <w:rPr>
                <w:rFonts w:eastAsia="Calibri" w:cs="Times New Roman"/>
                <w:szCs w:val="24"/>
              </w:rPr>
              <w:t xml:space="preserve"> has on hand. Refer to </w:t>
            </w:r>
            <w:hyperlink r:id="rId27" w:anchor="!/view?docid=91f73b9d-e568-48dd-9ab4-88cb2654d4c9" w:history="1">
              <w:r w:rsidRPr="00AF67E7">
                <w:rPr>
                  <w:rStyle w:val="Hyperlink"/>
                  <w:rFonts w:eastAsia="Calibri" w:cs="Times New Roman"/>
                  <w:szCs w:val="24"/>
                </w:rPr>
                <w:t>Compass - Member Low or Out of Medication (063003)</w:t>
              </w:r>
            </w:hyperlink>
            <w:r>
              <w:rPr>
                <w:rFonts w:eastAsia="Calibri" w:cs="Times New Roman"/>
                <w:szCs w:val="24"/>
              </w:rPr>
              <w:t xml:space="preserve"> as needed. </w:t>
            </w:r>
          </w:p>
        </w:tc>
      </w:tr>
      <w:tr w:rsidR="00E266DC" w14:paraId="7C4BCE7C" w14:textId="77777777" w:rsidTr="00A91573">
        <w:tc>
          <w:tcPr>
            <w:tcW w:w="292" w:type="pct"/>
            <w:tcBorders>
              <w:left w:val="single" w:sz="4" w:space="0" w:color="auto"/>
              <w:right w:val="single" w:sz="4" w:space="0" w:color="auto"/>
            </w:tcBorders>
          </w:tcPr>
          <w:p w14:paraId="3A062AF2" w14:textId="77777777" w:rsidR="00AA6CFE" w:rsidRDefault="00636B3F" w:rsidP="00AE17CE">
            <w:pPr>
              <w:spacing w:before="120" w:after="120" w:line="240" w:lineRule="auto"/>
              <w:jc w:val="center"/>
              <w:rPr>
                <w:rFonts w:eastAsia="Calibri" w:cs="Times New Roman"/>
                <w:b/>
                <w:szCs w:val="24"/>
              </w:rPr>
            </w:pPr>
            <w:r>
              <w:rPr>
                <w:rFonts w:eastAsia="Calibri" w:cs="Times New Roman"/>
                <w:b/>
                <w:szCs w:val="24"/>
              </w:rPr>
              <w:t>7</w:t>
            </w:r>
          </w:p>
        </w:tc>
        <w:tc>
          <w:tcPr>
            <w:tcW w:w="4708" w:type="pct"/>
            <w:gridSpan w:val="4"/>
            <w:tcBorders>
              <w:top w:val="single" w:sz="4" w:space="0" w:color="auto"/>
              <w:left w:val="single" w:sz="4" w:space="0" w:color="auto"/>
              <w:bottom w:val="single" w:sz="4" w:space="0" w:color="auto"/>
              <w:right w:val="single" w:sz="4" w:space="0" w:color="auto"/>
            </w:tcBorders>
          </w:tcPr>
          <w:p w14:paraId="19AA50B2" w14:textId="77777777" w:rsidR="00AA6CFE" w:rsidRDefault="00897C6F" w:rsidP="00AE17CE">
            <w:pPr>
              <w:spacing w:before="120" w:after="120" w:line="240" w:lineRule="auto"/>
              <w:rPr>
                <w:rFonts w:eastAsia="Calibri" w:cs="Times New Roman"/>
                <w:szCs w:val="24"/>
              </w:rPr>
            </w:pPr>
            <w:r>
              <w:rPr>
                <w:rFonts w:eastAsia="Calibri" w:cs="Times New Roman"/>
                <w:szCs w:val="24"/>
              </w:rPr>
              <w:t xml:space="preserve">Review the </w:t>
            </w:r>
            <w:r w:rsidRPr="00857608">
              <w:rPr>
                <w:rFonts w:eastAsia="Calibri" w:cs="Times New Roman"/>
                <w:b/>
                <w:bCs/>
                <w:szCs w:val="24"/>
              </w:rPr>
              <w:t xml:space="preserve">Rx </w:t>
            </w:r>
            <w:r w:rsidR="00E343FB" w:rsidRPr="00857608">
              <w:rPr>
                <w:rFonts w:eastAsia="Calibri" w:cs="Times New Roman"/>
                <w:b/>
                <w:bCs/>
                <w:szCs w:val="24"/>
              </w:rPr>
              <w:t>Status</w:t>
            </w:r>
            <w:r w:rsidR="00E343FB">
              <w:rPr>
                <w:rFonts w:eastAsia="Calibri" w:cs="Times New Roman"/>
                <w:szCs w:val="24"/>
              </w:rPr>
              <w:t xml:space="preserve"> and </w:t>
            </w:r>
            <w:r w:rsidR="00E343FB" w:rsidRPr="00857608">
              <w:rPr>
                <w:rFonts w:eastAsia="Calibri" w:cs="Times New Roman"/>
                <w:b/>
                <w:bCs/>
                <w:szCs w:val="24"/>
              </w:rPr>
              <w:t>Rx Status Description</w:t>
            </w:r>
            <w:r w:rsidR="00E343FB">
              <w:rPr>
                <w:rFonts w:eastAsia="Calibri" w:cs="Times New Roman"/>
                <w:szCs w:val="24"/>
              </w:rPr>
              <w:t xml:space="preserve"> field of the Rx Details</w:t>
            </w:r>
            <w:r w:rsidR="00D6316B">
              <w:rPr>
                <w:rFonts w:eastAsia="Calibri" w:cs="Times New Roman"/>
                <w:szCs w:val="24"/>
              </w:rPr>
              <w:t xml:space="preserve"> to advise the caller on the prescription</w:t>
            </w:r>
            <w:r w:rsidR="00E343FB">
              <w:rPr>
                <w:rFonts w:eastAsia="Calibri" w:cs="Times New Roman"/>
                <w:szCs w:val="24"/>
              </w:rPr>
              <w:t>.</w:t>
            </w:r>
          </w:p>
          <w:p w14:paraId="35E67AC8" w14:textId="77777777" w:rsidR="00857608" w:rsidRDefault="00857608" w:rsidP="00AE17CE">
            <w:pPr>
              <w:spacing w:before="120" w:after="120" w:line="240" w:lineRule="auto"/>
              <w:rPr>
                <w:rFonts w:eastAsia="Calibri" w:cs="Times New Roman"/>
                <w:szCs w:val="24"/>
              </w:rPr>
            </w:pPr>
          </w:p>
          <w:p w14:paraId="66011462" w14:textId="77777777" w:rsidR="00857608" w:rsidRDefault="00F03322" w:rsidP="00857608">
            <w:pPr>
              <w:spacing w:before="120" w:after="120" w:line="240" w:lineRule="auto"/>
              <w:jc w:val="center"/>
              <w:rPr>
                <w:rFonts w:eastAsia="Calibri" w:cs="Times New Roman"/>
                <w:szCs w:val="24"/>
              </w:rPr>
            </w:pPr>
            <w:r>
              <w:rPr>
                <w:noProof/>
              </w:rPr>
              <w:drawing>
                <wp:inline distT="0" distB="0" distL="0" distR="0" wp14:anchorId="63A5FB21" wp14:editId="3FC73FAA">
                  <wp:extent cx="7315200" cy="3190372"/>
                  <wp:effectExtent l="0" t="0" r="0" b="0"/>
                  <wp:docPr id="66463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950" name=""/>
                          <pic:cNvPicPr/>
                        </pic:nvPicPr>
                        <pic:blipFill>
                          <a:blip r:embed="rId28"/>
                          <a:stretch>
                            <a:fillRect/>
                          </a:stretch>
                        </pic:blipFill>
                        <pic:spPr>
                          <a:xfrm>
                            <a:off x="0" y="0"/>
                            <a:ext cx="7315200" cy="3190372"/>
                          </a:xfrm>
                          <a:prstGeom prst="rect">
                            <a:avLst/>
                          </a:prstGeom>
                        </pic:spPr>
                      </pic:pic>
                    </a:graphicData>
                  </a:graphic>
                </wp:inline>
              </w:drawing>
            </w:r>
          </w:p>
          <w:p w14:paraId="5277E99D" w14:textId="77777777" w:rsidR="00857608" w:rsidRDefault="00857608" w:rsidP="00857608">
            <w:pPr>
              <w:spacing w:before="120" w:after="120" w:line="240" w:lineRule="auto"/>
              <w:jc w:val="center"/>
              <w:rPr>
                <w:rFonts w:eastAsia="Calibri" w:cs="Times New Roman"/>
                <w:szCs w:val="24"/>
              </w:rPr>
            </w:pPr>
          </w:p>
          <w:p w14:paraId="5D4A0918" w14:textId="77777777" w:rsidR="00857608" w:rsidRDefault="00146AA4" w:rsidP="00857608">
            <w:pPr>
              <w:spacing w:before="120" w:after="120" w:line="240" w:lineRule="auto"/>
              <w:rPr>
                <w:rFonts w:eastAsia="Calibri" w:cs="Times New Roman"/>
                <w:szCs w:val="24"/>
              </w:rPr>
            </w:pPr>
            <w:r>
              <w:rPr>
                <w:rFonts w:eastAsia="Calibri" w:cs="Times New Roman"/>
                <w:noProof/>
                <w:color w:val="000000"/>
                <w:szCs w:val="24"/>
              </w:rPr>
              <w:drawing>
                <wp:inline distT="0" distB="0" distL="0" distR="0" wp14:anchorId="264030D2" wp14:editId="079DB23F">
                  <wp:extent cx="238095" cy="20952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Calibri" w:cs="Times New Roman"/>
                <w:noProof/>
                <w:color w:val="000000"/>
                <w:szCs w:val="24"/>
              </w:rPr>
              <w:t xml:space="preserve"> </w:t>
            </w:r>
            <w:r>
              <w:t xml:space="preserve">If </w:t>
            </w:r>
            <w:r w:rsidR="00857608">
              <w:rPr>
                <w:rFonts w:eastAsia="Calibri" w:cs="Times New Roman"/>
                <w:szCs w:val="24"/>
              </w:rPr>
              <w:t xml:space="preserve">the caller </w:t>
            </w:r>
            <w:r w:rsidR="008E6EA1">
              <w:rPr>
                <w:rFonts w:eastAsia="Calibri" w:cs="Times New Roman"/>
                <w:szCs w:val="24"/>
              </w:rPr>
              <w:t xml:space="preserve">wants to update the address on the order and the </w:t>
            </w:r>
            <w:r w:rsidR="008E6EA1" w:rsidRPr="00B02015">
              <w:rPr>
                <w:rFonts w:eastAsia="Calibri" w:cs="Times New Roman"/>
                <w:b/>
                <w:bCs/>
                <w:szCs w:val="24"/>
              </w:rPr>
              <w:t>Rx Status</w:t>
            </w:r>
            <w:r w:rsidR="007A4009" w:rsidRPr="00B02015">
              <w:rPr>
                <w:rFonts w:eastAsia="Calibri" w:cs="Times New Roman"/>
                <w:b/>
                <w:bCs/>
                <w:szCs w:val="24"/>
              </w:rPr>
              <w:t xml:space="preserve"> Description</w:t>
            </w:r>
            <w:r w:rsidR="007A4009">
              <w:rPr>
                <w:rFonts w:eastAsia="Calibri" w:cs="Times New Roman"/>
                <w:szCs w:val="24"/>
              </w:rPr>
              <w:t xml:space="preserve"> reflects “We are dispensing your prescription</w:t>
            </w:r>
            <w:r w:rsidR="00A951DA">
              <w:rPr>
                <w:rFonts w:eastAsia="Calibri" w:cs="Times New Roman"/>
                <w:szCs w:val="24"/>
              </w:rPr>
              <w:t xml:space="preserve">,” refer to </w:t>
            </w:r>
            <w:r w:rsidR="00B31233">
              <w:rPr>
                <w:rFonts w:eastAsia="Calibri" w:cs="Times New Roman"/>
                <w:szCs w:val="24"/>
              </w:rPr>
              <w:t xml:space="preserve">the </w:t>
            </w:r>
            <w:hyperlink w:anchor="_Scenario_Guide" w:history="1">
              <w:r w:rsidR="00A951DA" w:rsidRPr="00B31233">
                <w:rPr>
                  <w:rStyle w:val="Hyperlink"/>
                  <w:rFonts w:eastAsia="Calibri" w:cs="Times New Roman"/>
                  <w:szCs w:val="24"/>
                </w:rPr>
                <w:t>Scenario Guide</w:t>
              </w:r>
            </w:hyperlink>
            <w:r w:rsidR="00B31233">
              <w:rPr>
                <w:rFonts w:eastAsia="Calibri" w:cs="Times New Roman"/>
                <w:szCs w:val="24"/>
              </w:rPr>
              <w:t>.</w:t>
            </w:r>
          </w:p>
        </w:tc>
      </w:tr>
    </w:tbl>
    <w:p w14:paraId="033D530D" w14:textId="77777777" w:rsidR="00AD0092" w:rsidRPr="00CF62D7" w:rsidRDefault="00AD0092" w:rsidP="00AE17CE">
      <w:pPr>
        <w:spacing w:before="120" w:after="120" w:line="240" w:lineRule="auto"/>
        <w:rPr>
          <w:sz w:val="28"/>
          <w:szCs w:val="28"/>
        </w:rPr>
      </w:pPr>
      <w:bookmarkStart w:id="40" w:name="OLE_LINK47"/>
    </w:p>
    <w:p w14:paraId="62A7D1B1" w14:textId="77777777" w:rsidR="001B79BF" w:rsidRPr="00CF62D7" w:rsidRDefault="00CF62D7" w:rsidP="00AE17CE">
      <w:pPr>
        <w:spacing w:before="120" w:after="120" w:line="240" w:lineRule="auto"/>
        <w:jc w:val="right"/>
        <w:rPr>
          <w:szCs w:val="24"/>
        </w:rPr>
      </w:pPr>
      <w:hyperlink w:anchor="_top" w:history="1">
        <w:r w:rsidRPr="00F045D8">
          <w:rPr>
            <w:rStyle w:val="Hyperlink"/>
            <w:szCs w:val="24"/>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1B79BF" w14:paraId="1EA1395D" w14:textId="77777777" w:rsidTr="00044207">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5B246771" w14:textId="77777777" w:rsidR="001B79BF" w:rsidRDefault="000F65B1" w:rsidP="00AE17CE">
            <w:pPr>
              <w:pStyle w:val="Heading2"/>
              <w:spacing w:before="120" w:after="120" w:line="256" w:lineRule="auto"/>
              <w:rPr>
                <w:rFonts w:ascii="Verdana" w:hAnsi="Verdana"/>
                <w:i w:val="0"/>
                <w:sz w:val="36"/>
                <w:szCs w:val="36"/>
              </w:rPr>
            </w:pPr>
            <w:bookmarkStart w:id="41" w:name="_Toc150429312"/>
            <w:bookmarkStart w:id="42" w:name="_Toc190865981"/>
            <w:r>
              <w:rPr>
                <w:rFonts w:ascii="Verdana" w:hAnsi="Verdana"/>
                <w:i w:val="0"/>
              </w:rPr>
              <w:t xml:space="preserve">View </w:t>
            </w:r>
            <w:r w:rsidR="001B79BF">
              <w:rPr>
                <w:rFonts w:ascii="Verdana" w:hAnsi="Verdana"/>
                <w:i w:val="0"/>
              </w:rPr>
              <w:t>Prescription Details and</w:t>
            </w:r>
            <w:r w:rsidR="00582F26">
              <w:rPr>
                <w:rFonts w:ascii="Verdana" w:hAnsi="Verdana"/>
                <w:i w:val="0"/>
              </w:rPr>
              <w:t xml:space="preserve"> </w:t>
            </w:r>
            <w:r w:rsidR="001B79BF">
              <w:rPr>
                <w:rFonts w:ascii="Verdana" w:hAnsi="Verdana"/>
                <w:i w:val="0"/>
              </w:rPr>
              <w:t>Status</w:t>
            </w:r>
            <w:bookmarkEnd w:id="41"/>
            <w:bookmarkEnd w:id="42"/>
          </w:p>
        </w:tc>
      </w:tr>
    </w:tbl>
    <w:p w14:paraId="2A225A10" w14:textId="77777777" w:rsidR="004A765D" w:rsidRDefault="004A765D" w:rsidP="00AE17CE">
      <w:pPr>
        <w:spacing w:before="120" w:after="120" w:line="240" w:lineRule="auto"/>
        <w:rPr>
          <w:rFonts w:eastAsia="Calibri" w:cs="Times New Roman"/>
          <w:szCs w:val="24"/>
        </w:rPr>
      </w:pPr>
      <w:r>
        <w:rPr>
          <w:rFonts w:eastAsia="Calibri" w:cs="Times New Roman"/>
          <w:szCs w:val="24"/>
        </w:rPr>
        <w:t>Follow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852"/>
        <w:gridCol w:w="10274"/>
      </w:tblGrid>
      <w:tr w:rsidR="001325FF" w:rsidRPr="001325FF" w14:paraId="302DD1C7" w14:textId="77777777" w:rsidTr="0096161D">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E5D0E9" w14:textId="77777777" w:rsidR="001325FF" w:rsidRPr="001325FF" w:rsidRDefault="001325FF" w:rsidP="00AE17CE">
            <w:pPr>
              <w:spacing w:before="120" w:after="120" w:line="240" w:lineRule="auto"/>
              <w:jc w:val="center"/>
              <w:rPr>
                <w:rFonts w:eastAsia="Calibri" w:cs="Times New Roman"/>
                <w:b/>
                <w:szCs w:val="24"/>
              </w:rPr>
            </w:pPr>
            <w:r w:rsidRPr="001325FF">
              <w:rPr>
                <w:rFonts w:eastAsia="Calibri" w:cs="Times New Roman"/>
                <w:b/>
                <w:szCs w:val="24"/>
              </w:rPr>
              <w:t>Step</w:t>
            </w:r>
          </w:p>
        </w:tc>
        <w:tc>
          <w:tcPr>
            <w:tcW w:w="470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8C3DDB" w14:textId="77777777" w:rsidR="001325FF" w:rsidRPr="001325FF" w:rsidRDefault="001325FF" w:rsidP="00AE17CE">
            <w:pPr>
              <w:spacing w:before="120" w:after="120" w:line="240" w:lineRule="auto"/>
              <w:jc w:val="center"/>
              <w:rPr>
                <w:rFonts w:eastAsia="Calibri" w:cs="Times New Roman"/>
                <w:b/>
                <w:szCs w:val="24"/>
              </w:rPr>
            </w:pPr>
            <w:r w:rsidRPr="001325FF">
              <w:rPr>
                <w:rFonts w:eastAsia="Calibri" w:cs="Times New Roman"/>
                <w:b/>
                <w:szCs w:val="24"/>
              </w:rPr>
              <w:t>Action</w:t>
            </w:r>
          </w:p>
        </w:tc>
      </w:tr>
      <w:tr w:rsidR="000C2A6B" w:rsidRPr="001325FF" w14:paraId="30B537E5" w14:textId="77777777" w:rsidTr="0096161D">
        <w:tc>
          <w:tcPr>
            <w:tcW w:w="292" w:type="pct"/>
            <w:vMerge w:val="restart"/>
            <w:tcBorders>
              <w:top w:val="single" w:sz="4" w:space="0" w:color="auto"/>
              <w:left w:val="single" w:sz="4" w:space="0" w:color="auto"/>
              <w:right w:val="single" w:sz="4" w:space="0" w:color="auto"/>
            </w:tcBorders>
            <w:hideMark/>
          </w:tcPr>
          <w:p w14:paraId="68D59A41" w14:textId="77777777" w:rsidR="000C2A6B" w:rsidRPr="001325FF" w:rsidRDefault="000C2A6B" w:rsidP="00AE17CE">
            <w:pPr>
              <w:spacing w:before="120" w:after="120" w:line="240" w:lineRule="auto"/>
              <w:jc w:val="center"/>
              <w:rPr>
                <w:rFonts w:eastAsia="Calibri" w:cs="Times New Roman"/>
                <w:bCs/>
                <w:szCs w:val="24"/>
              </w:rPr>
            </w:pPr>
            <w:r w:rsidRPr="001325FF">
              <w:rPr>
                <w:rFonts w:eastAsia="Calibri" w:cs="Times New Roman"/>
                <w:b/>
                <w:szCs w:val="24"/>
              </w:rPr>
              <w:t>1</w:t>
            </w:r>
          </w:p>
        </w:tc>
        <w:tc>
          <w:tcPr>
            <w:tcW w:w="4708" w:type="pct"/>
            <w:gridSpan w:val="2"/>
            <w:tcBorders>
              <w:top w:val="single" w:sz="4" w:space="0" w:color="auto"/>
              <w:left w:val="single" w:sz="4" w:space="0" w:color="auto"/>
              <w:bottom w:val="single" w:sz="4" w:space="0" w:color="auto"/>
              <w:right w:val="single" w:sz="4" w:space="0" w:color="auto"/>
            </w:tcBorders>
          </w:tcPr>
          <w:p w14:paraId="658B9D15" w14:textId="77777777" w:rsidR="003D71FC" w:rsidRPr="00622447" w:rsidRDefault="000C2A6B" w:rsidP="00F051A6">
            <w:pPr>
              <w:pStyle w:val="ListParagraph"/>
              <w:numPr>
                <w:ilvl w:val="0"/>
                <w:numId w:val="61"/>
              </w:numPr>
              <w:spacing w:before="120" w:after="120" w:line="240" w:lineRule="auto"/>
              <w:rPr>
                <w:rFonts w:eastAsia="Calibri" w:cs="Times New Roman"/>
                <w:szCs w:val="24"/>
              </w:rPr>
            </w:pPr>
            <w:bookmarkStart w:id="43" w:name="OLE_LINK94"/>
            <w:r w:rsidRPr="00622447">
              <w:rPr>
                <w:rFonts w:eastAsia="Calibri" w:cs="Times New Roman"/>
                <w:szCs w:val="24"/>
              </w:rPr>
              <w:t xml:space="preserve">From the </w:t>
            </w:r>
            <w:r w:rsidRPr="00622447">
              <w:rPr>
                <w:rFonts w:eastAsia="Calibri" w:cs="Times New Roman"/>
                <w:b/>
                <w:bCs/>
                <w:szCs w:val="24"/>
              </w:rPr>
              <w:t>Mail Order History</w:t>
            </w:r>
            <w:r w:rsidRPr="00622447">
              <w:rPr>
                <w:rFonts w:eastAsia="Calibri" w:cs="Times New Roman"/>
                <w:szCs w:val="24"/>
              </w:rPr>
              <w:t xml:space="preserve"> tab, locate the order with the prescription(s) the caller is inquiring about</w:t>
            </w:r>
            <w:r w:rsidR="003D71FC" w:rsidRPr="00622447">
              <w:rPr>
                <w:rFonts w:eastAsia="Calibri" w:cs="Times New Roman"/>
                <w:szCs w:val="24"/>
              </w:rPr>
              <w:t>.</w:t>
            </w:r>
          </w:p>
          <w:p w14:paraId="381616EE" w14:textId="77777777" w:rsidR="004A765D" w:rsidRPr="00622447" w:rsidRDefault="003D71FC" w:rsidP="00F051A6">
            <w:pPr>
              <w:pStyle w:val="ListParagraph"/>
              <w:numPr>
                <w:ilvl w:val="0"/>
                <w:numId w:val="61"/>
              </w:numPr>
              <w:spacing w:before="120" w:after="120" w:line="240" w:lineRule="auto"/>
              <w:rPr>
                <w:rFonts w:eastAsia="Calibri" w:cs="Times New Roman"/>
                <w:szCs w:val="24"/>
              </w:rPr>
            </w:pPr>
            <w:r w:rsidRPr="00622447">
              <w:rPr>
                <w:rFonts w:eastAsia="Calibri" w:cs="Times New Roman"/>
                <w:szCs w:val="24"/>
              </w:rPr>
              <w:t>C</w:t>
            </w:r>
            <w:bookmarkStart w:id="44" w:name="OLE_LINK90"/>
            <w:r w:rsidR="000C2A6B" w:rsidRPr="00622447">
              <w:rPr>
                <w:rFonts w:eastAsia="Calibri" w:cs="Times New Roman"/>
                <w:szCs w:val="24"/>
              </w:rPr>
              <w:t xml:space="preserve">lick </w:t>
            </w:r>
            <w:r w:rsidRPr="00622447">
              <w:rPr>
                <w:rFonts w:eastAsia="Calibri" w:cs="Times New Roman"/>
                <w:szCs w:val="24"/>
              </w:rPr>
              <w:t xml:space="preserve">the </w:t>
            </w:r>
            <w:r w:rsidR="000C2A6B" w:rsidRPr="00622447">
              <w:rPr>
                <w:rFonts w:eastAsia="Calibri" w:cs="Times New Roman"/>
                <w:szCs w:val="24"/>
              </w:rPr>
              <w:t xml:space="preserve">chevron arrow next to the </w:t>
            </w:r>
            <w:r w:rsidR="000C2A6B" w:rsidRPr="00622447">
              <w:rPr>
                <w:rFonts w:eastAsia="Calibri" w:cs="Times New Roman"/>
                <w:b/>
                <w:bCs/>
                <w:szCs w:val="24"/>
              </w:rPr>
              <w:t xml:space="preserve">Order Number </w:t>
            </w:r>
            <w:r w:rsidR="000C2A6B" w:rsidRPr="00622447">
              <w:rPr>
                <w:rFonts w:eastAsia="Calibri" w:cs="Times New Roman"/>
                <w:szCs w:val="24"/>
              </w:rPr>
              <w:t>link to expand/collapse a preview of the prescriptions in the order</w:t>
            </w:r>
            <w:bookmarkEnd w:id="44"/>
            <w:r w:rsidR="00BB3472" w:rsidRPr="00622447">
              <w:rPr>
                <w:rFonts w:eastAsia="Calibri" w:cs="Times New Roman"/>
                <w:szCs w:val="24"/>
              </w:rPr>
              <w:t xml:space="preserve">. </w:t>
            </w:r>
          </w:p>
          <w:p w14:paraId="427A7C4E" w14:textId="77777777" w:rsidR="00F03322" w:rsidRPr="003D71FC" w:rsidRDefault="00F03322" w:rsidP="00F03322">
            <w:pPr>
              <w:pStyle w:val="ListParagraph"/>
              <w:spacing w:before="120" w:after="120" w:line="240" w:lineRule="auto"/>
              <w:rPr>
                <w:rFonts w:eastAsia="Calibri" w:cs="Times New Roman"/>
                <w:szCs w:val="24"/>
              </w:rPr>
            </w:pPr>
          </w:p>
          <w:p w14:paraId="6FFF9FFD" w14:textId="77777777" w:rsidR="00963DDA" w:rsidRDefault="00F03322" w:rsidP="00C810D9">
            <w:pPr>
              <w:spacing w:before="120" w:after="120" w:line="240" w:lineRule="auto"/>
              <w:jc w:val="center"/>
              <w:rPr>
                <w:rFonts w:eastAsia="Calibri" w:cs="Times New Roman"/>
                <w:szCs w:val="24"/>
              </w:rPr>
            </w:pPr>
            <w:r>
              <w:rPr>
                <w:noProof/>
              </w:rPr>
              <w:drawing>
                <wp:inline distT="0" distB="0" distL="0" distR="0" wp14:anchorId="47CBD914" wp14:editId="55465A34">
                  <wp:extent cx="7315200" cy="2944599"/>
                  <wp:effectExtent l="0" t="0" r="0" b="8255"/>
                  <wp:docPr id="134666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67725" name=""/>
                          <pic:cNvPicPr/>
                        </pic:nvPicPr>
                        <pic:blipFill>
                          <a:blip r:embed="rId29"/>
                          <a:stretch>
                            <a:fillRect/>
                          </a:stretch>
                        </pic:blipFill>
                        <pic:spPr>
                          <a:xfrm>
                            <a:off x="0" y="0"/>
                            <a:ext cx="7315200" cy="2944599"/>
                          </a:xfrm>
                          <a:prstGeom prst="rect">
                            <a:avLst/>
                          </a:prstGeom>
                        </pic:spPr>
                      </pic:pic>
                    </a:graphicData>
                  </a:graphic>
                </wp:inline>
              </w:drawing>
            </w:r>
          </w:p>
          <w:p w14:paraId="51FBDEF5" w14:textId="77777777" w:rsidR="00963DDA" w:rsidRPr="001325FF" w:rsidRDefault="00963DDA" w:rsidP="00F051A6">
            <w:pPr>
              <w:spacing w:before="120" w:after="120" w:line="240" w:lineRule="auto"/>
              <w:jc w:val="center"/>
              <w:rPr>
                <w:rFonts w:eastAsia="Calibri" w:cs="Times New Roman"/>
                <w:color w:val="000000"/>
              </w:rPr>
            </w:pPr>
          </w:p>
          <w:bookmarkEnd w:id="43"/>
          <w:p w14:paraId="5968734B" w14:textId="77777777" w:rsidR="00963DDA" w:rsidRPr="001325FF" w:rsidRDefault="00963DDA" w:rsidP="00AE17CE">
            <w:pPr>
              <w:spacing w:before="120" w:after="120" w:line="240" w:lineRule="auto"/>
              <w:rPr>
                <w:rFonts w:eastAsia="Calibri" w:cs="Times New Roman"/>
                <w:color w:val="000000"/>
              </w:rPr>
            </w:pPr>
          </w:p>
          <w:p w14:paraId="46A53CE9" w14:textId="7EE08D93" w:rsidR="00D3737E" w:rsidRPr="00F051A6" w:rsidRDefault="00BD69B9" w:rsidP="00AE17CE">
            <w:pPr>
              <w:spacing w:before="120" w:after="120" w:line="240" w:lineRule="auto"/>
              <w:textAlignment w:val="top"/>
              <w:rPr>
                <w:b/>
              </w:rPr>
            </w:pPr>
            <w:r>
              <w:rPr>
                <w:rFonts w:eastAsia="Calibri" w:cs="Times New Roman"/>
                <w:b/>
                <w:bCs/>
                <w:color w:val="000000"/>
                <w:szCs w:val="24"/>
              </w:rPr>
              <w:t>Result</w:t>
            </w:r>
            <w:r w:rsidR="00AE68B7">
              <w:rPr>
                <w:rFonts w:eastAsia="Calibri" w:cs="Times New Roman"/>
                <w:b/>
                <w:bCs/>
                <w:color w:val="000000"/>
                <w:szCs w:val="24"/>
              </w:rPr>
              <w:t xml:space="preserve">: </w:t>
            </w:r>
            <w:bookmarkStart w:id="45" w:name="OLE_LINK111"/>
            <w:bookmarkStart w:id="46" w:name="OLE_LINK112"/>
            <w:r w:rsidR="000C2A6B" w:rsidRPr="00D3737E">
              <w:rPr>
                <w:szCs w:val="24"/>
              </w:rPr>
              <w:t>Order Status and Rx Status display</w:t>
            </w:r>
            <w:bookmarkEnd w:id="45"/>
            <w:r w:rsidR="003D71FC">
              <w:rPr>
                <w:szCs w:val="24"/>
              </w:rPr>
              <w:t>s</w:t>
            </w:r>
            <w:r w:rsidR="00D3737E" w:rsidRPr="00D3737E">
              <w:rPr>
                <w:szCs w:val="24"/>
              </w:rPr>
              <w:t>.</w:t>
            </w:r>
          </w:p>
          <w:p w14:paraId="4C1EA3AA" w14:textId="77777777" w:rsidR="000C2A6B" w:rsidRPr="00AB08B0" w:rsidRDefault="00D3737E" w:rsidP="00AE17CE">
            <w:pPr>
              <w:spacing w:before="120" w:after="120" w:line="240" w:lineRule="auto"/>
              <w:textAlignment w:val="top"/>
              <w:rPr>
                <w:b/>
                <w:bCs/>
              </w:rPr>
            </w:pPr>
            <w:r>
              <w:rPr>
                <w:b/>
                <w:bCs/>
                <w:szCs w:val="24"/>
              </w:rPr>
              <w:t>Notes</w:t>
            </w:r>
            <w:r w:rsidR="00446CC4" w:rsidRPr="00BD69B9">
              <w:rPr>
                <w:b/>
                <w:bCs/>
                <w:szCs w:val="24"/>
              </w:rPr>
              <w:t>:</w:t>
            </w:r>
          </w:p>
          <w:p w14:paraId="4E79959C" w14:textId="77777777" w:rsidR="000C2A6B" w:rsidRPr="001F1E64" w:rsidRDefault="00446CC4" w:rsidP="008A095D">
            <w:pPr>
              <w:pStyle w:val="TOC1"/>
              <w:numPr>
                <w:ilvl w:val="0"/>
                <w:numId w:val="15"/>
              </w:numPr>
              <w:rPr>
                <w:b/>
              </w:rPr>
            </w:pPr>
            <w:r w:rsidRPr="001F1E64">
              <w:t>L</w:t>
            </w:r>
            <w:r w:rsidR="000C2A6B" w:rsidRPr="001F1E64">
              <w:t xml:space="preserve">ocate the Rx by using </w:t>
            </w:r>
            <w:r w:rsidR="003D71FC" w:rsidRPr="001F1E64">
              <w:t>Search</w:t>
            </w:r>
            <w:r w:rsidR="003A5523" w:rsidRPr="00D3737E">
              <w:t xml:space="preserve"> by</w:t>
            </w:r>
            <w:r w:rsidR="000C2A6B" w:rsidRPr="00D3737E">
              <w:t xml:space="preserve"> </w:t>
            </w:r>
            <w:proofErr w:type="gramStart"/>
            <w:r w:rsidR="000C2A6B" w:rsidRPr="00D3737E">
              <w:t>Order #</w:t>
            </w:r>
            <w:r w:rsidR="00A237FD" w:rsidRPr="00D3737E">
              <w:t>,</w:t>
            </w:r>
            <w:proofErr w:type="gramEnd"/>
            <w:r w:rsidR="000C2A6B" w:rsidRPr="00D3737E">
              <w:t xml:space="preserve"> Rx#</w:t>
            </w:r>
            <w:r w:rsidR="003A5523" w:rsidRPr="00D3737E">
              <w:t xml:space="preserve"> or Drug Name</w:t>
            </w:r>
            <w:r w:rsidR="000C2A6B" w:rsidRPr="001F1E64">
              <w:t xml:space="preserve"> search field.</w:t>
            </w:r>
            <w:r w:rsidR="00282731" w:rsidRPr="001F1E64">
              <w:t xml:space="preserve"> </w:t>
            </w:r>
            <w:bookmarkStart w:id="47" w:name="OLE_LINK41"/>
            <w:r w:rsidR="00282731" w:rsidRPr="001F1E64">
              <w:t>(Search criteria populate</w:t>
            </w:r>
            <w:r w:rsidR="003D71FC">
              <w:t>s</w:t>
            </w:r>
            <w:r w:rsidR="00282731" w:rsidRPr="001F1E64">
              <w:t xml:space="preserve"> based on Family Member and Date Range selected prior to search)</w:t>
            </w:r>
            <w:bookmarkEnd w:id="47"/>
            <w:r w:rsidR="00282731" w:rsidRPr="001F1E64">
              <w:t xml:space="preserve">. </w:t>
            </w:r>
          </w:p>
          <w:p w14:paraId="296D6E3F" w14:textId="77777777" w:rsidR="000C2A6B" w:rsidRPr="00F051A6" w:rsidRDefault="00446CC4" w:rsidP="008A095D">
            <w:pPr>
              <w:pStyle w:val="TOC1"/>
              <w:numPr>
                <w:ilvl w:val="0"/>
                <w:numId w:val="15"/>
              </w:numPr>
              <w:rPr>
                <w:b/>
              </w:rPr>
            </w:pPr>
            <w:r w:rsidRPr="001F1E64">
              <w:t>F</w:t>
            </w:r>
            <w:r w:rsidR="000C2A6B" w:rsidRPr="001F1E64">
              <w:t xml:space="preserve">ilter search results by using the </w:t>
            </w:r>
            <w:r w:rsidR="000C2A6B" w:rsidRPr="00D3737E">
              <w:t>Date Range</w:t>
            </w:r>
            <w:r w:rsidR="000C2A6B" w:rsidRPr="001F1E64">
              <w:t xml:space="preserve"> fields and then clicking </w:t>
            </w:r>
            <w:r w:rsidR="000C2A6B" w:rsidRPr="00D3737E">
              <w:t>Apply</w:t>
            </w:r>
            <w:r w:rsidR="000C2A6B" w:rsidRPr="001F1E64">
              <w:t>.</w:t>
            </w:r>
          </w:p>
          <w:p w14:paraId="662B21EE" w14:textId="77777777" w:rsidR="00FF611D" w:rsidRDefault="000C2A6B" w:rsidP="009479A6">
            <w:pPr>
              <w:pStyle w:val="TOC1"/>
              <w:rPr>
                <w:color w:val="0000FF"/>
                <w:u w:val="single"/>
              </w:rPr>
            </w:pPr>
            <w:r w:rsidRPr="001F1E64">
              <w:t xml:space="preserve">If unable to locate the prescription(s), refer to the </w:t>
            </w:r>
            <w:hyperlink w:anchor="_Scenario_Guide" w:history="1">
              <w:r w:rsidRPr="001F1E64">
                <w:rPr>
                  <w:color w:val="0000FF"/>
                  <w:u w:val="single"/>
                </w:rPr>
                <w:t>Scenario Guide</w:t>
              </w:r>
            </w:hyperlink>
            <w:r w:rsidRPr="001F1E64">
              <w:rPr>
                <w:color w:val="0000FF"/>
                <w:u w:val="single"/>
              </w:rPr>
              <w:t>.</w:t>
            </w:r>
            <w:bookmarkEnd w:id="46"/>
          </w:p>
          <w:p w14:paraId="1FC18666" w14:textId="77777777" w:rsidR="00FF611D" w:rsidRDefault="00FF611D" w:rsidP="008A095D">
            <w:pPr>
              <w:pStyle w:val="ListParagraph"/>
              <w:numPr>
                <w:ilvl w:val="0"/>
                <w:numId w:val="34"/>
              </w:numPr>
            </w:pPr>
            <w:r w:rsidRPr="00FF611D">
              <w:t xml:space="preserve">Click the </w:t>
            </w:r>
            <w:r w:rsidRPr="00FF611D">
              <w:rPr>
                <w:b/>
                <w:bCs/>
              </w:rPr>
              <w:t>Drug Name/Strength</w:t>
            </w:r>
            <w:r w:rsidRPr="00FF611D">
              <w:t xml:space="preserve"> hyperlink to display the Drug Details screen.</w:t>
            </w:r>
          </w:p>
          <w:p w14:paraId="5E4DAFD9" w14:textId="77777777" w:rsidR="000C2A6B" w:rsidRPr="001325FF" w:rsidRDefault="00DD22AD" w:rsidP="00AE17CE">
            <w:pPr>
              <w:spacing w:before="120" w:after="120" w:line="240" w:lineRule="auto"/>
              <w:textAlignment w:val="top"/>
              <w:rPr>
                <w:rFonts w:eastAsia="Calibri" w:cs="Times New Roman"/>
                <w:color w:val="000000"/>
                <w:szCs w:val="24"/>
              </w:rPr>
            </w:pPr>
            <w:r>
              <w:rPr>
                <w:rFonts w:eastAsia="Calibri" w:cs="Times New Roman"/>
                <w:noProof/>
                <w:color w:val="000000"/>
                <w:szCs w:val="24"/>
              </w:rPr>
              <w:drawing>
                <wp:inline distT="0" distB="0" distL="0" distR="0" wp14:anchorId="0DEC6343" wp14:editId="40A8B86A">
                  <wp:extent cx="238095" cy="209524"/>
                  <wp:effectExtent l="0" t="0" r="0" b="635"/>
                  <wp:docPr id="846246023" name="Picture 84624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6023" name="Picture 846246023"/>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Calibri" w:cs="Times New Roman"/>
                <w:color w:val="000000"/>
                <w:szCs w:val="24"/>
              </w:rPr>
              <w:t xml:space="preserve"> </w:t>
            </w:r>
            <w:r w:rsidR="009958E8">
              <w:rPr>
                <w:color w:val="000000"/>
              </w:rPr>
              <w:t>For all situations where a member is at risk of being low or out of medication due to shipping agents, refer to </w:t>
            </w:r>
            <w:hyperlink r:id="rId30" w:anchor="!/view?docid=91f73b9d-e568-48dd-9ab4-88cb2654d4c9" w:history="1">
              <w:r w:rsidR="009958E8" w:rsidRPr="002361DE">
                <w:rPr>
                  <w:rStyle w:val="Hyperlink"/>
                </w:rPr>
                <w:t>Compass - Member Low or Out of Medication (063003)</w:t>
              </w:r>
            </w:hyperlink>
            <w:r w:rsidR="009958E8">
              <w:rPr>
                <w:color w:val="000000"/>
              </w:rPr>
              <w:t>.</w:t>
            </w:r>
          </w:p>
          <w:p w14:paraId="65600BE5" w14:textId="0DDC4120" w:rsidR="000C2A6B" w:rsidRPr="0014507A" w:rsidRDefault="000C2A6B" w:rsidP="0014507A">
            <w:pPr>
              <w:spacing w:before="120" w:after="120" w:line="240" w:lineRule="auto"/>
              <w:textAlignment w:val="top"/>
              <w:rPr>
                <w:rFonts w:eastAsia="Calibri" w:cs="Times New Roman"/>
                <w:color w:val="000000"/>
                <w:szCs w:val="24"/>
              </w:rPr>
            </w:pPr>
            <w:r w:rsidRPr="001325FF">
              <w:rPr>
                <w:rFonts w:eastAsia="Calibri" w:cs="Times New Roman"/>
                <w:noProof/>
                <w:color w:val="000000"/>
                <w:szCs w:val="24"/>
              </w:rPr>
              <w:drawing>
                <wp:inline distT="0" distB="0" distL="0" distR="0" wp14:anchorId="23B78164" wp14:editId="51EBACB9">
                  <wp:extent cx="238760" cy="207010"/>
                  <wp:effectExtent l="0" t="0" r="889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sidRPr="001325FF">
              <w:rPr>
                <w:rFonts w:eastAsia="Calibri" w:cs="Times New Roman"/>
                <w:color w:val="000000"/>
                <w:szCs w:val="24"/>
              </w:rPr>
              <w:t xml:space="preserve"> Prescriptions with </w:t>
            </w:r>
            <w:r w:rsidRPr="00F051A6">
              <w:rPr>
                <w:b/>
                <w:color w:val="000000"/>
              </w:rPr>
              <w:t xml:space="preserve">Shipped </w:t>
            </w:r>
            <w:r w:rsidRPr="001325FF">
              <w:rPr>
                <w:rFonts w:eastAsia="Calibri" w:cs="Times New Roman"/>
                <w:color w:val="000000"/>
                <w:szCs w:val="24"/>
              </w:rPr>
              <w:t>in the </w:t>
            </w:r>
            <w:r w:rsidRPr="001325FF">
              <w:rPr>
                <w:rFonts w:eastAsia="Calibri" w:cs="Times New Roman"/>
                <w:b/>
                <w:color w:val="000000"/>
                <w:szCs w:val="24"/>
              </w:rPr>
              <w:t>Status</w:t>
            </w:r>
            <w:r w:rsidRPr="001325FF">
              <w:rPr>
                <w:rFonts w:eastAsia="Calibri" w:cs="Times New Roman"/>
                <w:color w:val="000000"/>
                <w:szCs w:val="24"/>
              </w:rPr>
              <w:t xml:space="preserve"> column and a date in the </w:t>
            </w:r>
            <w:r w:rsidRPr="001325FF">
              <w:rPr>
                <w:rFonts w:eastAsia="Calibri" w:cs="Times New Roman"/>
                <w:b/>
                <w:bCs/>
                <w:color w:val="000000"/>
                <w:szCs w:val="24"/>
              </w:rPr>
              <w:t xml:space="preserve">Status Date </w:t>
            </w:r>
            <w:r w:rsidRPr="001325FF">
              <w:rPr>
                <w:rFonts w:eastAsia="Calibri" w:cs="Times New Roman"/>
                <w:color w:val="000000"/>
                <w:szCs w:val="24"/>
              </w:rPr>
              <w:t xml:space="preserve">column indicate that the shipping label has been printed as of that date. The </w:t>
            </w:r>
            <w:r w:rsidRPr="001325FF">
              <w:rPr>
                <w:rFonts w:eastAsia="Calibri" w:cs="Times New Roman"/>
                <w:b/>
                <w:bCs/>
                <w:color w:val="000000"/>
                <w:szCs w:val="24"/>
              </w:rPr>
              <w:t xml:space="preserve">Status Date </w:t>
            </w:r>
            <w:r w:rsidRPr="001325FF">
              <w:rPr>
                <w:rFonts w:eastAsia="Calibri" w:cs="Times New Roman"/>
                <w:color w:val="000000"/>
                <w:szCs w:val="24"/>
              </w:rPr>
              <w:t xml:space="preserve">is the label print date, NOT the actual shipped date. Do NOT advise the member that their order has shipped based on the </w:t>
            </w:r>
            <w:r w:rsidRPr="001325FF">
              <w:rPr>
                <w:rFonts w:eastAsia="Calibri" w:cs="Times New Roman"/>
                <w:b/>
                <w:bCs/>
                <w:color w:val="000000"/>
                <w:szCs w:val="24"/>
              </w:rPr>
              <w:t>Status Date</w:t>
            </w:r>
            <w:r w:rsidRPr="001325FF">
              <w:rPr>
                <w:rFonts w:eastAsia="Calibri" w:cs="Times New Roman"/>
                <w:color w:val="000000"/>
                <w:szCs w:val="24"/>
              </w:rPr>
              <w:t xml:space="preserve">. </w:t>
            </w:r>
          </w:p>
        </w:tc>
      </w:tr>
      <w:tr w:rsidR="00882754" w:rsidRPr="001325FF" w14:paraId="17607A7F" w14:textId="77777777" w:rsidTr="0096161D">
        <w:tc>
          <w:tcPr>
            <w:tcW w:w="292" w:type="pct"/>
            <w:vMerge/>
          </w:tcPr>
          <w:p w14:paraId="332E0EA7" w14:textId="77777777" w:rsidR="000C2A6B" w:rsidRPr="001325FF" w:rsidRDefault="000C2A6B" w:rsidP="00AE17CE">
            <w:pPr>
              <w:spacing w:before="120" w:after="120" w:line="240" w:lineRule="auto"/>
              <w:jc w:val="center"/>
              <w:rPr>
                <w:rFonts w:eastAsia="Calibri" w:cs="Times New Roman"/>
                <w:b/>
                <w:szCs w:val="24"/>
              </w:rPr>
            </w:pPr>
          </w:p>
        </w:tc>
        <w:tc>
          <w:tcPr>
            <w:tcW w:w="635" w:type="pct"/>
            <w:tcBorders>
              <w:top w:val="single" w:sz="4" w:space="0" w:color="auto"/>
              <w:left w:val="single" w:sz="4" w:space="0" w:color="auto"/>
              <w:right w:val="single" w:sz="4" w:space="0" w:color="auto"/>
            </w:tcBorders>
            <w:shd w:val="clear" w:color="auto" w:fill="D9D9D9" w:themeFill="background1" w:themeFillShade="D9"/>
          </w:tcPr>
          <w:p w14:paraId="08F4FAEE" w14:textId="77777777" w:rsidR="000C2A6B" w:rsidRPr="001325FF" w:rsidRDefault="000C2A6B" w:rsidP="00AE17CE">
            <w:pPr>
              <w:spacing w:before="120" w:after="120" w:line="240" w:lineRule="auto"/>
              <w:jc w:val="center"/>
              <w:rPr>
                <w:rFonts w:eastAsia="Calibri" w:cs="Times New Roman"/>
                <w:szCs w:val="24"/>
              </w:rPr>
            </w:pPr>
            <w:r>
              <w:rPr>
                <w:rFonts w:eastAsia="Calibri" w:cs="Times New Roman"/>
                <w:b/>
                <w:bCs/>
                <w:color w:val="000000"/>
                <w:szCs w:val="24"/>
              </w:rPr>
              <w:t>Prescription Status Type</w:t>
            </w:r>
          </w:p>
        </w:tc>
        <w:tc>
          <w:tcPr>
            <w:tcW w:w="4073" w:type="pct"/>
            <w:tcBorders>
              <w:top w:val="single" w:sz="4" w:space="0" w:color="auto"/>
              <w:left w:val="single" w:sz="4" w:space="0" w:color="auto"/>
              <w:right w:val="single" w:sz="4" w:space="0" w:color="auto"/>
            </w:tcBorders>
            <w:shd w:val="clear" w:color="auto" w:fill="D9D9D9" w:themeFill="background1" w:themeFillShade="D9"/>
          </w:tcPr>
          <w:p w14:paraId="394B4345" w14:textId="77777777" w:rsidR="000C2A6B" w:rsidRPr="001325FF" w:rsidRDefault="000C2A6B" w:rsidP="00AE17CE">
            <w:pPr>
              <w:spacing w:before="120" w:after="120" w:line="240" w:lineRule="auto"/>
              <w:jc w:val="center"/>
              <w:rPr>
                <w:rFonts w:eastAsia="Calibri" w:cs="Times New Roman"/>
                <w:szCs w:val="24"/>
              </w:rPr>
            </w:pPr>
            <w:r>
              <w:rPr>
                <w:rFonts w:eastAsia="Calibri" w:cs="Times New Roman"/>
                <w:b/>
                <w:bCs/>
                <w:color w:val="000000"/>
                <w:szCs w:val="24"/>
              </w:rPr>
              <w:t>Definition</w:t>
            </w:r>
          </w:p>
        </w:tc>
      </w:tr>
      <w:tr w:rsidR="00882754" w:rsidRPr="001325FF" w14:paraId="73EBD554" w14:textId="77777777" w:rsidTr="0096161D">
        <w:tc>
          <w:tcPr>
            <w:tcW w:w="292" w:type="pct"/>
            <w:vMerge/>
          </w:tcPr>
          <w:p w14:paraId="6B48181A" w14:textId="77777777" w:rsidR="000C2A6B" w:rsidRPr="001325FF" w:rsidRDefault="000C2A6B" w:rsidP="00AE17CE">
            <w:pPr>
              <w:spacing w:before="120" w:after="120" w:line="240" w:lineRule="auto"/>
              <w:jc w:val="center"/>
              <w:rPr>
                <w:rFonts w:eastAsia="Calibri" w:cs="Times New Roman"/>
                <w:b/>
                <w:szCs w:val="24"/>
              </w:rPr>
            </w:pPr>
          </w:p>
        </w:tc>
        <w:tc>
          <w:tcPr>
            <w:tcW w:w="635" w:type="pct"/>
            <w:tcBorders>
              <w:left w:val="single" w:sz="4" w:space="0" w:color="auto"/>
              <w:right w:val="single" w:sz="4" w:space="0" w:color="auto"/>
            </w:tcBorders>
          </w:tcPr>
          <w:p w14:paraId="47D17F9A" w14:textId="77777777" w:rsidR="000C2A6B" w:rsidRPr="001325FF" w:rsidRDefault="000C2A6B" w:rsidP="00AE17CE">
            <w:pPr>
              <w:spacing w:before="120" w:after="120" w:line="240" w:lineRule="auto"/>
              <w:rPr>
                <w:rFonts w:eastAsia="Calibri" w:cs="Times New Roman"/>
                <w:szCs w:val="24"/>
              </w:rPr>
            </w:pPr>
            <w:r>
              <w:rPr>
                <w:rFonts w:eastAsia="Calibri" w:cs="Times New Roman"/>
                <w:color w:val="000000"/>
                <w:szCs w:val="24"/>
              </w:rPr>
              <w:t xml:space="preserve">Processing </w:t>
            </w:r>
          </w:p>
        </w:tc>
        <w:tc>
          <w:tcPr>
            <w:tcW w:w="4073" w:type="pct"/>
            <w:tcBorders>
              <w:left w:val="single" w:sz="4" w:space="0" w:color="auto"/>
              <w:right w:val="single" w:sz="4" w:space="0" w:color="auto"/>
            </w:tcBorders>
          </w:tcPr>
          <w:p w14:paraId="4B190EFC" w14:textId="77777777" w:rsidR="000C2A6B" w:rsidRDefault="000C2A6B" w:rsidP="00AE17CE">
            <w:pPr>
              <w:spacing w:before="120" w:after="120" w:line="240" w:lineRule="auto"/>
              <w:rPr>
                <w:rFonts w:eastAsia="Calibri" w:cs="Times New Roman"/>
                <w:szCs w:val="24"/>
              </w:rPr>
            </w:pPr>
            <w:r>
              <w:rPr>
                <w:rFonts w:eastAsia="Calibri" w:cs="Times New Roman"/>
                <w:szCs w:val="24"/>
              </w:rPr>
              <w:t xml:space="preserve">The order has been </w:t>
            </w:r>
            <w:proofErr w:type="gramStart"/>
            <w:r>
              <w:rPr>
                <w:rFonts w:eastAsia="Calibri" w:cs="Times New Roman"/>
                <w:szCs w:val="24"/>
              </w:rPr>
              <w:t>adjudicated</w:t>
            </w:r>
            <w:proofErr w:type="gramEnd"/>
            <w:r>
              <w:rPr>
                <w:rFonts w:eastAsia="Calibri" w:cs="Times New Roman"/>
                <w:szCs w:val="24"/>
              </w:rPr>
              <w:t xml:space="preserve"> and awaiting fulfillment. </w:t>
            </w:r>
          </w:p>
          <w:p w14:paraId="6A443250" w14:textId="4F705B5B" w:rsidR="0040165E" w:rsidRPr="00F051A6" w:rsidRDefault="0040165E" w:rsidP="00AE17CE">
            <w:pPr>
              <w:spacing w:before="120" w:after="120" w:line="240" w:lineRule="auto"/>
              <w:rPr>
                <w:rFonts w:ascii="Times New Roman" w:hAnsi="Times New Roman"/>
                <w:color w:val="000000" w:themeColor="text1"/>
                <w:sz w:val="27"/>
              </w:rPr>
            </w:pPr>
            <w:r>
              <w:rPr>
                <w:noProof/>
                <w:color w:val="000000" w:themeColor="text1"/>
                <w:sz w:val="27"/>
                <w:szCs w:val="27"/>
              </w:rPr>
              <w:drawing>
                <wp:inline distT="0" distB="0" distL="0" distR="0" wp14:anchorId="6B4A6E95" wp14:editId="21812B63">
                  <wp:extent cx="248285" cy="222250"/>
                  <wp:effectExtent l="0" t="0" r="0" b="6350"/>
                  <wp:docPr id="770225918" name="Picture 77022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285" cy="222250"/>
                          </a:xfrm>
                          <a:prstGeom prst="rect">
                            <a:avLst/>
                          </a:prstGeom>
                          <a:noFill/>
                          <a:ln>
                            <a:noFill/>
                          </a:ln>
                        </pic:spPr>
                      </pic:pic>
                    </a:graphicData>
                  </a:graphic>
                </wp:inline>
              </w:drawing>
            </w:r>
            <w:r>
              <w:rPr>
                <w:color w:val="000000"/>
              </w:rPr>
              <w:t xml:space="preserve"> Your order is being filled.</w:t>
            </w:r>
          </w:p>
          <w:p w14:paraId="4F109582" w14:textId="77777777" w:rsidR="0040165E" w:rsidRDefault="0040165E" w:rsidP="00AE17CE">
            <w:pPr>
              <w:spacing w:before="120" w:after="120" w:line="240" w:lineRule="auto"/>
              <w:rPr>
                <w:rFonts w:eastAsia="Calibri" w:cs="Times New Roman"/>
                <w:szCs w:val="24"/>
              </w:rPr>
            </w:pPr>
          </w:p>
          <w:p w14:paraId="554B12A9" w14:textId="77777777" w:rsidR="00122D50" w:rsidRDefault="000C2A6B" w:rsidP="009479A6">
            <w:pPr>
              <w:pStyle w:val="TOC1"/>
            </w:pPr>
            <w:r>
              <w:t xml:space="preserve">For pending order placed within 15 minutes awaiting entry into the Mail Order Pharmacy. Orders awaiting Adjudication and have not formally processed through members insurance refer to </w:t>
            </w:r>
            <w:bookmarkStart w:id="48" w:name="OLE_LINK104"/>
            <w:r w:rsidR="004B0D8A" w:rsidRPr="004B0D8A">
              <w:fldChar w:fldCharType="begin"/>
            </w:r>
            <w:r w:rsidR="006B5AA6">
              <w:instrText>HYPERLINK "https://thesource.cvshealth.com/nuxeo/thesource/" \l "!/view?docid=98a7a9d6-b7fc-4471-9168-f6e3c3d2a14a"</w:instrText>
            </w:r>
            <w:r w:rsidR="004B0D8A" w:rsidRPr="004B0D8A">
              <w:fldChar w:fldCharType="separate"/>
            </w:r>
            <w:r w:rsidR="006B5AA6">
              <w:rPr>
                <w:rStyle w:val="Hyperlink"/>
                <w:rFonts w:eastAsia="Calibri" w:cs="Times New Roman"/>
                <w:szCs w:val="24"/>
              </w:rPr>
              <w:t>Compass - Editing and Cancelling In Process Orders (057232)</w:t>
            </w:r>
            <w:r w:rsidR="004B0D8A" w:rsidRPr="004B0D8A">
              <w:fldChar w:fldCharType="end"/>
            </w:r>
            <w:r w:rsidR="009F5726" w:rsidRPr="004B0D8A">
              <w:t>.</w:t>
            </w:r>
            <w:bookmarkEnd w:id="48"/>
          </w:p>
          <w:p w14:paraId="3C17B0F1" w14:textId="77777777" w:rsidR="005C442C" w:rsidRPr="005C442C" w:rsidRDefault="005C442C" w:rsidP="005C442C">
            <w:r>
              <w:rPr>
                <w:rFonts w:eastAsia="Calibri" w:cs="Times New Roman"/>
                <w:noProof/>
                <w:color w:val="000000"/>
                <w:szCs w:val="24"/>
              </w:rPr>
              <w:drawing>
                <wp:inline distT="0" distB="0" distL="0" distR="0" wp14:anchorId="2C03EDDC" wp14:editId="2DC8EA2A">
                  <wp:extent cx="238095" cy="2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Calibri" w:cs="Times New Roman"/>
                <w:noProof/>
                <w:color w:val="000000"/>
                <w:szCs w:val="24"/>
              </w:rPr>
              <w:t xml:space="preserve"> </w:t>
            </w:r>
            <w:r>
              <w:t xml:space="preserve">If the Rx is in Processing and the caller </w:t>
            </w:r>
            <w:r w:rsidR="00BB3472">
              <w:t>asks</w:t>
            </w:r>
            <w:r>
              <w:t xml:space="preserve"> about updating the shipping address on the order, refer to </w:t>
            </w:r>
            <w:r w:rsidR="00220102">
              <w:t xml:space="preserve">the </w:t>
            </w:r>
            <w:hyperlink w:anchor="_Scenario_Guide" w:history="1">
              <w:r w:rsidR="00220102" w:rsidRPr="00220102">
                <w:rPr>
                  <w:rStyle w:val="Hyperlink"/>
                </w:rPr>
                <w:t>S</w:t>
              </w:r>
              <w:r w:rsidRPr="00220102">
                <w:rPr>
                  <w:rStyle w:val="Hyperlink"/>
                </w:rPr>
                <w:t xml:space="preserve">cenario </w:t>
              </w:r>
              <w:r w:rsidR="00220102" w:rsidRPr="00220102">
                <w:rPr>
                  <w:rStyle w:val="Hyperlink"/>
                </w:rPr>
                <w:t>G</w:t>
              </w:r>
              <w:r w:rsidRPr="00220102">
                <w:rPr>
                  <w:rStyle w:val="Hyperlink"/>
                </w:rPr>
                <w:t>uide</w:t>
              </w:r>
            </w:hyperlink>
            <w:r w:rsidR="00220102">
              <w:t>.</w:t>
            </w:r>
          </w:p>
        </w:tc>
      </w:tr>
      <w:tr w:rsidR="00882754" w:rsidRPr="001325FF" w14:paraId="38E9D328" w14:textId="77777777" w:rsidTr="0096161D">
        <w:tc>
          <w:tcPr>
            <w:tcW w:w="292" w:type="pct"/>
            <w:vMerge/>
          </w:tcPr>
          <w:p w14:paraId="3963F82B" w14:textId="77777777" w:rsidR="000C2A6B" w:rsidRPr="001325FF" w:rsidRDefault="000C2A6B" w:rsidP="00AE17CE">
            <w:pPr>
              <w:spacing w:before="120" w:after="120" w:line="240" w:lineRule="auto"/>
              <w:jc w:val="center"/>
              <w:rPr>
                <w:rFonts w:eastAsia="Calibri" w:cs="Times New Roman"/>
                <w:b/>
                <w:szCs w:val="24"/>
              </w:rPr>
            </w:pPr>
          </w:p>
        </w:tc>
        <w:tc>
          <w:tcPr>
            <w:tcW w:w="635" w:type="pct"/>
            <w:tcBorders>
              <w:left w:val="single" w:sz="4" w:space="0" w:color="auto"/>
              <w:right w:val="single" w:sz="4" w:space="0" w:color="auto"/>
            </w:tcBorders>
          </w:tcPr>
          <w:p w14:paraId="4B345ED0" w14:textId="77777777" w:rsidR="000C2A6B" w:rsidRPr="001325FF" w:rsidRDefault="000C2A6B" w:rsidP="00AE17CE">
            <w:pPr>
              <w:spacing w:before="120" w:after="120" w:line="240" w:lineRule="auto"/>
              <w:rPr>
                <w:rFonts w:eastAsia="Calibri" w:cs="Times New Roman"/>
                <w:szCs w:val="24"/>
              </w:rPr>
            </w:pPr>
            <w:r>
              <w:rPr>
                <w:rFonts w:eastAsia="Calibri" w:cs="Times New Roman"/>
                <w:color w:val="000000"/>
                <w:szCs w:val="24"/>
              </w:rPr>
              <w:t xml:space="preserve">Shipped </w:t>
            </w:r>
          </w:p>
        </w:tc>
        <w:tc>
          <w:tcPr>
            <w:tcW w:w="4073" w:type="pct"/>
            <w:tcBorders>
              <w:left w:val="single" w:sz="4" w:space="0" w:color="auto"/>
              <w:right w:val="single" w:sz="4" w:space="0" w:color="auto"/>
            </w:tcBorders>
          </w:tcPr>
          <w:p w14:paraId="33263F8F" w14:textId="246D853B" w:rsidR="00122D50" w:rsidRDefault="000C2A6B" w:rsidP="00AE17CE">
            <w:pPr>
              <w:spacing w:before="120" w:after="120" w:line="240" w:lineRule="auto"/>
              <w:rPr>
                <w:rFonts w:eastAsia="Calibri" w:cs="Times New Roman"/>
                <w:szCs w:val="24"/>
              </w:rPr>
            </w:pPr>
            <w:r>
              <w:rPr>
                <w:rFonts w:eastAsia="Calibri" w:cs="Times New Roman"/>
                <w:szCs w:val="24"/>
              </w:rPr>
              <w:t xml:space="preserve">The order has been fulfilled and dispatched for shipping. </w:t>
            </w:r>
            <w:r w:rsidR="009650E2">
              <w:rPr>
                <w:rFonts w:eastAsia="Calibri" w:cs="Times New Roman"/>
                <w:szCs w:val="24"/>
              </w:rPr>
              <w:t xml:space="preserve">Click </w:t>
            </w:r>
            <w:r>
              <w:rPr>
                <w:rFonts w:eastAsia="Calibri" w:cs="Times New Roman"/>
                <w:szCs w:val="24"/>
              </w:rPr>
              <w:t xml:space="preserve">the </w:t>
            </w:r>
            <w:r w:rsidR="00C552E3">
              <w:rPr>
                <w:rFonts w:eastAsia="Calibri" w:cs="Times New Roman"/>
                <w:szCs w:val="24"/>
              </w:rPr>
              <w:t>t</w:t>
            </w:r>
            <w:r>
              <w:rPr>
                <w:rFonts w:eastAsia="Calibri" w:cs="Times New Roman"/>
                <w:szCs w:val="24"/>
              </w:rPr>
              <w:t>racking number</w:t>
            </w:r>
            <w:r w:rsidR="009650E2">
              <w:rPr>
                <w:rFonts w:eastAsia="Calibri" w:cs="Times New Roman"/>
                <w:szCs w:val="24"/>
              </w:rPr>
              <w:t xml:space="preserve"> hyperlink</w:t>
            </w:r>
            <w:r>
              <w:rPr>
                <w:rFonts w:eastAsia="Calibri" w:cs="Times New Roman"/>
                <w:szCs w:val="24"/>
              </w:rPr>
              <w:t xml:space="preserve"> to determine shipping date and </w:t>
            </w:r>
            <w:r w:rsidR="009650E2">
              <w:rPr>
                <w:rFonts w:eastAsia="Calibri" w:cs="Times New Roman"/>
                <w:szCs w:val="24"/>
              </w:rPr>
              <w:t>tracking information</w:t>
            </w:r>
            <w:r>
              <w:rPr>
                <w:rFonts w:eastAsia="Calibri" w:cs="Times New Roman"/>
                <w:szCs w:val="24"/>
              </w:rPr>
              <w:t xml:space="preserve">. If no tracking number exists, the order has been </w:t>
            </w:r>
            <w:proofErr w:type="gramStart"/>
            <w:r>
              <w:rPr>
                <w:rFonts w:eastAsia="Calibri" w:cs="Times New Roman"/>
                <w:szCs w:val="24"/>
              </w:rPr>
              <w:t>shipped, but</w:t>
            </w:r>
            <w:proofErr w:type="gramEnd"/>
            <w:r>
              <w:rPr>
                <w:rFonts w:eastAsia="Calibri" w:cs="Times New Roman"/>
                <w:szCs w:val="24"/>
              </w:rPr>
              <w:t xml:space="preserve"> awaiting pick</w:t>
            </w:r>
            <w:r w:rsidR="0040165E">
              <w:rPr>
                <w:rFonts w:eastAsia="Calibri" w:cs="Times New Roman"/>
                <w:szCs w:val="24"/>
              </w:rPr>
              <w:t>-</w:t>
            </w:r>
            <w:r>
              <w:rPr>
                <w:rFonts w:eastAsia="Calibri" w:cs="Times New Roman"/>
                <w:szCs w:val="24"/>
              </w:rPr>
              <w:t>up from the c</w:t>
            </w:r>
            <w:r w:rsidR="004D5D31">
              <w:rPr>
                <w:rFonts w:eastAsia="Calibri" w:cs="Times New Roman"/>
                <w:szCs w:val="24"/>
              </w:rPr>
              <w:t>a</w:t>
            </w:r>
            <w:r>
              <w:rPr>
                <w:rFonts w:eastAsia="Calibri" w:cs="Times New Roman"/>
                <w:szCs w:val="24"/>
              </w:rPr>
              <w:t>r</w:t>
            </w:r>
            <w:r w:rsidR="004D5D31">
              <w:rPr>
                <w:rFonts w:eastAsia="Calibri" w:cs="Times New Roman"/>
                <w:szCs w:val="24"/>
              </w:rPr>
              <w:t>r</w:t>
            </w:r>
            <w:r>
              <w:rPr>
                <w:rFonts w:eastAsia="Calibri" w:cs="Times New Roman"/>
                <w:szCs w:val="24"/>
              </w:rPr>
              <w:t xml:space="preserve">ier. </w:t>
            </w:r>
          </w:p>
          <w:p w14:paraId="59B1D1F6" w14:textId="6877C3F5" w:rsidR="0040165E" w:rsidRPr="001F2A0D" w:rsidRDefault="0040165E" w:rsidP="0040165E">
            <w:pPr>
              <w:spacing w:before="120" w:after="120" w:line="240" w:lineRule="auto"/>
              <w:rPr>
                <w:rFonts w:ascii="Times New Roman" w:eastAsia="Times New Roman" w:hAnsi="Times New Roman" w:cs="Times New Roman"/>
                <w:color w:val="000000" w:themeColor="text1"/>
                <w:sz w:val="27"/>
                <w:szCs w:val="27"/>
              </w:rPr>
            </w:pPr>
            <w:r>
              <w:rPr>
                <w:noProof/>
                <w:color w:val="000000" w:themeColor="text1"/>
                <w:sz w:val="27"/>
                <w:szCs w:val="27"/>
              </w:rPr>
              <w:drawing>
                <wp:inline distT="0" distB="0" distL="0" distR="0" wp14:anchorId="12AC610A" wp14:editId="7A1383BD">
                  <wp:extent cx="248285" cy="222250"/>
                  <wp:effectExtent l="0" t="0" r="0" b="6350"/>
                  <wp:docPr id="1363053298" name="Picture 136305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285" cy="222250"/>
                          </a:xfrm>
                          <a:prstGeom prst="rect">
                            <a:avLst/>
                          </a:prstGeom>
                          <a:noFill/>
                          <a:ln>
                            <a:noFill/>
                          </a:ln>
                        </pic:spPr>
                      </pic:pic>
                    </a:graphicData>
                  </a:graphic>
                </wp:inline>
              </w:drawing>
            </w:r>
            <w:r>
              <w:rPr>
                <w:color w:val="000000"/>
              </w:rPr>
              <w:t xml:space="preserve"> Your order is on the way.</w:t>
            </w:r>
          </w:p>
          <w:p w14:paraId="71ADF055" w14:textId="55A5831E" w:rsidR="0040165E" w:rsidRPr="001325FF" w:rsidRDefault="0040165E" w:rsidP="00AE17CE">
            <w:pPr>
              <w:spacing w:before="120" w:after="120" w:line="240" w:lineRule="auto"/>
              <w:rPr>
                <w:rFonts w:eastAsia="Calibri" w:cs="Times New Roman"/>
                <w:szCs w:val="24"/>
              </w:rPr>
            </w:pPr>
          </w:p>
        </w:tc>
      </w:tr>
      <w:tr w:rsidR="00882754" w:rsidRPr="001325FF" w14:paraId="0FD636A8" w14:textId="77777777" w:rsidTr="0096161D">
        <w:tc>
          <w:tcPr>
            <w:tcW w:w="292" w:type="pct"/>
            <w:vMerge/>
          </w:tcPr>
          <w:p w14:paraId="7D567D1E" w14:textId="77777777" w:rsidR="0040165E" w:rsidRPr="001325FF" w:rsidRDefault="0040165E" w:rsidP="00AE17CE">
            <w:pPr>
              <w:spacing w:before="120" w:after="120" w:line="240" w:lineRule="auto"/>
              <w:jc w:val="center"/>
              <w:rPr>
                <w:rFonts w:eastAsia="Calibri" w:cs="Times New Roman"/>
                <w:b/>
                <w:szCs w:val="24"/>
              </w:rPr>
            </w:pPr>
          </w:p>
        </w:tc>
        <w:tc>
          <w:tcPr>
            <w:tcW w:w="635" w:type="pct"/>
            <w:tcBorders>
              <w:left w:val="single" w:sz="4" w:space="0" w:color="auto"/>
              <w:right w:val="single" w:sz="4" w:space="0" w:color="auto"/>
            </w:tcBorders>
          </w:tcPr>
          <w:p w14:paraId="7A0AF50F" w14:textId="30A41DAC" w:rsidR="0040165E" w:rsidRDefault="0040165E" w:rsidP="00AE17CE">
            <w:pPr>
              <w:spacing w:before="120" w:after="120" w:line="240" w:lineRule="auto"/>
              <w:rPr>
                <w:rFonts w:eastAsia="Calibri" w:cs="Times New Roman"/>
                <w:color w:val="000000"/>
                <w:szCs w:val="24"/>
              </w:rPr>
            </w:pPr>
            <w:r>
              <w:rPr>
                <w:rFonts w:eastAsia="Calibri" w:cs="Times New Roman"/>
                <w:color w:val="000000"/>
                <w:szCs w:val="24"/>
              </w:rPr>
              <w:t>Pending Carrier Pickup</w:t>
            </w:r>
          </w:p>
        </w:tc>
        <w:tc>
          <w:tcPr>
            <w:tcW w:w="4073" w:type="pct"/>
            <w:tcBorders>
              <w:left w:val="single" w:sz="4" w:space="0" w:color="auto"/>
              <w:right w:val="single" w:sz="4" w:space="0" w:color="auto"/>
            </w:tcBorders>
          </w:tcPr>
          <w:p w14:paraId="68BB8A72" w14:textId="689B4351" w:rsidR="0040165E" w:rsidRDefault="0040165E" w:rsidP="00AE17CE">
            <w:pPr>
              <w:spacing w:before="120" w:after="120" w:line="240" w:lineRule="auto"/>
              <w:rPr>
                <w:rFonts w:eastAsia="Calibri" w:cs="Times New Roman"/>
                <w:szCs w:val="24"/>
              </w:rPr>
            </w:pPr>
            <w:r>
              <w:rPr>
                <w:rFonts w:eastAsia="Calibri" w:cs="Times New Roman"/>
                <w:szCs w:val="24"/>
              </w:rPr>
              <w:t xml:space="preserve">The order has been fulfilled and dispatched for shipping. Click the tracking number hyperlink to determine shipping date and tracking information. If no tracking number exists, the order has been shipped but is awaiting pick-up from the carrier. </w:t>
            </w:r>
          </w:p>
          <w:p w14:paraId="27726773" w14:textId="77777777" w:rsidR="0040165E" w:rsidRDefault="0040165E" w:rsidP="00AE17CE">
            <w:pPr>
              <w:spacing w:before="120" w:after="120" w:line="240" w:lineRule="auto"/>
              <w:rPr>
                <w:rFonts w:eastAsia="Calibri" w:cs="Times New Roman"/>
                <w:szCs w:val="24"/>
              </w:rPr>
            </w:pPr>
          </w:p>
          <w:p w14:paraId="7DBB270E" w14:textId="29D73A36" w:rsidR="0040165E" w:rsidRPr="0040165E" w:rsidRDefault="0040165E" w:rsidP="00AE17CE">
            <w:pPr>
              <w:spacing w:before="120" w:after="120" w:line="240" w:lineRule="auto"/>
              <w:rPr>
                <w:rFonts w:ascii="Times New Roman" w:eastAsia="Times New Roman" w:hAnsi="Times New Roman" w:cs="Times New Roman"/>
                <w:color w:val="000000" w:themeColor="text1"/>
                <w:sz w:val="27"/>
                <w:szCs w:val="27"/>
              </w:rPr>
            </w:pPr>
            <w:r>
              <w:rPr>
                <w:noProof/>
                <w:color w:val="000000" w:themeColor="text1"/>
                <w:sz w:val="27"/>
                <w:szCs w:val="27"/>
              </w:rPr>
              <w:drawing>
                <wp:inline distT="0" distB="0" distL="0" distR="0" wp14:anchorId="2FF4CE47" wp14:editId="5D9A34E9">
                  <wp:extent cx="248285" cy="222250"/>
                  <wp:effectExtent l="0" t="0" r="0" b="6350"/>
                  <wp:docPr id="311576549" name="Picture 31157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285" cy="222250"/>
                          </a:xfrm>
                          <a:prstGeom prst="rect">
                            <a:avLst/>
                          </a:prstGeom>
                          <a:noFill/>
                          <a:ln>
                            <a:noFill/>
                          </a:ln>
                        </pic:spPr>
                      </pic:pic>
                    </a:graphicData>
                  </a:graphic>
                </wp:inline>
              </w:drawing>
            </w:r>
            <w:r>
              <w:rPr>
                <w:color w:val="000000"/>
              </w:rPr>
              <w:t xml:space="preserve"> Your order is being prepared for shipping.</w:t>
            </w:r>
          </w:p>
        </w:tc>
      </w:tr>
      <w:tr w:rsidR="00882754" w:rsidRPr="001325FF" w14:paraId="2EEF083C" w14:textId="77777777" w:rsidTr="0096161D">
        <w:tc>
          <w:tcPr>
            <w:tcW w:w="292" w:type="pct"/>
            <w:vMerge/>
          </w:tcPr>
          <w:p w14:paraId="27FB742B" w14:textId="77777777" w:rsidR="000C2A6B" w:rsidRPr="001325FF" w:rsidRDefault="000C2A6B" w:rsidP="00AE17CE">
            <w:pPr>
              <w:spacing w:before="120" w:after="120" w:line="240" w:lineRule="auto"/>
              <w:jc w:val="center"/>
              <w:rPr>
                <w:rFonts w:eastAsia="Calibri" w:cs="Times New Roman"/>
                <w:b/>
                <w:szCs w:val="24"/>
              </w:rPr>
            </w:pPr>
          </w:p>
        </w:tc>
        <w:tc>
          <w:tcPr>
            <w:tcW w:w="635" w:type="pct"/>
            <w:tcBorders>
              <w:left w:val="single" w:sz="4" w:space="0" w:color="auto"/>
              <w:right w:val="single" w:sz="4" w:space="0" w:color="auto"/>
            </w:tcBorders>
          </w:tcPr>
          <w:p w14:paraId="74A464BE" w14:textId="77777777" w:rsidR="000C2A6B" w:rsidRPr="001325FF" w:rsidRDefault="000C2A6B" w:rsidP="00AE17CE">
            <w:pPr>
              <w:spacing w:before="120" w:after="120" w:line="240" w:lineRule="auto"/>
              <w:rPr>
                <w:rFonts w:eastAsia="Calibri" w:cs="Times New Roman"/>
                <w:szCs w:val="24"/>
              </w:rPr>
            </w:pPr>
            <w:r>
              <w:rPr>
                <w:rFonts w:eastAsia="Calibri" w:cs="Times New Roman"/>
                <w:color w:val="000000"/>
                <w:szCs w:val="24"/>
              </w:rPr>
              <w:t xml:space="preserve">Rejected </w:t>
            </w:r>
          </w:p>
        </w:tc>
        <w:tc>
          <w:tcPr>
            <w:tcW w:w="4073" w:type="pct"/>
            <w:tcBorders>
              <w:left w:val="single" w:sz="4" w:space="0" w:color="auto"/>
              <w:right w:val="single" w:sz="4" w:space="0" w:color="auto"/>
            </w:tcBorders>
          </w:tcPr>
          <w:p w14:paraId="61B9C608" w14:textId="77777777" w:rsidR="00122D50" w:rsidRPr="001325FF" w:rsidRDefault="000C2A6B" w:rsidP="00AE17CE">
            <w:pPr>
              <w:spacing w:before="120" w:after="120" w:line="240" w:lineRule="auto"/>
              <w:rPr>
                <w:rFonts w:eastAsia="Calibri" w:cs="Times New Roman"/>
                <w:szCs w:val="24"/>
              </w:rPr>
            </w:pPr>
            <w:r>
              <w:rPr>
                <w:rFonts w:eastAsia="Calibri" w:cs="Times New Roman"/>
                <w:szCs w:val="24"/>
              </w:rPr>
              <w:t xml:space="preserve">The claim was </w:t>
            </w:r>
            <w:proofErr w:type="gramStart"/>
            <w:r>
              <w:rPr>
                <w:rFonts w:eastAsia="Calibri" w:cs="Times New Roman"/>
                <w:szCs w:val="24"/>
              </w:rPr>
              <w:t>adjudicated</w:t>
            </w:r>
            <w:proofErr w:type="gramEnd"/>
            <w:r>
              <w:rPr>
                <w:rFonts w:eastAsia="Calibri" w:cs="Times New Roman"/>
                <w:szCs w:val="24"/>
              </w:rPr>
              <w:t xml:space="preserve"> but could not be fulfilled. </w:t>
            </w:r>
          </w:p>
        </w:tc>
      </w:tr>
      <w:tr w:rsidR="00882754" w:rsidRPr="001325FF" w14:paraId="6F2E0548" w14:textId="77777777" w:rsidTr="0096161D">
        <w:tc>
          <w:tcPr>
            <w:tcW w:w="292" w:type="pct"/>
            <w:vMerge/>
          </w:tcPr>
          <w:p w14:paraId="231BABC8" w14:textId="77777777" w:rsidR="000C2A6B" w:rsidRPr="001325FF" w:rsidRDefault="000C2A6B" w:rsidP="00AE17CE">
            <w:pPr>
              <w:spacing w:before="120" w:after="120" w:line="240" w:lineRule="auto"/>
              <w:jc w:val="center"/>
              <w:rPr>
                <w:rFonts w:eastAsia="Calibri" w:cs="Times New Roman"/>
                <w:b/>
                <w:szCs w:val="24"/>
              </w:rPr>
            </w:pPr>
          </w:p>
        </w:tc>
        <w:tc>
          <w:tcPr>
            <w:tcW w:w="635" w:type="pct"/>
            <w:tcBorders>
              <w:left w:val="single" w:sz="4" w:space="0" w:color="auto"/>
              <w:right w:val="single" w:sz="4" w:space="0" w:color="auto"/>
            </w:tcBorders>
          </w:tcPr>
          <w:p w14:paraId="7799E428" w14:textId="77777777" w:rsidR="000C2A6B" w:rsidRDefault="000C2A6B" w:rsidP="00AE17CE">
            <w:pPr>
              <w:spacing w:before="120" w:after="120" w:line="240" w:lineRule="auto"/>
              <w:rPr>
                <w:rFonts w:ascii="Times New Roman" w:eastAsia="Times New Roman" w:hAnsi="Times New Roman" w:cs="Times New Roman"/>
                <w:color w:val="000000"/>
                <w:sz w:val="27"/>
                <w:szCs w:val="27"/>
              </w:rPr>
            </w:pPr>
            <w:r>
              <w:rPr>
                <w:rFonts w:eastAsia="Times New Roman" w:cs="Times New Roman"/>
                <w:color w:val="000000"/>
                <w:szCs w:val="24"/>
              </w:rPr>
              <w:t>Future Fill</w:t>
            </w:r>
          </w:p>
          <w:p w14:paraId="65D2BDD4" w14:textId="77777777" w:rsidR="000C2A6B" w:rsidRPr="001325FF" w:rsidRDefault="000C2A6B" w:rsidP="516976A0">
            <w:pPr>
              <w:spacing w:before="120" w:after="120" w:line="240" w:lineRule="auto"/>
              <w:rPr>
                <w:rFonts w:eastAsia="Calibri" w:cs="Times New Roman"/>
              </w:rPr>
            </w:pPr>
          </w:p>
          <w:p w14:paraId="60C94C0D" w14:textId="77777777" w:rsidR="000C2A6B" w:rsidRPr="001325FF" w:rsidRDefault="000C2A6B" w:rsidP="516976A0">
            <w:pPr>
              <w:spacing w:before="120" w:after="120" w:line="240" w:lineRule="auto"/>
              <w:rPr>
                <w:rFonts w:eastAsia="Calibri" w:cs="Times New Roman"/>
              </w:rPr>
            </w:pPr>
          </w:p>
        </w:tc>
        <w:tc>
          <w:tcPr>
            <w:tcW w:w="4073" w:type="pct"/>
            <w:tcBorders>
              <w:left w:val="single" w:sz="4" w:space="0" w:color="auto"/>
              <w:right w:val="single" w:sz="4" w:space="0" w:color="auto"/>
            </w:tcBorders>
          </w:tcPr>
          <w:p w14:paraId="257766FD" w14:textId="40E0F18D" w:rsidR="4EF68CB5" w:rsidRDefault="4EF68CB5" w:rsidP="516976A0">
            <w:pPr>
              <w:spacing w:before="120" w:after="120" w:line="240" w:lineRule="auto"/>
              <w:rPr>
                <w:rFonts w:eastAsia="Times New Roman" w:cs="Times New Roman"/>
                <w:color w:val="000000" w:themeColor="text1"/>
              </w:rPr>
            </w:pPr>
            <w:r w:rsidRPr="516976A0">
              <w:rPr>
                <w:rFonts w:eastAsia="Times New Roman" w:cs="Times New Roman"/>
                <w:color w:val="000000" w:themeColor="text1"/>
              </w:rPr>
              <w:t xml:space="preserve">If an order contains one or more prescriptions that are too early to process, it </w:t>
            </w:r>
            <w:r w:rsidR="00DE77C7">
              <w:rPr>
                <w:rFonts w:eastAsia="Times New Roman" w:cs="Times New Roman"/>
                <w:color w:val="000000" w:themeColor="text1"/>
              </w:rPr>
              <w:t>is</w:t>
            </w:r>
            <w:r w:rsidRPr="516976A0">
              <w:rPr>
                <w:rFonts w:eastAsia="Times New Roman" w:cs="Times New Roman"/>
                <w:color w:val="000000" w:themeColor="text1"/>
              </w:rPr>
              <w:t xml:space="preserve"> held in the Future Fill queue until the prescription(s) </w:t>
            </w:r>
            <w:r w:rsidR="00B76300">
              <w:rPr>
                <w:rFonts w:eastAsia="Times New Roman" w:cs="Times New Roman"/>
                <w:color w:val="000000" w:themeColor="text1"/>
              </w:rPr>
              <w:t>is</w:t>
            </w:r>
            <w:r w:rsidRPr="516976A0">
              <w:rPr>
                <w:rFonts w:eastAsia="Times New Roman" w:cs="Times New Roman"/>
                <w:color w:val="000000" w:themeColor="text1"/>
              </w:rPr>
              <w:t xml:space="preserve"> ready to be processed.</w:t>
            </w:r>
          </w:p>
          <w:p w14:paraId="4BEADE6C" w14:textId="2753E24F" w:rsidR="00622447" w:rsidRDefault="0040165E" w:rsidP="516976A0">
            <w:pPr>
              <w:spacing w:before="120" w:after="120" w:line="240" w:lineRule="auto"/>
              <w:rPr>
                <w:rFonts w:ascii="Times New Roman" w:eastAsia="Times New Roman" w:hAnsi="Times New Roman" w:cs="Times New Roman"/>
                <w:color w:val="000000" w:themeColor="text1"/>
                <w:sz w:val="27"/>
                <w:szCs w:val="27"/>
              </w:rPr>
            </w:pPr>
            <w:r>
              <w:rPr>
                <w:noProof/>
                <w:color w:val="000000" w:themeColor="text1"/>
                <w:sz w:val="27"/>
                <w:szCs w:val="27"/>
              </w:rPr>
              <w:drawing>
                <wp:inline distT="0" distB="0" distL="0" distR="0" wp14:anchorId="231923C2" wp14:editId="167DA03F">
                  <wp:extent cx="248285" cy="222250"/>
                  <wp:effectExtent l="0" t="0" r="0" b="6350"/>
                  <wp:docPr id="759950913" name="Picture 75995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285" cy="222250"/>
                          </a:xfrm>
                          <a:prstGeom prst="rect">
                            <a:avLst/>
                          </a:prstGeom>
                          <a:noFill/>
                          <a:ln>
                            <a:noFill/>
                          </a:ln>
                        </pic:spPr>
                      </pic:pic>
                    </a:graphicData>
                  </a:graphic>
                </wp:inline>
              </w:drawing>
            </w:r>
            <w:r>
              <w:rPr>
                <w:color w:val="000000"/>
              </w:rPr>
              <w:t xml:space="preserve"> Your order will be filled on a later date.</w:t>
            </w:r>
          </w:p>
          <w:p w14:paraId="69B466F9" w14:textId="77777777" w:rsidR="001A30E7" w:rsidRDefault="001A30E7" w:rsidP="1F623BC9">
            <w:pPr>
              <w:spacing w:before="120" w:after="120" w:line="240" w:lineRule="auto"/>
              <w:rPr>
                <w:rFonts w:eastAsia="Calibri" w:cs="Times New Roman"/>
                <w:b/>
                <w:bCs/>
              </w:rPr>
            </w:pPr>
          </w:p>
          <w:p w14:paraId="3071463C" w14:textId="43D945D9" w:rsidR="00122D50" w:rsidRPr="00C552E3" w:rsidRDefault="000C2A6B" w:rsidP="1F623BC9">
            <w:pPr>
              <w:spacing w:before="120" w:after="120" w:line="240" w:lineRule="auto"/>
              <w:rPr>
                <w:rFonts w:eastAsia="Calibri" w:cs="Times New Roman"/>
                <w:color w:val="000000" w:themeColor="text1"/>
              </w:rPr>
            </w:pPr>
            <w:r w:rsidRPr="1F623BC9">
              <w:rPr>
                <w:rFonts w:eastAsia="Calibri" w:cs="Times New Roman"/>
                <w:b/>
                <w:bCs/>
              </w:rPr>
              <w:t>Note</w:t>
            </w:r>
            <w:r w:rsidR="00AE68B7">
              <w:rPr>
                <w:rFonts w:eastAsia="Calibri" w:cs="Times New Roman"/>
                <w:b/>
                <w:bCs/>
              </w:rPr>
              <w:t xml:space="preserve">: </w:t>
            </w:r>
            <w:r w:rsidRPr="1F623BC9">
              <w:rPr>
                <w:rFonts w:eastAsia="Calibri" w:cs="Times New Roman"/>
                <w:color w:val="000000" w:themeColor="text1"/>
              </w:rPr>
              <w:t>Controlled medications are excluded from the Future Fill process. Any controlled medication prescriptions that are too early to fill will be returned to the member.</w:t>
            </w:r>
          </w:p>
          <w:p w14:paraId="04A03229" w14:textId="01A4B8ED" w:rsidR="00122D50" w:rsidRPr="00EE190F" w:rsidRDefault="54BDE3BB" w:rsidP="008A095D">
            <w:pPr>
              <w:pStyle w:val="ListParagraph"/>
              <w:numPr>
                <w:ilvl w:val="0"/>
                <w:numId w:val="33"/>
              </w:numPr>
              <w:spacing w:before="120" w:after="120" w:line="240" w:lineRule="auto"/>
              <w:rPr>
                <w:rFonts w:eastAsia="Calibri" w:cs="Times New Roman"/>
                <w:color w:val="000000" w:themeColor="text1"/>
              </w:rPr>
            </w:pPr>
            <w:r w:rsidRPr="00EE190F">
              <w:rPr>
                <w:rFonts w:eastAsia="Calibri" w:cs="Times New Roman"/>
                <w:color w:val="000000" w:themeColor="text1"/>
              </w:rPr>
              <w:t xml:space="preserve">Rejected </w:t>
            </w:r>
            <w:proofErr w:type="spellStart"/>
            <w:r w:rsidRPr="00EE190F">
              <w:rPr>
                <w:rFonts w:eastAsia="Calibri" w:cs="Times New Roman"/>
                <w:color w:val="000000" w:themeColor="text1"/>
              </w:rPr>
              <w:t>RBP</w:t>
            </w:r>
            <w:proofErr w:type="spellEnd"/>
            <w:r w:rsidR="00C17536">
              <w:rPr>
                <w:rFonts w:eastAsia="Calibri" w:cs="Times New Roman"/>
                <w:color w:val="000000" w:themeColor="text1"/>
              </w:rPr>
              <w:t xml:space="preserve"> (Returned by Patient)</w:t>
            </w:r>
          </w:p>
          <w:p w14:paraId="10B0F184" w14:textId="77777777" w:rsidR="00122D50" w:rsidRPr="00EE190F" w:rsidRDefault="1E9D6426" w:rsidP="008A095D">
            <w:pPr>
              <w:pStyle w:val="ListParagraph"/>
              <w:numPr>
                <w:ilvl w:val="0"/>
                <w:numId w:val="33"/>
              </w:numPr>
              <w:spacing w:before="120" w:after="120" w:line="240" w:lineRule="auto"/>
              <w:rPr>
                <w:rFonts w:eastAsia="Calibri" w:cs="Times New Roman"/>
                <w:color w:val="000000"/>
              </w:rPr>
            </w:pPr>
            <w:r w:rsidRPr="00EE190F">
              <w:rPr>
                <w:rFonts w:eastAsia="Calibri" w:cs="Times New Roman"/>
                <w:color w:val="000000" w:themeColor="text1"/>
              </w:rPr>
              <w:t xml:space="preserve">Previously shipped </w:t>
            </w:r>
            <w:proofErr w:type="gramStart"/>
            <w:r w:rsidRPr="00EE190F">
              <w:rPr>
                <w:rFonts w:eastAsia="Calibri" w:cs="Times New Roman"/>
                <w:color w:val="000000" w:themeColor="text1"/>
              </w:rPr>
              <w:t>order</w:t>
            </w:r>
            <w:proofErr w:type="gramEnd"/>
            <w:r w:rsidRPr="00EE190F">
              <w:rPr>
                <w:rFonts w:eastAsia="Calibri" w:cs="Times New Roman"/>
                <w:color w:val="000000" w:themeColor="text1"/>
              </w:rPr>
              <w:t xml:space="preserve"> that </w:t>
            </w:r>
            <w:proofErr w:type="gramStart"/>
            <w:r w:rsidRPr="00EE190F">
              <w:rPr>
                <w:rFonts w:eastAsia="Calibri" w:cs="Times New Roman"/>
                <w:color w:val="000000" w:themeColor="text1"/>
              </w:rPr>
              <w:t>has</w:t>
            </w:r>
            <w:proofErr w:type="gramEnd"/>
            <w:r w:rsidRPr="00EE190F">
              <w:rPr>
                <w:rFonts w:eastAsia="Calibri" w:cs="Times New Roman"/>
                <w:color w:val="000000" w:themeColor="text1"/>
              </w:rPr>
              <w:t xml:space="preserve"> been returned by </w:t>
            </w:r>
            <w:proofErr w:type="gramStart"/>
            <w:r w:rsidRPr="00EE190F">
              <w:rPr>
                <w:rFonts w:eastAsia="Calibri" w:cs="Times New Roman"/>
                <w:color w:val="000000" w:themeColor="text1"/>
              </w:rPr>
              <w:t>patient</w:t>
            </w:r>
            <w:proofErr w:type="gramEnd"/>
            <w:r w:rsidRPr="00EE190F">
              <w:rPr>
                <w:rFonts w:eastAsia="Calibri" w:cs="Times New Roman"/>
                <w:color w:val="000000" w:themeColor="text1"/>
              </w:rPr>
              <w:t xml:space="preserve">. Check comments for </w:t>
            </w:r>
            <w:proofErr w:type="gramStart"/>
            <w:r w:rsidRPr="00EE190F">
              <w:rPr>
                <w:rFonts w:eastAsia="Calibri" w:cs="Times New Roman"/>
                <w:color w:val="000000" w:themeColor="text1"/>
              </w:rPr>
              <w:t>a Returned</w:t>
            </w:r>
            <w:proofErr w:type="gramEnd"/>
            <w:r w:rsidRPr="00EE190F">
              <w:rPr>
                <w:rFonts w:eastAsia="Calibri" w:cs="Times New Roman"/>
                <w:color w:val="000000" w:themeColor="text1"/>
              </w:rPr>
              <w:t xml:space="preserve"> Goods Materials</w:t>
            </w:r>
            <w:r w:rsidR="335CDF83" w:rsidRPr="00EE190F">
              <w:rPr>
                <w:rFonts w:eastAsia="Calibri" w:cs="Times New Roman"/>
                <w:color w:val="000000" w:themeColor="text1"/>
              </w:rPr>
              <w:t>.</w:t>
            </w:r>
          </w:p>
        </w:tc>
      </w:tr>
      <w:tr w:rsidR="00882754" w:rsidRPr="001325FF" w14:paraId="612D5082" w14:textId="77777777" w:rsidTr="0096161D">
        <w:tc>
          <w:tcPr>
            <w:tcW w:w="292" w:type="pct"/>
            <w:vMerge/>
          </w:tcPr>
          <w:p w14:paraId="538D7B10" w14:textId="77777777" w:rsidR="000C2A6B" w:rsidRPr="001325FF" w:rsidRDefault="000C2A6B" w:rsidP="00AE17CE">
            <w:pPr>
              <w:spacing w:before="120" w:after="120" w:line="240" w:lineRule="auto"/>
              <w:jc w:val="center"/>
              <w:rPr>
                <w:rFonts w:eastAsia="Calibri" w:cs="Times New Roman"/>
                <w:b/>
                <w:szCs w:val="24"/>
              </w:rPr>
            </w:pPr>
          </w:p>
        </w:tc>
        <w:tc>
          <w:tcPr>
            <w:tcW w:w="635" w:type="pct"/>
            <w:tcBorders>
              <w:left w:val="single" w:sz="4" w:space="0" w:color="auto"/>
              <w:bottom w:val="single" w:sz="4" w:space="0" w:color="auto"/>
              <w:right w:val="single" w:sz="4" w:space="0" w:color="auto"/>
            </w:tcBorders>
          </w:tcPr>
          <w:p w14:paraId="75B701D5" w14:textId="77777777" w:rsidR="000C2A6B" w:rsidRPr="001325FF" w:rsidRDefault="000C2A6B" w:rsidP="00AE17CE">
            <w:pPr>
              <w:spacing w:before="120" w:after="120" w:line="240" w:lineRule="auto"/>
              <w:rPr>
                <w:rFonts w:eastAsia="Calibri" w:cs="Times New Roman"/>
                <w:szCs w:val="24"/>
              </w:rPr>
            </w:pPr>
            <w:r>
              <w:rPr>
                <w:rFonts w:eastAsia="Times New Roman" w:cs="Times New Roman"/>
                <w:color w:val="000000"/>
                <w:szCs w:val="24"/>
              </w:rPr>
              <w:t>Moved</w:t>
            </w:r>
          </w:p>
        </w:tc>
        <w:tc>
          <w:tcPr>
            <w:tcW w:w="4073" w:type="pct"/>
            <w:tcBorders>
              <w:left w:val="single" w:sz="4" w:space="0" w:color="auto"/>
              <w:bottom w:val="single" w:sz="4" w:space="0" w:color="auto"/>
              <w:right w:val="single" w:sz="4" w:space="0" w:color="auto"/>
            </w:tcBorders>
          </w:tcPr>
          <w:p w14:paraId="08CE2D3C" w14:textId="77777777" w:rsidR="000C2A6B" w:rsidRPr="00C552E3" w:rsidRDefault="000C2A6B" w:rsidP="00AE17CE">
            <w:pPr>
              <w:spacing w:before="120" w:after="120" w:line="240" w:lineRule="auto"/>
              <w:rPr>
                <w:rFonts w:ascii="Times New Roman" w:eastAsia="Times New Roman" w:hAnsi="Times New Roman" w:cs="Times New Roman"/>
                <w:color w:val="000000"/>
                <w:szCs w:val="24"/>
              </w:rPr>
            </w:pPr>
            <w:proofErr w:type="gramStart"/>
            <w:r>
              <w:rPr>
                <w:rFonts w:eastAsia="Times New Roman" w:cs="Times New Roman"/>
                <w:color w:val="000000"/>
                <w:szCs w:val="24"/>
              </w:rPr>
              <w:t>Prescription</w:t>
            </w:r>
            <w:proofErr w:type="gramEnd"/>
            <w:r>
              <w:rPr>
                <w:rFonts w:eastAsia="Times New Roman" w:cs="Times New Roman"/>
                <w:color w:val="000000"/>
                <w:szCs w:val="24"/>
              </w:rPr>
              <w:t xml:space="preserve"> was moved to another order. Check for a newer order for the medication. It should have the same prescription number.</w:t>
            </w:r>
          </w:p>
          <w:p w14:paraId="68AA1D27" w14:textId="77777777" w:rsidR="000C2A6B" w:rsidRPr="00C552E3" w:rsidRDefault="000C2A6B" w:rsidP="009479A6">
            <w:pPr>
              <w:pStyle w:val="TOC1"/>
              <w:rPr>
                <w:rFonts w:ascii="Times New Roman" w:hAnsi="Times New Roman"/>
              </w:rPr>
            </w:pPr>
            <w:r>
              <w:t>If the member was expecting multiple prescriptions in one order, let them know that they will receive two (or more) shipments.</w:t>
            </w:r>
          </w:p>
        </w:tc>
      </w:tr>
      <w:tr w:rsidR="001325FF" w:rsidRPr="001325FF" w14:paraId="38E4B20A" w14:textId="77777777" w:rsidTr="0096161D">
        <w:tc>
          <w:tcPr>
            <w:tcW w:w="292" w:type="pct"/>
            <w:tcBorders>
              <w:top w:val="single" w:sz="4" w:space="0" w:color="auto"/>
              <w:left w:val="single" w:sz="4" w:space="0" w:color="auto"/>
              <w:bottom w:val="single" w:sz="4" w:space="0" w:color="auto"/>
              <w:right w:val="single" w:sz="4" w:space="0" w:color="auto"/>
            </w:tcBorders>
            <w:hideMark/>
          </w:tcPr>
          <w:p w14:paraId="22768849" w14:textId="77777777" w:rsidR="001325FF" w:rsidRPr="001325FF" w:rsidRDefault="001325FF" w:rsidP="00AE17CE">
            <w:pPr>
              <w:spacing w:before="120" w:after="120" w:line="240" w:lineRule="auto"/>
              <w:jc w:val="center"/>
              <w:rPr>
                <w:rFonts w:eastAsia="Calibri" w:cs="Times New Roman"/>
                <w:b/>
                <w:szCs w:val="24"/>
              </w:rPr>
            </w:pPr>
            <w:r w:rsidRPr="001325FF">
              <w:rPr>
                <w:rFonts w:eastAsia="Calibri" w:cs="Times New Roman"/>
                <w:b/>
                <w:szCs w:val="24"/>
              </w:rPr>
              <w:t>2</w:t>
            </w:r>
          </w:p>
        </w:tc>
        <w:tc>
          <w:tcPr>
            <w:tcW w:w="4708" w:type="pct"/>
            <w:gridSpan w:val="2"/>
            <w:tcBorders>
              <w:top w:val="single" w:sz="4" w:space="0" w:color="auto"/>
              <w:left w:val="single" w:sz="4" w:space="0" w:color="auto"/>
              <w:bottom w:val="single" w:sz="4" w:space="0" w:color="auto"/>
              <w:right w:val="single" w:sz="4" w:space="0" w:color="auto"/>
            </w:tcBorders>
          </w:tcPr>
          <w:p w14:paraId="38571211" w14:textId="77777777" w:rsidR="00CA4EC3" w:rsidRPr="00CA4EC3" w:rsidRDefault="001325FF" w:rsidP="00AE17CE">
            <w:pPr>
              <w:spacing w:before="120" w:after="120" w:line="240" w:lineRule="auto"/>
              <w:rPr>
                <w:rFonts w:eastAsia="Calibri" w:cs="Times New Roman"/>
                <w:b/>
                <w:bCs/>
                <w:color w:val="000000"/>
                <w:szCs w:val="24"/>
              </w:rPr>
            </w:pPr>
            <w:bookmarkStart w:id="49" w:name="OLE_LINK95"/>
            <w:r w:rsidRPr="001325FF">
              <w:rPr>
                <w:rFonts w:eastAsia="Calibri" w:cs="Times New Roman"/>
                <w:color w:val="000000"/>
                <w:szCs w:val="24"/>
              </w:rPr>
              <w:t>Review the list of results displayed under the </w:t>
            </w:r>
            <w:r w:rsidRPr="001325FF">
              <w:rPr>
                <w:rFonts w:eastAsia="Calibri" w:cs="Times New Roman"/>
                <w:b/>
                <w:bCs/>
                <w:color w:val="000000"/>
                <w:szCs w:val="24"/>
              </w:rPr>
              <w:t>Rx #</w:t>
            </w:r>
            <w:r w:rsidRPr="001325FF">
              <w:rPr>
                <w:rFonts w:eastAsia="Calibri" w:cs="Times New Roman"/>
                <w:color w:val="000000"/>
                <w:szCs w:val="24"/>
              </w:rPr>
              <w:t xml:space="preserve"> column in the Claims Table, then click the desired </w:t>
            </w:r>
            <w:r w:rsidRPr="001325FF">
              <w:rPr>
                <w:rFonts w:eastAsia="Calibri" w:cs="Times New Roman"/>
                <w:b/>
                <w:bCs/>
                <w:color w:val="000000"/>
                <w:szCs w:val="24"/>
              </w:rPr>
              <w:t>Prescription Number</w:t>
            </w:r>
            <w:r w:rsidRPr="001325FF">
              <w:rPr>
                <w:rFonts w:eastAsia="Calibri" w:cs="Times New Roman"/>
                <w:color w:val="000000"/>
                <w:szCs w:val="24"/>
              </w:rPr>
              <w:t> hyperlink to view the prescription and prescription details.</w:t>
            </w:r>
          </w:p>
          <w:bookmarkEnd w:id="49"/>
          <w:p w14:paraId="7F5CDCD4" w14:textId="77777777" w:rsidR="001325FF" w:rsidRDefault="001325FF" w:rsidP="00AE17CE">
            <w:pPr>
              <w:spacing w:before="120" w:after="120" w:line="240" w:lineRule="auto"/>
              <w:rPr>
                <w:rFonts w:eastAsia="Calibri" w:cs="Times New Roman"/>
                <w:color w:val="000000"/>
              </w:rPr>
            </w:pPr>
          </w:p>
          <w:p w14:paraId="2890BC3C" w14:textId="77777777" w:rsidR="001325FF" w:rsidRPr="001325FF" w:rsidRDefault="00F03322" w:rsidP="00AE17CE">
            <w:pPr>
              <w:spacing w:before="120" w:after="120" w:line="240" w:lineRule="auto"/>
              <w:jc w:val="center"/>
              <w:rPr>
                <w:rFonts w:eastAsia="Calibri" w:cs="Times New Roman"/>
                <w:color w:val="000000"/>
              </w:rPr>
            </w:pPr>
            <w:bookmarkStart w:id="50" w:name="OLE_LINK82"/>
            <w:r>
              <w:rPr>
                <w:noProof/>
              </w:rPr>
              <w:drawing>
                <wp:inline distT="0" distB="0" distL="0" distR="0" wp14:anchorId="0F1C208E" wp14:editId="789FEFA5">
                  <wp:extent cx="7315200" cy="2901974"/>
                  <wp:effectExtent l="0" t="0" r="0" b="0"/>
                  <wp:docPr id="18480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1800" name=""/>
                          <pic:cNvPicPr/>
                        </pic:nvPicPr>
                        <pic:blipFill>
                          <a:blip r:embed="rId32"/>
                          <a:stretch>
                            <a:fillRect/>
                          </a:stretch>
                        </pic:blipFill>
                        <pic:spPr>
                          <a:xfrm>
                            <a:off x="0" y="0"/>
                            <a:ext cx="7315200" cy="2901974"/>
                          </a:xfrm>
                          <a:prstGeom prst="rect">
                            <a:avLst/>
                          </a:prstGeom>
                        </pic:spPr>
                      </pic:pic>
                    </a:graphicData>
                  </a:graphic>
                </wp:inline>
              </w:drawing>
            </w:r>
          </w:p>
          <w:bookmarkEnd w:id="50"/>
          <w:p w14:paraId="53921027" w14:textId="77777777" w:rsidR="001325FF" w:rsidRPr="001325FF" w:rsidRDefault="001325FF" w:rsidP="00AE17CE">
            <w:pPr>
              <w:spacing w:before="120" w:after="120" w:line="240" w:lineRule="auto"/>
              <w:jc w:val="center"/>
              <w:rPr>
                <w:rFonts w:eastAsia="Calibri" w:cs="Times New Roman"/>
                <w:color w:val="000000"/>
              </w:rPr>
            </w:pPr>
          </w:p>
          <w:p w14:paraId="25829783" w14:textId="5F320A40" w:rsidR="00DA75E6" w:rsidRDefault="00A75191" w:rsidP="00AE17CE">
            <w:pPr>
              <w:spacing w:before="120" w:after="120" w:line="240" w:lineRule="auto"/>
              <w:rPr>
                <w:rFonts w:eastAsia="Calibri" w:cs="Times New Roman"/>
                <w:color w:val="000000"/>
                <w:szCs w:val="24"/>
              </w:rPr>
            </w:pPr>
            <w:bookmarkStart w:id="51" w:name="OLE_LINK96"/>
            <w:r w:rsidRPr="00A75191">
              <w:rPr>
                <w:rFonts w:eastAsia="Calibri" w:cs="Times New Roman"/>
                <w:b/>
                <w:bCs/>
                <w:color w:val="000000"/>
                <w:szCs w:val="24"/>
              </w:rPr>
              <w:t>Result</w:t>
            </w:r>
            <w:r w:rsidR="00AE68B7">
              <w:rPr>
                <w:rFonts w:eastAsia="Calibri" w:cs="Times New Roman"/>
                <w:b/>
                <w:bCs/>
                <w:color w:val="000000"/>
                <w:szCs w:val="24"/>
              </w:rPr>
              <w:t xml:space="preserve">: </w:t>
            </w:r>
            <w:bookmarkStart w:id="52" w:name="OLE_LINK20"/>
            <w:r>
              <w:rPr>
                <w:rFonts w:eastAsia="Calibri" w:cs="Times New Roman"/>
                <w:color w:val="000000"/>
                <w:szCs w:val="24"/>
              </w:rPr>
              <w:t xml:space="preserve">The </w:t>
            </w:r>
            <w:r w:rsidRPr="00A75191">
              <w:rPr>
                <w:rFonts w:eastAsia="Calibri" w:cs="Times New Roman"/>
                <w:color w:val="000000"/>
                <w:szCs w:val="24"/>
              </w:rPr>
              <w:t>Claim Details</w:t>
            </w:r>
            <w:r>
              <w:rPr>
                <w:rFonts w:eastAsia="Calibri" w:cs="Times New Roman"/>
                <w:color w:val="000000"/>
                <w:szCs w:val="24"/>
              </w:rPr>
              <w:t xml:space="preserve"> screen</w:t>
            </w:r>
            <w:r w:rsidRPr="00A75191">
              <w:rPr>
                <w:rFonts w:eastAsia="Calibri" w:cs="Times New Roman"/>
                <w:color w:val="000000"/>
                <w:szCs w:val="24"/>
              </w:rPr>
              <w:t xml:space="preserve"> display</w:t>
            </w:r>
            <w:r>
              <w:rPr>
                <w:rFonts w:eastAsia="Calibri" w:cs="Times New Roman"/>
                <w:color w:val="000000"/>
                <w:szCs w:val="24"/>
              </w:rPr>
              <w:t>s</w:t>
            </w:r>
            <w:r w:rsidRPr="00A75191">
              <w:rPr>
                <w:rFonts w:eastAsia="Calibri" w:cs="Times New Roman"/>
                <w:color w:val="000000"/>
                <w:szCs w:val="24"/>
              </w:rPr>
              <w:t>.</w:t>
            </w:r>
            <w:r>
              <w:rPr>
                <w:rFonts w:eastAsia="Calibri" w:cs="Times New Roman"/>
                <w:color w:val="000000"/>
                <w:szCs w:val="24"/>
              </w:rPr>
              <w:t xml:space="preserve"> </w:t>
            </w:r>
          </w:p>
          <w:p w14:paraId="1DFB5349" w14:textId="6E0506D7" w:rsidR="00DA75E6" w:rsidRDefault="00A75191" w:rsidP="00AE17CE">
            <w:pPr>
              <w:spacing w:before="120" w:after="120" w:line="240" w:lineRule="auto"/>
              <w:rPr>
                <w:rFonts w:eastAsia="Calibri" w:cs="Times New Roman"/>
                <w:color w:val="000000"/>
                <w:szCs w:val="24"/>
              </w:rPr>
            </w:pPr>
            <w:r>
              <w:rPr>
                <w:rFonts w:eastAsia="Calibri" w:cs="Times New Roman"/>
                <w:color w:val="000000"/>
                <w:szCs w:val="24"/>
              </w:rPr>
              <w:t>This screen includes the following tabs</w:t>
            </w:r>
            <w:r w:rsidR="00AE68B7">
              <w:rPr>
                <w:rFonts w:eastAsia="Calibri" w:cs="Times New Roman"/>
                <w:color w:val="000000"/>
                <w:szCs w:val="24"/>
              </w:rPr>
              <w:t xml:space="preserve">: </w:t>
            </w:r>
            <w:bookmarkStart w:id="53" w:name="OLE_LINK92"/>
          </w:p>
          <w:p w14:paraId="4DB6D110" w14:textId="77777777" w:rsidR="00DA75E6" w:rsidRPr="00342402" w:rsidRDefault="001325FF" w:rsidP="00F051A6">
            <w:pPr>
              <w:pStyle w:val="ListParagraph"/>
              <w:numPr>
                <w:ilvl w:val="0"/>
                <w:numId w:val="52"/>
              </w:numPr>
              <w:spacing w:before="120" w:after="120" w:line="240" w:lineRule="auto"/>
              <w:rPr>
                <w:rFonts w:eastAsia="Calibri" w:cs="Times New Roman"/>
                <w:color w:val="000000"/>
                <w:szCs w:val="24"/>
              </w:rPr>
            </w:pPr>
            <w:r w:rsidRPr="00342402">
              <w:rPr>
                <w:rFonts w:eastAsia="Calibri" w:cs="Times New Roman"/>
                <w:color w:val="000000"/>
                <w:szCs w:val="24"/>
              </w:rPr>
              <w:t>Quick View</w:t>
            </w:r>
          </w:p>
          <w:p w14:paraId="797F3FD4" w14:textId="77777777" w:rsidR="00DA75E6" w:rsidRPr="00342402" w:rsidRDefault="001325FF" w:rsidP="00F051A6">
            <w:pPr>
              <w:pStyle w:val="ListParagraph"/>
              <w:numPr>
                <w:ilvl w:val="0"/>
                <w:numId w:val="52"/>
              </w:numPr>
              <w:spacing w:before="120" w:after="120" w:line="240" w:lineRule="auto"/>
              <w:rPr>
                <w:rFonts w:eastAsia="Calibri" w:cs="Times New Roman"/>
                <w:color w:val="000000"/>
                <w:szCs w:val="24"/>
              </w:rPr>
            </w:pPr>
            <w:r w:rsidRPr="00342402">
              <w:rPr>
                <w:rFonts w:eastAsia="Calibri" w:cs="Times New Roman"/>
                <w:color w:val="000000"/>
                <w:szCs w:val="24"/>
              </w:rPr>
              <w:t>Prescription Details</w:t>
            </w:r>
          </w:p>
          <w:p w14:paraId="21C0B33C" w14:textId="77777777" w:rsidR="00DA75E6" w:rsidRPr="00342402" w:rsidRDefault="001325FF" w:rsidP="00F051A6">
            <w:pPr>
              <w:pStyle w:val="ListParagraph"/>
              <w:numPr>
                <w:ilvl w:val="0"/>
                <w:numId w:val="52"/>
              </w:numPr>
              <w:spacing w:before="120" w:after="120" w:line="240" w:lineRule="auto"/>
              <w:rPr>
                <w:rFonts w:eastAsia="Calibri" w:cs="Times New Roman"/>
                <w:color w:val="000000"/>
                <w:szCs w:val="24"/>
              </w:rPr>
            </w:pPr>
            <w:r w:rsidRPr="00342402">
              <w:rPr>
                <w:rFonts w:eastAsia="Calibri" w:cs="Times New Roman"/>
                <w:color w:val="000000"/>
                <w:szCs w:val="24"/>
              </w:rPr>
              <w:t>Drug</w:t>
            </w:r>
          </w:p>
          <w:p w14:paraId="78A8CB27" w14:textId="77777777" w:rsidR="00DA75E6" w:rsidRPr="00342402" w:rsidRDefault="001325FF" w:rsidP="00F051A6">
            <w:pPr>
              <w:pStyle w:val="ListParagraph"/>
              <w:numPr>
                <w:ilvl w:val="0"/>
                <w:numId w:val="52"/>
              </w:numPr>
              <w:spacing w:before="120" w:after="120" w:line="240" w:lineRule="auto"/>
              <w:rPr>
                <w:rFonts w:eastAsia="Calibri" w:cs="Times New Roman"/>
                <w:color w:val="000000"/>
                <w:szCs w:val="24"/>
              </w:rPr>
            </w:pPr>
            <w:r w:rsidRPr="00342402">
              <w:rPr>
                <w:rFonts w:eastAsia="Calibri" w:cs="Times New Roman"/>
                <w:color w:val="000000"/>
                <w:szCs w:val="24"/>
              </w:rPr>
              <w:t>General</w:t>
            </w:r>
          </w:p>
          <w:p w14:paraId="7E868682" w14:textId="77777777" w:rsidR="00243682" w:rsidRPr="00342402" w:rsidRDefault="001325FF" w:rsidP="00F051A6">
            <w:pPr>
              <w:pStyle w:val="ListParagraph"/>
              <w:numPr>
                <w:ilvl w:val="0"/>
                <w:numId w:val="52"/>
              </w:numPr>
              <w:spacing w:before="120" w:after="120" w:line="240" w:lineRule="auto"/>
              <w:rPr>
                <w:rFonts w:eastAsia="Calibri" w:cs="Times New Roman"/>
                <w:color w:val="000000"/>
                <w:szCs w:val="24"/>
              </w:rPr>
            </w:pPr>
            <w:r w:rsidRPr="00342402">
              <w:rPr>
                <w:rFonts w:eastAsia="Calibri" w:cs="Times New Roman"/>
                <w:color w:val="000000"/>
                <w:szCs w:val="24"/>
              </w:rPr>
              <w:t xml:space="preserve">Medicare Part D </w:t>
            </w:r>
          </w:p>
          <w:p w14:paraId="09E3266F" w14:textId="77777777" w:rsidR="00243682" w:rsidRPr="00342402" w:rsidRDefault="00243682" w:rsidP="00F051A6">
            <w:pPr>
              <w:pStyle w:val="ListParagraph"/>
              <w:numPr>
                <w:ilvl w:val="0"/>
                <w:numId w:val="52"/>
              </w:numPr>
              <w:spacing w:before="120" w:after="120" w:line="240" w:lineRule="auto"/>
              <w:rPr>
                <w:rFonts w:eastAsia="Calibri" w:cs="Times New Roman"/>
                <w:color w:val="000000"/>
                <w:szCs w:val="24"/>
              </w:rPr>
            </w:pPr>
            <w:r w:rsidRPr="00342402">
              <w:rPr>
                <w:rFonts w:eastAsia="Calibri" w:cs="Times New Roman"/>
                <w:color w:val="000000"/>
                <w:szCs w:val="24"/>
              </w:rPr>
              <w:t>A</w:t>
            </w:r>
            <w:r w:rsidR="001325FF" w:rsidRPr="00342402">
              <w:rPr>
                <w:rFonts w:eastAsia="Calibri" w:cs="Times New Roman"/>
                <w:color w:val="000000"/>
                <w:szCs w:val="24"/>
              </w:rPr>
              <w:t>lerts</w:t>
            </w:r>
            <w:bookmarkEnd w:id="52"/>
          </w:p>
          <w:bookmarkEnd w:id="53"/>
          <w:p w14:paraId="6A4637E1" w14:textId="77777777" w:rsidR="00243682" w:rsidRDefault="00243682" w:rsidP="00AE17CE">
            <w:pPr>
              <w:spacing w:before="120" w:after="120" w:line="240" w:lineRule="auto"/>
              <w:rPr>
                <w:rFonts w:eastAsia="Calibri" w:cs="Times New Roman"/>
                <w:b/>
                <w:bCs/>
                <w:color w:val="000000"/>
                <w:szCs w:val="24"/>
              </w:rPr>
            </w:pPr>
          </w:p>
          <w:p w14:paraId="22DA9E7D" w14:textId="40F3C4EE" w:rsidR="001325FF" w:rsidRPr="001325FF" w:rsidRDefault="00243682" w:rsidP="00AE17CE">
            <w:pPr>
              <w:spacing w:before="120" w:after="120" w:line="240" w:lineRule="auto"/>
              <w:rPr>
                <w:rFonts w:eastAsia="Calibri" w:cs="Times New Roman"/>
                <w:color w:val="000000"/>
                <w:szCs w:val="24"/>
              </w:rPr>
            </w:pPr>
            <w:r w:rsidRPr="00243682">
              <w:rPr>
                <w:rFonts w:eastAsia="Calibri" w:cs="Times New Roman"/>
                <w:b/>
                <w:bCs/>
                <w:color w:val="000000"/>
                <w:szCs w:val="24"/>
              </w:rPr>
              <w:t>Note</w:t>
            </w:r>
            <w:r w:rsidR="00AE68B7">
              <w:rPr>
                <w:rFonts w:eastAsia="Calibri" w:cs="Times New Roman"/>
                <w:b/>
                <w:bCs/>
                <w:color w:val="000000"/>
                <w:szCs w:val="24"/>
              </w:rPr>
              <w:t xml:space="preserve">: </w:t>
            </w:r>
            <w:r w:rsidR="001325FF" w:rsidRPr="001325FF">
              <w:rPr>
                <w:rFonts w:eastAsia="Calibri" w:cs="Times New Roman"/>
                <w:color w:val="000000"/>
                <w:szCs w:val="24"/>
              </w:rPr>
              <w:t xml:space="preserve">For more details on </w:t>
            </w:r>
            <w:r w:rsidR="00A75191">
              <w:rPr>
                <w:rFonts w:eastAsia="Calibri" w:cs="Times New Roman"/>
                <w:color w:val="000000"/>
                <w:szCs w:val="24"/>
              </w:rPr>
              <w:t xml:space="preserve">these </w:t>
            </w:r>
            <w:r w:rsidR="001325FF" w:rsidRPr="001325FF">
              <w:rPr>
                <w:rFonts w:eastAsia="Calibri" w:cs="Times New Roman"/>
                <w:color w:val="000000"/>
                <w:szCs w:val="24"/>
              </w:rPr>
              <w:t xml:space="preserve">tabs, refer to </w:t>
            </w:r>
            <w:r w:rsidR="00E93C03">
              <w:rPr>
                <w:rFonts w:eastAsia="Calibri" w:cs="Times New Roman"/>
                <w:color w:val="000000"/>
                <w:szCs w:val="24"/>
              </w:rPr>
              <w:t xml:space="preserve">the </w:t>
            </w:r>
            <w:r w:rsidR="00E93C03" w:rsidRPr="00F051A6">
              <w:rPr>
                <w:b/>
                <w:color w:val="000000"/>
              </w:rPr>
              <w:t>Mail Order History</w:t>
            </w:r>
            <w:r w:rsidR="00E93C03">
              <w:rPr>
                <w:rFonts w:eastAsia="Calibri" w:cs="Times New Roman"/>
                <w:color w:val="000000"/>
                <w:szCs w:val="24"/>
              </w:rPr>
              <w:t xml:space="preserve"> section of </w:t>
            </w:r>
            <w:hyperlink r:id="rId33" w:anchor="!/view?docid=c8f0ac8f-b076-4187-944d-2cf65b0ec799" w:history="1">
              <w:r w:rsidR="002F331F">
                <w:rPr>
                  <w:rStyle w:val="Hyperlink"/>
                  <w:rFonts w:eastAsia="Calibri" w:cs="Times New Roman"/>
                  <w:szCs w:val="24"/>
                </w:rPr>
                <w:t>Compass - Claims Landing Page (049993)</w:t>
              </w:r>
            </w:hyperlink>
            <w:r w:rsidR="00A75191" w:rsidRPr="002F331F">
              <w:rPr>
                <w:rFonts w:eastAsia="Calibri" w:cs="Times New Roman"/>
                <w:szCs w:val="24"/>
              </w:rPr>
              <w:t>.</w:t>
            </w:r>
          </w:p>
          <w:p w14:paraId="37FEDC88" w14:textId="77777777" w:rsidR="001325FF" w:rsidRPr="001325FF" w:rsidRDefault="001325FF" w:rsidP="00AE17CE">
            <w:pPr>
              <w:spacing w:before="120" w:after="120" w:line="240" w:lineRule="auto"/>
              <w:jc w:val="center"/>
              <w:rPr>
                <w:rFonts w:eastAsia="Calibri" w:cs="Times New Roman"/>
                <w:color w:val="000000"/>
              </w:rPr>
            </w:pPr>
          </w:p>
          <w:p w14:paraId="475F0CF2" w14:textId="77777777" w:rsidR="001325FF" w:rsidRPr="001325FF" w:rsidRDefault="00511A35" w:rsidP="00AE17CE">
            <w:pPr>
              <w:spacing w:before="120" w:after="120" w:line="240" w:lineRule="auto"/>
              <w:jc w:val="center"/>
              <w:rPr>
                <w:rFonts w:eastAsia="Calibri" w:cs="Times New Roman"/>
                <w:szCs w:val="24"/>
              </w:rPr>
            </w:pPr>
            <w:r>
              <w:rPr>
                <w:noProof/>
              </w:rPr>
              <w:drawing>
                <wp:inline distT="0" distB="0" distL="0" distR="0" wp14:anchorId="00E037B0" wp14:editId="5E4C2347">
                  <wp:extent cx="5486400" cy="3057437"/>
                  <wp:effectExtent l="0" t="0" r="0" b="0"/>
                  <wp:docPr id="123954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42662" name=""/>
                          <pic:cNvPicPr/>
                        </pic:nvPicPr>
                        <pic:blipFill>
                          <a:blip r:embed="rId34"/>
                          <a:stretch>
                            <a:fillRect/>
                          </a:stretch>
                        </pic:blipFill>
                        <pic:spPr>
                          <a:xfrm>
                            <a:off x="0" y="0"/>
                            <a:ext cx="5486400" cy="3057437"/>
                          </a:xfrm>
                          <a:prstGeom prst="rect">
                            <a:avLst/>
                          </a:prstGeom>
                        </pic:spPr>
                      </pic:pic>
                    </a:graphicData>
                  </a:graphic>
                </wp:inline>
              </w:drawing>
            </w:r>
          </w:p>
          <w:bookmarkEnd w:id="51"/>
          <w:p w14:paraId="24807AF4" w14:textId="77777777" w:rsidR="00795459" w:rsidRDefault="00795459" w:rsidP="00AE17CE">
            <w:pPr>
              <w:spacing w:before="120" w:after="120" w:line="240" w:lineRule="auto"/>
              <w:jc w:val="center"/>
            </w:pPr>
          </w:p>
          <w:p w14:paraId="6FF9B0B7" w14:textId="63914652" w:rsidR="001325FF" w:rsidRDefault="001325FF" w:rsidP="00AE17CE">
            <w:pPr>
              <w:spacing w:before="120" w:after="120" w:line="240" w:lineRule="auto"/>
              <w:rPr>
                <w:rFonts w:eastAsia="Calibri" w:cs="Times New Roman"/>
                <w:color w:val="000000"/>
                <w:szCs w:val="24"/>
              </w:rPr>
            </w:pPr>
            <w:r w:rsidRPr="001325FF">
              <w:rPr>
                <w:rFonts w:eastAsia="Calibri" w:cs="Times New Roman"/>
                <w:b/>
                <w:bCs/>
                <w:color w:val="000000"/>
                <w:szCs w:val="24"/>
              </w:rPr>
              <w:t>Note</w:t>
            </w:r>
            <w:r w:rsidR="00AE68B7">
              <w:rPr>
                <w:rFonts w:eastAsia="Calibri" w:cs="Times New Roman"/>
                <w:b/>
                <w:bCs/>
                <w:color w:val="000000"/>
                <w:szCs w:val="24"/>
              </w:rPr>
              <w:t xml:space="preserve">: </w:t>
            </w:r>
            <w:r w:rsidR="00456DD8">
              <w:rPr>
                <w:rFonts w:eastAsia="Calibri" w:cs="Times New Roman"/>
                <w:color w:val="000000"/>
                <w:szCs w:val="24"/>
              </w:rPr>
              <w:t>These t</w:t>
            </w:r>
            <w:r w:rsidRPr="001325FF">
              <w:rPr>
                <w:rFonts w:eastAsia="Calibri" w:cs="Times New Roman"/>
                <w:color w:val="000000"/>
                <w:szCs w:val="24"/>
              </w:rPr>
              <w:t xml:space="preserve">abs </w:t>
            </w:r>
            <w:r w:rsidR="00456DD8">
              <w:rPr>
                <w:rFonts w:eastAsia="Calibri" w:cs="Times New Roman"/>
                <w:color w:val="000000"/>
                <w:szCs w:val="24"/>
              </w:rPr>
              <w:t xml:space="preserve">can also be </w:t>
            </w:r>
            <w:r w:rsidRPr="001325FF">
              <w:rPr>
                <w:rFonts w:eastAsia="Calibri" w:cs="Times New Roman"/>
                <w:color w:val="000000"/>
                <w:szCs w:val="24"/>
              </w:rPr>
              <w:t>view</w:t>
            </w:r>
            <w:r w:rsidR="00456DD8">
              <w:rPr>
                <w:rFonts w:eastAsia="Calibri" w:cs="Times New Roman"/>
                <w:color w:val="000000"/>
                <w:szCs w:val="24"/>
              </w:rPr>
              <w:t>ed from</w:t>
            </w:r>
            <w:r w:rsidRPr="001325FF">
              <w:rPr>
                <w:rFonts w:eastAsia="Calibri" w:cs="Times New Roman"/>
                <w:color w:val="000000"/>
                <w:szCs w:val="24"/>
              </w:rPr>
              <w:t xml:space="preserve"> </w:t>
            </w:r>
            <w:r w:rsidRPr="001325FF">
              <w:rPr>
                <w:rFonts w:eastAsia="Calibri" w:cs="Times New Roman"/>
                <w:b/>
                <w:bCs/>
                <w:color w:val="000000"/>
                <w:szCs w:val="24"/>
              </w:rPr>
              <w:t>Transmission Details</w:t>
            </w:r>
            <w:r w:rsidRPr="001325FF">
              <w:rPr>
                <w:rFonts w:eastAsia="Calibri" w:cs="Times New Roman"/>
                <w:color w:val="000000"/>
                <w:szCs w:val="24"/>
              </w:rPr>
              <w:t xml:space="preserve"> and </w:t>
            </w:r>
            <w:r w:rsidRPr="001325FF">
              <w:rPr>
                <w:rFonts w:eastAsia="Calibri" w:cs="Times New Roman"/>
                <w:b/>
                <w:bCs/>
                <w:color w:val="000000"/>
                <w:szCs w:val="24"/>
              </w:rPr>
              <w:t>Financial Details</w:t>
            </w:r>
            <w:r w:rsidRPr="001325FF">
              <w:rPr>
                <w:rFonts w:eastAsia="Calibri" w:cs="Times New Roman"/>
                <w:color w:val="000000"/>
                <w:szCs w:val="24"/>
              </w:rPr>
              <w:t>.</w:t>
            </w:r>
          </w:p>
          <w:p w14:paraId="58FD40A9" w14:textId="77777777" w:rsidR="002D47AF" w:rsidRDefault="002D47AF" w:rsidP="00AE17CE">
            <w:pPr>
              <w:spacing w:before="120" w:after="120" w:line="240" w:lineRule="auto"/>
              <w:rPr>
                <w:rFonts w:eastAsia="Calibri" w:cs="Times New Roman"/>
                <w:color w:val="000000"/>
                <w:szCs w:val="24"/>
              </w:rPr>
            </w:pPr>
          </w:p>
          <w:p w14:paraId="06A667B1" w14:textId="5B8641FD" w:rsidR="002D47AF" w:rsidRPr="001325FF" w:rsidRDefault="002D47AF" w:rsidP="00AE17CE">
            <w:pPr>
              <w:spacing w:before="120" w:after="120" w:line="240" w:lineRule="auto"/>
              <w:rPr>
                <w:rFonts w:eastAsia="Calibri" w:cs="Times New Roman"/>
                <w:color w:val="000000"/>
                <w:szCs w:val="24"/>
              </w:rPr>
            </w:pPr>
            <w:r>
              <w:rPr>
                <w:b/>
                <w:bCs/>
                <w:color w:val="000000"/>
              </w:rPr>
              <w:t>Excessive Days’ Supply</w:t>
            </w:r>
            <w:r w:rsidR="00AE68B7">
              <w:rPr>
                <w:b/>
                <w:bCs/>
                <w:color w:val="000000"/>
              </w:rPr>
              <w:t xml:space="preserve">: </w:t>
            </w:r>
            <w:r>
              <w:rPr>
                <w:color w:val="000000"/>
              </w:rPr>
              <w:t>The days’ supply is initially calculated by dividing the prescribed quantity by the directed daily dosage. This number may exceed plan limitations, particularly items dispensed in unbreakable packages. As part of the dispensing process, a pharmacist will review and adjust the prescription to align it with plan allowances. A new prescription is not necessary.</w:t>
            </w:r>
          </w:p>
        </w:tc>
      </w:tr>
    </w:tbl>
    <w:p w14:paraId="388F0113" w14:textId="77777777" w:rsidR="001B79BF" w:rsidRPr="006E654A" w:rsidRDefault="001B79BF" w:rsidP="00AE17CE">
      <w:pPr>
        <w:spacing w:before="120" w:after="120" w:line="240" w:lineRule="auto"/>
        <w:rPr>
          <w:szCs w:val="24"/>
        </w:rPr>
      </w:pPr>
    </w:p>
    <w:bookmarkStart w:id="54" w:name="OLE_LINK29"/>
    <w:p w14:paraId="61290EC4" w14:textId="77777777" w:rsidR="00712F3A" w:rsidRPr="006E654A" w:rsidRDefault="00F045D8" w:rsidP="00AE17CE">
      <w:pPr>
        <w:spacing w:before="120" w:after="120" w:line="240" w:lineRule="auto"/>
        <w:jc w:val="right"/>
        <w:rPr>
          <w:szCs w:val="24"/>
        </w:rPr>
      </w:pPr>
      <w:r>
        <w:rPr>
          <w:szCs w:val="24"/>
        </w:rPr>
        <w:fldChar w:fldCharType="begin"/>
      </w:r>
      <w:r>
        <w:rPr>
          <w:szCs w:val="24"/>
        </w:rPr>
        <w:instrText>HYPERLINK  \l "_top"</w:instrText>
      </w:r>
      <w:r>
        <w:rPr>
          <w:szCs w:val="24"/>
        </w:rPr>
      </w:r>
      <w:r>
        <w:rPr>
          <w:szCs w:val="24"/>
        </w:rPr>
        <w:fldChar w:fldCharType="separate"/>
      </w:r>
      <w:r w:rsidR="006E654A" w:rsidRPr="00F045D8">
        <w:rPr>
          <w:rStyle w:val="Hyperlink"/>
          <w:szCs w:val="24"/>
        </w:rPr>
        <w:t>Top of the Document</w:t>
      </w:r>
      <w:r>
        <w:rPr>
          <w:szCs w:val="24"/>
        </w:rPr>
        <w:fldChar w:fldCharType="end"/>
      </w:r>
    </w:p>
    <w:tbl>
      <w:tblPr>
        <w:tblW w:w="5000" w:type="pct"/>
        <w:tblCellMar>
          <w:left w:w="0" w:type="dxa"/>
          <w:right w:w="0" w:type="dxa"/>
        </w:tblCellMar>
        <w:tblLook w:val="04A0" w:firstRow="1" w:lastRow="0" w:firstColumn="1" w:lastColumn="0" w:noHBand="0" w:noVBand="1"/>
      </w:tblPr>
      <w:tblGrid>
        <w:gridCol w:w="12944"/>
      </w:tblGrid>
      <w:tr w:rsidR="00AD0092" w14:paraId="4ADFCE79" w14:textId="77777777" w:rsidTr="0096161D">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7F285F5F" w14:textId="77777777" w:rsidR="00AD0092" w:rsidRPr="00D2764C" w:rsidRDefault="00AD0092" w:rsidP="00AE17CE">
            <w:pPr>
              <w:pStyle w:val="Heading2"/>
              <w:spacing w:before="120" w:after="120"/>
              <w:rPr>
                <w:rFonts w:ascii="Verdana" w:hAnsi="Verdana"/>
                <w:i w:val="0"/>
                <w:sz w:val="36"/>
                <w:szCs w:val="36"/>
              </w:rPr>
            </w:pPr>
            <w:bookmarkStart w:id="55" w:name="_Toc150429313"/>
            <w:bookmarkStart w:id="56" w:name="_Toc190865982"/>
            <w:bookmarkStart w:id="57" w:name="OLE_LINK27"/>
            <w:bookmarkStart w:id="58" w:name="OLE_LINK26"/>
            <w:bookmarkStart w:id="59" w:name="_Toc135045615"/>
            <w:r w:rsidRPr="00D2764C">
              <w:rPr>
                <w:rFonts w:ascii="Verdana" w:hAnsi="Verdana"/>
                <w:i w:val="0"/>
              </w:rPr>
              <w:t xml:space="preserve">Viewing </w:t>
            </w:r>
            <w:r w:rsidR="004860FF">
              <w:rPr>
                <w:rFonts w:ascii="Verdana" w:hAnsi="Verdana"/>
                <w:i w:val="0"/>
              </w:rPr>
              <w:t xml:space="preserve">and Adding </w:t>
            </w:r>
            <w:r w:rsidRPr="00D2764C">
              <w:rPr>
                <w:rFonts w:ascii="Verdana" w:hAnsi="Verdana"/>
                <w:i w:val="0"/>
              </w:rPr>
              <w:t xml:space="preserve">Order </w:t>
            </w:r>
            <w:r w:rsidR="004860FF">
              <w:rPr>
                <w:rFonts w:ascii="Verdana" w:hAnsi="Verdana"/>
                <w:i w:val="0"/>
              </w:rPr>
              <w:t>Alerts</w:t>
            </w:r>
            <w:bookmarkEnd w:id="55"/>
            <w:bookmarkEnd w:id="56"/>
            <w:r w:rsidR="004860FF">
              <w:rPr>
                <w:rFonts w:ascii="Verdana" w:hAnsi="Verdana"/>
                <w:i w:val="0"/>
              </w:rPr>
              <w:t xml:space="preserve"> </w:t>
            </w:r>
            <w:bookmarkEnd w:id="57"/>
            <w:bookmarkEnd w:id="58"/>
            <w:bookmarkEnd w:id="59"/>
          </w:p>
        </w:tc>
      </w:tr>
    </w:tbl>
    <w:bookmarkEnd w:id="54"/>
    <w:p w14:paraId="0700E7AE" w14:textId="77777777" w:rsidR="00AD0092" w:rsidRDefault="00AD0092" w:rsidP="00AE17CE">
      <w:pPr>
        <w:spacing w:before="120" w:after="120" w:line="240" w:lineRule="auto"/>
        <w:rPr>
          <w:szCs w:val="24"/>
        </w:rPr>
      </w:pPr>
      <w:r>
        <w:rPr>
          <w:szCs w:val="24"/>
        </w:rPr>
        <w:t xml:space="preserve">To ensure the member's request is cared for, it is important to review the </w:t>
      </w:r>
      <w:r w:rsidRPr="00E472F9">
        <w:rPr>
          <w:b/>
          <w:szCs w:val="24"/>
        </w:rPr>
        <w:t>Alerts</w:t>
      </w:r>
      <w:r>
        <w:rPr>
          <w:szCs w:val="24"/>
        </w:rPr>
        <w:t xml:space="preserve"> panel AND </w:t>
      </w:r>
      <w:r w:rsidRPr="008D115A">
        <w:rPr>
          <w:b/>
          <w:szCs w:val="24"/>
        </w:rPr>
        <w:t>Order Alerts</w:t>
      </w:r>
      <w:r>
        <w:rPr>
          <w:szCs w:val="24"/>
        </w:rPr>
        <w:t>.</w:t>
      </w:r>
    </w:p>
    <w:p w14:paraId="48C4AB05" w14:textId="77777777" w:rsidR="00B54A20" w:rsidRDefault="00B54A20" w:rsidP="00AE17CE">
      <w:pPr>
        <w:spacing w:before="120" w:after="120" w:line="240" w:lineRule="auto"/>
        <w:rPr>
          <w:szCs w:val="24"/>
        </w:rPr>
      </w:pPr>
    </w:p>
    <w:p w14:paraId="3BE1AA1F" w14:textId="7FF80BA6" w:rsidR="00B54A20" w:rsidRDefault="004B05EA" w:rsidP="00F051A6">
      <w:pPr>
        <w:spacing w:before="120" w:after="120" w:line="240" w:lineRule="auto"/>
        <w:rPr>
          <w:rFonts w:ascii="Times New Roman" w:eastAsia="Times New Roman" w:hAnsi="Times New Roman" w:cs="Times New Roman"/>
          <w:color w:val="000000"/>
          <w:sz w:val="27"/>
          <w:szCs w:val="27"/>
        </w:rPr>
      </w:pPr>
      <w:r>
        <w:rPr>
          <w:rFonts w:eastAsia="Times New Roman" w:cs="Times New Roman"/>
          <w:b/>
          <w:bCs/>
          <w:color w:val="000000"/>
          <w:szCs w:val="24"/>
        </w:rPr>
        <w:t>Note</w:t>
      </w:r>
      <w:r w:rsidR="00AE68B7">
        <w:rPr>
          <w:rFonts w:eastAsia="Times New Roman" w:cs="Times New Roman"/>
          <w:b/>
          <w:bCs/>
          <w:color w:val="000000"/>
          <w:szCs w:val="24"/>
        </w:rPr>
        <w:t xml:space="preserve">: </w:t>
      </w:r>
      <w:r w:rsidR="00B54A20">
        <w:rPr>
          <w:rFonts w:eastAsia="Times New Roman" w:cs="Times New Roman"/>
          <w:color w:val="000000"/>
          <w:szCs w:val="24"/>
        </w:rPr>
        <w:t>Use a professional tone when writing notes/comments</w:t>
      </w:r>
      <w:r w:rsidR="002D47AF">
        <w:rPr>
          <w:rFonts w:eastAsia="Times New Roman" w:cs="Times New Roman"/>
          <w:color w:val="000000"/>
          <w:szCs w:val="24"/>
        </w:rPr>
        <w:t>.</w:t>
      </w:r>
      <w:r w:rsidR="00B54A20" w:rsidRPr="00495A6B">
        <w:rPr>
          <w:rFonts w:eastAsia="Times New Roman" w:cs="Times New Roman"/>
          <w:color w:val="000000"/>
          <w:szCs w:val="24"/>
        </w:rPr>
        <w:t> </w:t>
      </w:r>
      <w:r w:rsidR="00ED4BBE">
        <w:rPr>
          <w:rFonts w:eastAsia="Times New Roman" w:cs="Times New Roman"/>
          <w:color w:val="000000"/>
          <w:szCs w:val="24"/>
        </w:rPr>
        <w:t>D</w:t>
      </w:r>
      <w:r w:rsidR="00B54A20">
        <w:rPr>
          <w:rFonts w:eastAsia="Times New Roman" w:cs="Times New Roman"/>
          <w:color w:val="000000"/>
          <w:szCs w:val="24"/>
        </w:rPr>
        <w:t>o</w:t>
      </w:r>
      <w:r w:rsidR="00B54A20">
        <w:rPr>
          <w:rFonts w:eastAsia="Times New Roman" w:cs="Times New Roman"/>
          <w:b/>
          <w:bCs/>
          <w:color w:val="000000"/>
          <w:szCs w:val="24"/>
        </w:rPr>
        <w:t> not </w:t>
      </w:r>
      <w:r w:rsidR="00B54A20">
        <w:rPr>
          <w:rFonts w:eastAsia="Times New Roman" w:cs="Times New Roman"/>
          <w:color w:val="000000"/>
          <w:szCs w:val="24"/>
        </w:rPr>
        <w:t>include:</w:t>
      </w:r>
    </w:p>
    <w:p w14:paraId="5B482FCA" w14:textId="77777777" w:rsidR="00B54A20" w:rsidRPr="00243682" w:rsidRDefault="00B54A20" w:rsidP="0072004B">
      <w:pPr>
        <w:pStyle w:val="TOC1"/>
        <w:numPr>
          <w:ilvl w:val="0"/>
          <w:numId w:val="16"/>
        </w:numPr>
        <w:rPr>
          <w:rFonts w:ascii="Times New Roman" w:hAnsi="Times New Roman"/>
          <w:b/>
        </w:rPr>
      </w:pPr>
      <w:r w:rsidRPr="00243682">
        <w:t>Profane language</w:t>
      </w:r>
    </w:p>
    <w:p w14:paraId="7B5E51FD" w14:textId="77777777" w:rsidR="00B54A20" w:rsidRPr="00243682" w:rsidRDefault="00B54A20" w:rsidP="0072004B">
      <w:pPr>
        <w:pStyle w:val="TOC1"/>
        <w:numPr>
          <w:ilvl w:val="0"/>
          <w:numId w:val="16"/>
        </w:numPr>
        <w:rPr>
          <w:rFonts w:ascii="Times New Roman" w:hAnsi="Times New Roman"/>
          <w:b/>
        </w:rPr>
      </w:pPr>
      <w:r w:rsidRPr="00243682">
        <w:t>Personal opinions</w:t>
      </w:r>
    </w:p>
    <w:p w14:paraId="6C7C4F8B" w14:textId="77777777" w:rsidR="00B54A20" w:rsidRPr="00243682" w:rsidRDefault="00B54A20" w:rsidP="0072004B">
      <w:pPr>
        <w:pStyle w:val="TOC1"/>
        <w:numPr>
          <w:ilvl w:val="0"/>
          <w:numId w:val="16"/>
        </w:numPr>
        <w:rPr>
          <w:rFonts w:ascii="Times New Roman" w:hAnsi="Times New Roman"/>
          <w:b/>
        </w:rPr>
      </w:pPr>
      <w:r w:rsidRPr="00243682">
        <w:t>Judgments about the caller</w:t>
      </w:r>
    </w:p>
    <w:p w14:paraId="7804726A" w14:textId="77777777" w:rsidR="00B54A20" w:rsidRPr="00243682" w:rsidRDefault="00B54A20" w:rsidP="0072004B">
      <w:pPr>
        <w:pStyle w:val="TOC1"/>
        <w:numPr>
          <w:ilvl w:val="0"/>
          <w:numId w:val="16"/>
        </w:numPr>
        <w:rPr>
          <w:rFonts w:ascii="Times New Roman" w:hAnsi="Times New Roman"/>
          <w:b/>
        </w:rPr>
      </w:pPr>
      <w:r w:rsidRPr="00243682">
        <w:t>Information that does not relate to the issue at hand</w:t>
      </w:r>
    </w:p>
    <w:p w14:paraId="5DA65480" w14:textId="77777777" w:rsidR="008A27D9" w:rsidRDefault="008A27D9" w:rsidP="00AE17CE">
      <w:pPr>
        <w:spacing w:before="120" w:after="120" w:line="240" w:lineRule="auto"/>
        <w:rPr>
          <w:szCs w:val="24"/>
        </w:rPr>
      </w:pPr>
    </w:p>
    <w:p w14:paraId="5104A66A" w14:textId="77777777" w:rsidR="00AD0092" w:rsidRDefault="00AD0092" w:rsidP="00AE17CE">
      <w:pPr>
        <w:spacing w:before="120" w:after="120" w:line="240" w:lineRule="auto"/>
        <w:rPr>
          <w:szCs w:val="24"/>
        </w:rPr>
      </w:pPr>
      <w:r w:rsidRPr="5A5DC53F">
        <w:rPr>
          <w:szCs w:val="24"/>
        </w:rPr>
        <w:t xml:space="preserve">To </w:t>
      </w:r>
      <w:bookmarkEnd w:id="40"/>
      <w:r w:rsidR="0711F771" w:rsidRPr="5A5DC53F">
        <w:rPr>
          <w:szCs w:val="24"/>
        </w:rPr>
        <w:t>view</w:t>
      </w:r>
      <w:r w:rsidRPr="5A5DC53F">
        <w:rPr>
          <w:szCs w:val="24"/>
        </w:rPr>
        <w:t xml:space="preserve"> </w:t>
      </w:r>
      <w:r w:rsidRPr="5A5DC53F">
        <w:rPr>
          <w:b/>
          <w:bCs/>
          <w:szCs w:val="24"/>
        </w:rPr>
        <w:t>Order Alert</w:t>
      </w:r>
      <w:r w:rsidR="77EA4C28" w:rsidRPr="5A5DC53F">
        <w:rPr>
          <w:b/>
          <w:bCs/>
          <w:szCs w:val="24"/>
        </w:rPr>
        <w:t>s</w:t>
      </w:r>
      <w:r w:rsidR="0711F771" w:rsidRPr="5A5DC53F">
        <w:rPr>
          <w:b/>
          <w:bCs/>
          <w:szCs w:val="24"/>
        </w:rPr>
        <w:t xml:space="preserve"> </w:t>
      </w:r>
      <w:r w:rsidR="0711F771" w:rsidRPr="5A5DC53F">
        <w:rPr>
          <w:szCs w:val="24"/>
        </w:rPr>
        <w:t>or</w:t>
      </w:r>
      <w:r w:rsidR="0711F771" w:rsidRPr="5A5DC53F">
        <w:rPr>
          <w:b/>
          <w:bCs/>
          <w:szCs w:val="24"/>
        </w:rPr>
        <w:t xml:space="preserve"> Add</w:t>
      </w:r>
      <w:r w:rsidR="77EA4C28" w:rsidRPr="5A5DC53F">
        <w:rPr>
          <w:b/>
          <w:bCs/>
          <w:szCs w:val="24"/>
        </w:rPr>
        <w:t xml:space="preserve"> Order Alerts</w:t>
      </w:r>
      <w:r w:rsidRPr="5A5DC53F">
        <w:rPr>
          <w:b/>
          <w:bCs/>
          <w:szCs w:val="24"/>
        </w:rPr>
        <w:t xml:space="preserve"> </w:t>
      </w:r>
      <w:r w:rsidRPr="5A5DC53F">
        <w:rPr>
          <w:szCs w:val="24"/>
        </w:rPr>
        <w:t>during the call you must complete the following steps:</w:t>
      </w:r>
      <w:r w:rsidRPr="007E2462">
        <w:rPr>
          <w:color w:val="000000" w:themeColor="text1"/>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667A1C" w14:paraId="3459F7DD" w14:textId="77777777" w:rsidTr="0096161D">
        <w:tc>
          <w:tcPr>
            <w:tcW w:w="27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10A46" w14:textId="77777777" w:rsidR="00AD0092" w:rsidRDefault="00AD0092" w:rsidP="00AE17CE">
            <w:pPr>
              <w:spacing w:before="120" w:after="120" w:line="240" w:lineRule="auto"/>
              <w:jc w:val="center"/>
              <w:rPr>
                <w:b/>
                <w:szCs w:val="24"/>
              </w:rPr>
            </w:pPr>
            <w:r>
              <w:rPr>
                <w:b/>
                <w:szCs w:val="24"/>
              </w:rPr>
              <w:t>Step</w:t>
            </w:r>
          </w:p>
        </w:tc>
        <w:tc>
          <w:tcPr>
            <w:tcW w:w="472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A3EA23" w14:textId="77777777" w:rsidR="00AD0092" w:rsidRDefault="00AD0092" w:rsidP="00AE17CE">
            <w:pPr>
              <w:spacing w:before="120" w:after="120" w:line="240" w:lineRule="auto"/>
              <w:jc w:val="center"/>
              <w:rPr>
                <w:b/>
                <w:szCs w:val="24"/>
              </w:rPr>
            </w:pPr>
            <w:r>
              <w:rPr>
                <w:b/>
                <w:szCs w:val="24"/>
              </w:rPr>
              <w:t>Action</w:t>
            </w:r>
          </w:p>
        </w:tc>
      </w:tr>
      <w:tr w:rsidR="001F1631" w14:paraId="061E4C36" w14:textId="77777777" w:rsidTr="0096161D">
        <w:tc>
          <w:tcPr>
            <w:tcW w:w="275" w:type="pct"/>
            <w:tcBorders>
              <w:top w:val="single" w:sz="4" w:space="0" w:color="auto"/>
              <w:left w:val="single" w:sz="4" w:space="0" w:color="auto"/>
              <w:bottom w:val="single" w:sz="4" w:space="0" w:color="auto"/>
              <w:right w:val="single" w:sz="4" w:space="0" w:color="auto"/>
            </w:tcBorders>
            <w:hideMark/>
          </w:tcPr>
          <w:p w14:paraId="7A86A722" w14:textId="77777777" w:rsidR="00AD0092" w:rsidRDefault="00AD0092" w:rsidP="00AE17CE">
            <w:pPr>
              <w:spacing w:before="120" w:after="120" w:line="240" w:lineRule="auto"/>
              <w:jc w:val="center"/>
              <w:rPr>
                <w:bCs/>
                <w:szCs w:val="24"/>
              </w:rPr>
            </w:pPr>
            <w:r>
              <w:rPr>
                <w:b/>
                <w:szCs w:val="24"/>
              </w:rPr>
              <w:t>1</w:t>
            </w:r>
          </w:p>
        </w:tc>
        <w:tc>
          <w:tcPr>
            <w:tcW w:w="4725" w:type="pct"/>
            <w:tcBorders>
              <w:top w:val="single" w:sz="4" w:space="0" w:color="auto"/>
              <w:left w:val="single" w:sz="4" w:space="0" w:color="auto"/>
              <w:bottom w:val="single" w:sz="4" w:space="0" w:color="auto"/>
              <w:right w:val="single" w:sz="4" w:space="0" w:color="auto"/>
            </w:tcBorders>
          </w:tcPr>
          <w:p w14:paraId="1AC6B8FE" w14:textId="77777777" w:rsidR="00AD0092" w:rsidRDefault="00AD0092" w:rsidP="00AE17CE">
            <w:pPr>
              <w:spacing w:before="120" w:after="120" w:line="240" w:lineRule="auto"/>
              <w:textAlignment w:val="top"/>
              <w:rPr>
                <w:b/>
                <w:szCs w:val="24"/>
              </w:rPr>
            </w:pPr>
            <w:bookmarkStart w:id="60" w:name="OLE_LINK43"/>
            <w:r>
              <w:rPr>
                <w:szCs w:val="24"/>
              </w:rPr>
              <w:t xml:space="preserve">Navigate to the </w:t>
            </w:r>
            <w:r>
              <w:rPr>
                <w:b/>
                <w:szCs w:val="24"/>
              </w:rPr>
              <w:t>Claims Landing Page</w:t>
            </w:r>
            <w:r w:rsidR="00772D04">
              <w:rPr>
                <w:b/>
                <w:szCs w:val="24"/>
              </w:rPr>
              <w:t xml:space="preserve">, </w:t>
            </w:r>
            <w:r w:rsidR="00772D04" w:rsidRPr="00005CDE">
              <w:rPr>
                <w:szCs w:val="24"/>
              </w:rPr>
              <w:t>then click</w:t>
            </w:r>
            <w:r>
              <w:rPr>
                <w:bCs/>
                <w:szCs w:val="24"/>
              </w:rPr>
              <w:t xml:space="preserve"> the</w:t>
            </w:r>
            <w:r>
              <w:rPr>
                <w:b/>
                <w:szCs w:val="24"/>
              </w:rPr>
              <w:t xml:space="preserve"> Mail Order History </w:t>
            </w:r>
            <w:r>
              <w:rPr>
                <w:bCs/>
                <w:szCs w:val="24"/>
              </w:rPr>
              <w:t>tab</w:t>
            </w:r>
            <w:r w:rsidRPr="008D115A">
              <w:rPr>
                <w:szCs w:val="24"/>
              </w:rPr>
              <w:t>.</w:t>
            </w:r>
          </w:p>
          <w:p w14:paraId="54B3A2A4" w14:textId="679391F7" w:rsidR="00F07F00" w:rsidRDefault="00AD0092" w:rsidP="00AE17CE">
            <w:pPr>
              <w:spacing w:before="120" w:after="120" w:line="240" w:lineRule="auto"/>
              <w:textAlignment w:val="top"/>
              <w:rPr>
                <w:rFonts w:eastAsia="Calibri" w:cs="Times New Roman"/>
                <w:bCs/>
                <w:szCs w:val="24"/>
              </w:rPr>
            </w:pPr>
            <w:r>
              <w:rPr>
                <w:b/>
                <w:szCs w:val="24"/>
              </w:rPr>
              <w:t>Result</w:t>
            </w:r>
            <w:r w:rsidR="00AE68B7">
              <w:rPr>
                <w:b/>
                <w:szCs w:val="24"/>
              </w:rPr>
              <w:t xml:space="preserve">: </w:t>
            </w:r>
            <w:r w:rsidR="00F07F00">
              <w:rPr>
                <w:rFonts w:eastAsia="Calibri" w:cs="Times New Roman"/>
                <w:bCs/>
                <w:szCs w:val="24"/>
              </w:rPr>
              <w:t>Mail Orders within the default 90</w:t>
            </w:r>
            <w:r w:rsidR="00A46FD8">
              <w:rPr>
                <w:rFonts w:eastAsia="Calibri" w:cs="Times New Roman"/>
                <w:bCs/>
                <w:szCs w:val="24"/>
              </w:rPr>
              <w:t>-</w:t>
            </w:r>
            <w:r w:rsidR="00F07F00">
              <w:rPr>
                <w:rFonts w:eastAsia="Calibri" w:cs="Times New Roman"/>
                <w:bCs/>
                <w:szCs w:val="24"/>
              </w:rPr>
              <w:t xml:space="preserve">day window display. </w:t>
            </w:r>
          </w:p>
          <w:p w14:paraId="0A735A87" w14:textId="77777777" w:rsidR="00511A35" w:rsidRDefault="00511A35" w:rsidP="00AE17CE">
            <w:pPr>
              <w:spacing w:before="120" w:after="120" w:line="240" w:lineRule="auto"/>
              <w:textAlignment w:val="top"/>
              <w:rPr>
                <w:bCs/>
                <w:szCs w:val="24"/>
              </w:rPr>
            </w:pPr>
          </w:p>
          <w:bookmarkEnd w:id="60"/>
          <w:p w14:paraId="0664A492" w14:textId="77777777" w:rsidR="00D2361D" w:rsidRDefault="00511A35" w:rsidP="000D2B9C">
            <w:pPr>
              <w:spacing w:before="120" w:after="120" w:line="240" w:lineRule="auto"/>
              <w:jc w:val="center"/>
              <w:textAlignment w:val="top"/>
              <w:rPr>
                <w:szCs w:val="24"/>
              </w:rPr>
            </w:pPr>
            <w:r>
              <w:rPr>
                <w:noProof/>
              </w:rPr>
              <w:drawing>
                <wp:inline distT="0" distB="0" distL="0" distR="0" wp14:anchorId="085C17F3" wp14:editId="43A6EAEE">
                  <wp:extent cx="7315200" cy="2325859"/>
                  <wp:effectExtent l="0" t="0" r="0" b="0"/>
                  <wp:docPr id="13242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0096" name=""/>
                          <pic:cNvPicPr/>
                        </pic:nvPicPr>
                        <pic:blipFill>
                          <a:blip r:embed="rId35"/>
                          <a:stretch>
                            <a:fillRect/>
                          </a:stretch>
                        </pic:blipFill>
                        <pic:spPr>
                          <a:xfrm>
                            <a:off x="0" y="0"/>
                            <a:ext cx="7315200" cy="2325859"/>
                          </a:xfrm>
                          <a:prstGeom prst="rect">
                            <a:avLst/>
                          </a:prstGeom>
                        </pic:spPr>
                      </pic:pic>
                    </a:graphicData>
                  </a:graphic>
                </wp:inline>
              </w:drawing>
            </w:r>
          </w:p>
          <w:p w14:paraId="5E0A1901" w14:textId="77777777" w:rsidR="00AD0092" w:rsidRDefault="00AD0092" w:rsidP="00AE17CE">
            <w:pPr>
              <w:spacing w:before="120" w:after="120" w:line="240" w:lineRule="auto"/>
              <w:textAlignment w:val="top"/>
              <w:rPr>
                <w:color w:val="000000"/>
                <w:szCs w:val="24"/>
              </w:rPr>
            </w:pPr>
            <w:r>
              <w:rPr>
                <w:b/>
                <w:bCs/>
                <w:color w:val="000000"/>
                <w:szCs w:val="24"/>
              </w:rPr>
              <w:t>Notes:</w:t>
            </w:r>
            <w:r>
              <w:rPr>
                <w:color w:val="000000"/>
                <w:szCs w:val="24"/>
              </w:rPr>
              <w:t xml:space="preserve"> </w:t>
            </w:r>
          </w:p>
          <w:p w14:paraId="446E1C65" w14:textId="77777777" w:rsidR="00AD0092" w:rsidRDefault="00AD0092" w:rsidP="00AE17CE">
            <w:pPr>
              <w:pStyle w:val="ListParagraph"/>
              <w:numPr>
                <w:ilvl w:val="0"/>
                <w:numId w:val="1"/>
              </w:numPr>
              <w:spacing w:before="120" w:after="120" w:line="240" w:lineRule="auto"/>
              <w:textAlignment w:val="top"/>
              <w:rPr>
                <w:color w:val="000000"/>
                <w:szCs w:val="24"/>
              </w:rPr>
            </w:pPr>
            <w:r>
              <w:rPr>
                <w:color w:val="000000"/>
                <w:szCs w:val="24"/>
              </w:rPr>
              <w:t xml:space="preserve">Agent can filter search results by using the </w:t>
            </w:r>
            <w:r>
              <w:rPr>
                <w:b/>
                <w:bCs/>
                <w:color w:val="000000"/>
                <w:szCs w:val="24"/>
              </w:rPr>
              <w:t>Date Range</w:t>
            </w:r>
            <w:r>
              <w:rPr>
                <w:color w:val="000000"/>
                <w:szCs w:val="24"/>
              </w:rPr>
              <w:t xml:space="preserve"> and clicking </w:t>
            </w:r>
            <w:r>
              <w:rPr>
                <w:b/>
                <w:bCs/>
                <w:color w:val="000000"/>
                <w:szCs w:val="24"/>
              </w:rPr>
              <w:t>Apply</w:t>
            </w:r>
            <w:r>
              <w:rPr>
                <w:color w:val="000000"/>
                <w:szCs w:val="24"/>
              </w:rPr>
              <w:t>.</w:t>
            </w:r>
          </w:p>
          <w:p w14:paraId="4F443126" w14:textId="77777777" w:rsidR="00AD0092" w:rsidRPr="00CB7479" w:rsidRDefault="00B57304" w:rsidP="00CB7479">
            <w:pPr>
              <w:pStyle w:val="ListParagraph"/>
              <w:numPr>
                <w:ilvl w:val="0"/>
                <w:numId w:val="1"/>
              </w:numPr>
              <w:spacing w:before="120" w:after="120" w:line="240" w:lineRule="auto"/>
              <w:textAlignment w:val="top"/>
              <w:rPr>
                <w:szCs w:val="24"/>
              </w:rPr>
            </w:pPr>
            <w:bookmarkStart w:id="61" w:name="OLE_LINK35"/>
            <w:r>
              <w:rPr>
                <w:szCs w:val="24"/>
              </w:rPr>
              <w:t xml:space="preserve">Click the chevron arrow to </w:t>
            </w:r>
            <w:r w:rsidR="007617DF">
              <w:rPr>
                <w:szCs w:val="24"/>
              </w:rPr>
              <w:t>expand/</w:t>
            </w:r>
            <w:r>
              <w:rPr>
                <w:szCs w:val="24"/>
              </w:rPr>
              <w:t>collapse and expand a preview of the prescriptions in the order.</w:t>
            </w:r>
            <w:bookmarkEnd w:id="61"/>
          </w:p>
        </w:tc>
      </w:tr>
      <w:tr w:rsidR="001F1631" w14:paraId="56E68E7E" w14:textId="77777777" w:rsidTr="0096161D">
        <w:tc>
          <w:tcPr>
            <w:tcW w:w="275" w:type="pct"/>
            <w:tcBorders>
              <w:top w:val="single" w:sz="4" w:space="0" w:color="auto"/>
              <w:left w:val="single" w:sz="4" w:space="0" w:color="auto"/>
              <w:bottom w:val="single" w:sz="4" w:space="0" w:color="auto"/>
              <w:right w:val="single" w:sz="4" w:space="0" w:color="auto"/>
            </w:tcBorders>
          </w:tcPr>
          <w:p w14:paraId="535E5915" w14:textId="77777777" w:rsidR="00B57304" w:rsidRDefault="00B57304" w:rsidP="00AE17CE">
            <w:pPr>
              <w:spacing w:before="120" w:after="120" w:line="240" w:lineRule="auto"/>
              <w:jc w:val="center"/>
              <w:rPr>
                <w:b/>
                <w:szCs w:val="24"/>
              </w:rPr>
            </w:pPr>
            <w:r>
              <w:rPr>
                <w:b/>
                <w:szCs w:val="24"/>
              </w:rPr>
              <w:t>2</w:t>
            </w:r>
          </w:p>
        </w:tc>
        <w:tc>
          <w:tcPr>
            <w:tcW w:w="4725" w:type="pct"/>
            <w:tcBorders>
              <w:top w:val="single" w:sz="4" w:space="0" w:color="auto"/>
              <w:left w:val="single" w:sz="4" w:space="0" w:color="auto"/>
              <w:bottom w:val="single" w:sz="4" w:space="0" w:color="auto"/>
              <w:right w:val="single" w:sz="4" w:space="0" w:color="auto"/>
            </w:tcBorders>
          </w:tcPr>
          <w:p w14:paraId="658C4D93" w14:textId="77777777" w:rsidR="006377AA" w:rsidRDefault="00B57304" w:rsidP="00AE17CE">
            <w:pPr>
              <w:spacing w:before="120" w:after="120" w:line="240" w:lineRule="auto"/>
              <w:textAlignment w:val="top"/>
              <w:rPr>
                <w:szCs w:val="24"/>
              </w:rPr>
            </w:pPr>
            <w:bookmarkStart w:id="62" w:name="OLE_LINK48"/>
            <w:r>
              <w:rPr>
                <w:szCs w:val="24"/>
              </w:rPr>
              <w:t xml:space="preserve">Click the </w:t>
            </w:r>
            <w:r>
              <w:rPr>
                <w:b/>
                <w:bCs/>
                <w:szCs w:val="24"/>
              </w:rPr>
              <w:t xml:space="preserve">Order Number </w:t>
            </w:r>
            <w:r w:rsidRPr="00B57304">
              <w:rPr>
                <w:szCs w:val="24"/>
              </w:rPr>
              <w:t>hyperlink</w:t>
            </w:r>
            <w:r w:rsidRPr="003B1C6A">
              <w:rPr>
                <w:szCs w:val="24"/>
              </w:rPr>
              <w:t>.</w:t>
            </w:r>
            <w:bookmarkEnd w:id="62"/>
          </w:p>
          <w:p w14:paraId="5288DD2A" w14:textId="77777777" w:rsidR="00E502EE" w:rsidRDefault="00E502EE" w:rsidP="00AE17CE">
            <w:pPr>
              <w:spacing w:before="120" w:after="120" w:line="240" w:lineRule="auto"/>
              <w:jc w:val="center"/>
              <w:textAlignment w:val="top"/>
              <w:rPr>
                <w:szCs w:val="24"/>
              </w:rPr>
            </w:pPr>
          </w:p>
          <w:p w14:paraId="67996926" w14:textId="77777777" w:rsidR="00DD6167" w:rsidRDefault="00511A35" w:rsidP="00AE17CE">
            <w:pPr>
              <w:spacing w:before="120" w:after="120" w:line="240" w:lineRule="auto"/>
              <w:jc w:val="center"/>
              <w:rPr>
                <w:rFonts w:eastAsia="Calibri" w:cs="Times New Roman"/>
                <w:color w:val="000000"/>
              </w:rPr>
            </w:pPr>
            <w:bookmarkStart w:id="63" w:name="OLE_LINK83"/>
            <w:r>
              <w:rPr>
                <w:noProof/>
              </w:rPr>
              <w:drawing>
                <wp:inline distT="0" distB="0" distL="0" distR="0" wp14:anchorId="7D68BC68" wp14:editId="441FEFBC">
                  <wp:extent cx="7315200" cy="1597572"/>
                  <wp:effectExtent l="0" t="0" r="0" b="3175"/>
                  <wp:docPr id="14976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549" name=""/>
                          <pic:cNvPicPr/>
                        </pic:nvPicPr>
                        <pic:blipFill>
                          <a:blip r:embed="rId36"/>
                          <a:stretch>
                            <a:fillRect/>
                          </a:stretch>
                        </pic:blipFill>
                        <pic:spPr>
                          <a:xfrm>
                            <a:off x="0" y="0"/>
                            <a:ext cx="7315200" cy="1597572"/>
                          </a:xfrm>
                          <a:prstGeom prst="rect">
                            <a:avLst/>
                          </a:prstGeom>
                        </pic:spPr>
                      </pic:pic>
                    </a:graphicData>
                  </a:graphic>
                </wp:inline>
              </w:drawing>
            </w:r>
          </w:p>
          <w:bookmarkEnd w:id="63"/>
          <w:p w14:paraId="0363CF4B" w14:textId="77777777" w:rsidR="001A32B1" w:rsidRPr="006377AA" w:rsidRDefault="00A22136" w:rsidP="00AE17CE">
            <w:pPr>
              <w:spacing w:before="120" w:after="120" w:line="240" w:lineRule="auto"/>
              <w:jc w:val="center"/>
              <w:textAlignment w:val="top"/>
              <w:rPr>
                <w:szCs w:val="24"/>
              </w:rPr>
            </w:pPr>
            <w:r>
              <w:rPr>
                <w:szCs w:val="24"/>
              </w:rPr>
              <w:t xml:space="preserve"> </w:t>
            </w:r>
          </w:p>
          <w:p w14:paraId="271426B9" w14:textId="1B931650" w:rsidR="003B1C6A" w:rsidRPr="003B1C6A" w:rsidRDefault="003B1C6A" w:rsidP="00AE17CE">
            <w:pPr>
              <w:spacing w:before="120" w:after="120" w:line="240" w:lineRule="auto"/>
              <w:textAlignment w:val="top"/>
              <w:rPr>
                <w:rFonts w:eastAsia="Calibri" w:cs="Times New Roman"/>
                <w:szCs w:val="24"/>
              </w:rPr>
            </w:pPr>
            <w:bookmarkStart w:id="64" w:name="OLE_LINK49"/>
            <w:r w:rsidRPr="003B1C6A">
              <w:rPr>
                <w:rFonts w:eastAsia="Calibri" w:cs="Times New Roman"/>
                <w:b/>
                <w:bCs/>
                <w:szCs w:val="24"/>
              </w:rPr>
              <w:t>Result</w:t>
            </w:r>
            <w:r w:rsidR="00AE68B7">
              <w:rPr>
                <w:rFonts w:eastAsia="Calibri" w:cs="Times New Roman"/>
                <w:b/>
                <w:bCs/>
                <w:szCs w:val="24"/>
              </w:rPr>
              <w:t xml:space="preserve">: </w:t>
            </w:r>
            <w:r w:rsidR="00692957" w:rsidRPr="00692957">
              <w:rPr>
                <w:rFonts w:eastAsia="Calibri" w:cs="Times New Roman"/>
                <w:szCs w:val="24"/>
              </w:rPr>
              <w:t xml:space="preserve">The </w:t>
            </w:r>
            <w:r w:rsidRPr="003B1C6A">
              <w:rPr>
                <w:rFonts w:eastAsia="Calibri" w:cs="Times New Roman"/>
                <w:szCs w:val="24"/>
              </w:rPr>
              <w:t xml:space="preserve">Order Details </w:t>
            </w:r>
            <w:r w:rsidR="00692957">
              <w:rPr>
                <w:rFonts w:eastAsia="Calibri" w:cs="Times New Roman"/>
                <w:szCs w:val="24"/>
              </w:rPr>
              <w:t>s</w:t>
            </w:r>
            <w:r w:rsidRPr="003B1C6A">
              <w:rPr>
                <w:rFonts w:eastAsia="Calibri" w:cs="Times New Roman"/>
                <w:szCs w:val="24"/>
              </w:rPr>
              <w:t>creen displays</w:t>
            </w:r>
            <w:r w:rsidR="001A32B1">
              <w:rPr>
                <w:rFonts w:eastAsia="Calibri" w:cs="Times New Roman"/>
                <w:szCs w:val="24"/>
              </w:rPr>
              <w:t>.</w:t>
            </w:r>
          </w:p>
          <w:bookmarkEnd w:id="64"/>
          <w:p w14:paraId="4B1E3CB5" w14:textId="77777777" w:rsidR="003B1C6A" w:rsidRDefault="003B1C6A" w:rsidP="00AE17CE">
            <w:pPr>
              <w:spacing w:before="120" w:after="120" w:line="240" w:lineRule="auto"/>
              <w:jc w:val="center"/>
              <w:textAlignment w:val="top"/>
              <w:rPr>
                <w:szCs w:val="24"/>
              </w:rPr>
            </w:pPr>
          </w:p>
          <w:p w14:paraId="620BB9C1" w14:textId="77777777" w:rsidR="00B57304" w:rsidRDefault="00511A35" w:rsidP="00AE17CE">
            <w:pPr>
              <w:spacing w:before="120" w:after="120" w:line="240" w:lineRule="auto"/>
              <w:jc w:val="center"/>
              <w:textAlignment w:val="top"/>
              <w:rPr>
                <w:szCs w:val="24"/>
              </w:rPr>
            </w:pPr>
            <w:r>
              <w:rPr>
                <w:noProof/>
              </w:rPr>
              <w:drawing>
                <wp:inline distT="0" distB="0" distL="0" distR="0" wp14:anchorId="3F028628" wp14:editId="5EE17E34">
                  <wp:extent cx="5066667" cy="1114286"/>
                  <wp:effectExtent l="0" t="0" r="635" b="0"/>
                  <wp:docPr id="63079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5570" name=""/>
                          <pic:cNvPicPr/>
                        </pic:nvPicPr>
                        <pic:blipFill>
                          <a:blip r:embed="rId37"/>
                          <a:stretch>
                            <a:fillRect/>
                          </a:stretch>
                        </pic:blipFill>
                        <pic:spPr>
                          <a:xfrm>
                            <a:off x="0" y="0"/>
                            <a:ext cx="5066667" cy="1114286"/>
                          </a:xfrm>
                          <a:prstGeom prst="rect">
                            <a:avLst/>
                          </a:prstGeom>
                        </pic:spPr>
                      </pic:pic>
                    </a:graphicData>
                  </a:graphic>
                </wp:inline>
              </w:drawing>
            </w:r>
          </w:p>
          <w:p w14:paraId="76E1FE52" w14:textId="77777777" w:rsidR="00B57304" w:rsidRDefault="00B57304" w:rsidP="00AE17CE">
            <w:pPr>
              <w:spacing w:before="120" w:after="120" w:line="240" w:lineRule="auto"/>
              <w:textAlignment w:val="top"/>
              <w:rPr>
                <w:szCs w:val="24"/>
              </w:rPr>
            </w:pPr>
          </w:p>
        </w:tc>
      </w:tr>
      <w:tr w:rsidR="001F1631" w14:paraId="0915A1D9" w14:textId="77777777" w:rsidTr="0096161D">
        <w:tc>
          <w:tcPr>
            <w:tcW w:w="275" w:type="pct"/>
            <w:tcBorders>
              <w:top w:val="single" w:sz="4" w:space="0" w:color="auto"/>
              <w:left w:val="single" w:sz="4" w:space="0" w:color="auto"/>
              <w:bottom w:val="single" w:sz="4" w:space="0" w:color="auto"/>
              <w:right w:val="single" w:sz="4" w:space="0" w:color="auto"/>
            </w:tcBorders>
          </w:tcPr>
          <w:p w14:paraId="65F5579B" w14:textId="77777777" w:rsidR="00B57304" w:rsidRDefault="00B57304" w:rsidP="00AE17CE">
            <w:pPr>
              <w:spacing w:before="120" w:after="120" w:line="240" w:lineRule="auto"/>
              <w:jc w:val="center"/>
              <w:rPr>
                <w:b/>
                <w:szCs w:val="24"/>
              </w:rPr>
            </w:pPr>
            <w:r>
              <w:rPr>
                <w:b/>
                <w:szCs w:val="24"/>
              </w:rPr>
              <w:t>3</w:t>
            </w:r>
          </w:p>
        </w:tc>
        <w:tc>
          <w:tcPr>
            <w:tcW w:w="4725" w:type="pct"/>
            <w:tcBorders>
              <w:top w:val="single" w:sz="4" w:space="0" w:color="auto"/>
              <w:left w:val="single" w:sz="4" w:space="0" w:color="auto"/>
              <w:bottom w:val="single" w:sz="4" w:space="0" w:color="auto"/>
              <w:right w:val="single" w:sz="4" w:space="0" w:color="auto"/>
            </w:tcBorders>
          </w:tcPr>
          <w:p w14:paraId="102EBB5D" w14:textId="77777777" w:rsidR="00667A1C" w:rsidRDefault="00667A1C" w:rsidP="00AE17CE">
            <w:pPr>
              <w:spacing w:before="120" w:after="120" w:line="240" w:lineRule="auto"/>
              <w:textAlignment w:val="top"/>
              <w:rPr>
                <w:szCs w:val="24"/>
              </w:rPr>
            </w:pPr>
            <w:r>
              <w:rPr>
                <w:szCs w:val="24"/>
              </w:rPr>
              <w:t xml:space="preserve">Click the </w:t>
            </w:r>
            <w:r>
              <w:rPr>
                <w:b/>
                <w:bCs/>
                <w:szCs w:val="24"/>
              </w:rPr>
              <w:t>Alerts/Notes</w:t>
            </w:r>
            <w:r>
              <w:rPr>
                <w:szCs w:val="24"/>
              </w:rPr>
              <w:t xml:space="preserve"> tab to view Alerts, then click the </w:t>
            </w:r>
            <w:r>
              <w:rPr>
                <w:b/>
                <w:bCs/>
                <w:szCs w:val="24"/>
              </w:rPr>
              <w:t>Add Alert</w:t>
            </w:r>
            <w:r>
              <w:rPr>
                <w:szCs w:val="24"/>
              </w:rPr>
              <w:t xml:space="preserve"> button. </w:t>
            </w:r>
          </w:p>
          <w:p w14:paraId="6BD6A165" w14:textId="0C902312" w:rsidR="00667A1C" w:rsidRDefault="00667A1C" w:rsidP="00AE17CE">
            <w:pPr>
              <w:spacing w:before="120" w:after="120" w:line="240" w:lineRule="auto"/>
              <w:textAlignment w:val="top"/>
              <w:rPr>
                <w:szCs w:val="24"/>
              </w:rPr>
            </w:pPr>
            <w:r>
              <w:rPr>
                <w:b/>
                <w:bCs/>
                <w:szCs w:val="24"/>
              </w:rPr>
              <w:t>Result</w:t>
            </w:r>
            <w:r w:rsidR="00AE68B7">
              <w:rPr>
                <w:b/>
                <w:bCs/>
                <w:szCs w:val="24"/>
              </w:rPr>
              <w:t xml:space="preserve">: </w:t>
            </w:r>
            <w:r>
              <w:rPr>
                <w:szCs w:val="24"/>
              </w:rPr>
              <w:t>Add Order Alert modal displays.</w:t>
            </w:r>
            <w:r w:rsidR="00477326">
              <w:t xml:space="preserve"> </w:t>
            </w:r>
            <w:r w:rsidR="00477326" w:rsidRPr="00477326">
              <w:rPr>
                <w:szCs w:val="24"/>
              </w:rPr>
              <w:t>Order Notes/Alerts View</w:t>
            </w:r>
            <w:r w:rsidR="00477326">
              <w:rPr>
                <w:szCs w:val="24"/>
              </w:rPr>
              <w:t>:</w:t>
            </w:r>
          </w:p>
          <w:p w14:paraId="23FA8BE4" w14:textId="77777777" w:rsidR="00667A1C" w:rsidRDefault="00667A1C" w:rsidP="00AE17CE">
            <w:pPr>
              <w:spacing w:before="120" w:after="120" w:line="240" w:lineRule="auto"/>
              <w:jc w:val="center"/>
              <w:textAlignment w:val="top"/>
              <w:rPr>
                <w:b/>
                <w:bCs/>
                <w:szCs w:val="24"/>
              </w:rPr>
            </w:pPr>
          </w:p>
          <w:p w14:paraId="5DD56864" w14:textId="77777777" w:rsidR="00667A1C" w:rsidRDefault="00511A35" w:rsidP="00AE17CE">
            <w:pPr>
              <w:spacing w:before="120" w:after="120" w:line="240" w:lineRule="auto"/>
              <w:jc w:val="center"/>
              <w:textAlignment w:val="top"/>
              <w:rPr>
                <w:szCs w:val="24"/>
              </w:rPr>
            </w:pPr>
            <w:r>
              <w:rPr>
                <w:noProof/>
              </w:rPr>
              <w:drawing>
                <wp:inline distT="0" distB="0" distL="0" distR="0" wp14:anchorId="0BB36A49" wp14:editId="15BF5F37">
                  <wp:extent cx="7315200" cy="2353216"/>
                  <wp:effectExtent l="0" t="0" r="0" b="9525"/>
                  <wp:docPr id="188755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55005" name=""/>
                          <pic:cNvPicPr/>
                        </pic:nvPicPr>
                        <pic:blipFill>
                          <a:blip r:embed="rId38"/>
                          <a:stretch>
                            <a:fillRect/>
                          </a:stretch>
                        </pic:blipFill>
                        <pic:spPr>
                          <a:xfrm>
                            <a:off x="0" y="0"/>
                            <a:ext cx="7315200" cy="2353216"/>
                          </a:xfrm>
                          <a:prstGeom prst="rect">
                            <a:avLst/>
                          </a:prstGeom>
                        </pic:spPr>
                      </pic:pic>
                    </a:graphicData>
                  </a:graphic>
                </wp:inline>
              </w:drawing>
            </w:r>
          </w:p>
          <w:p w14:paraId="5F12B7DE" w14:textId="77777777" w:rsidR="008C0FF0" w:rsidRDefault="008C0FF0" w:rsidP="00AE17CE">
            <w:pPr>
              <w:spacing w:before="120" w:after="120" w:line="240" w:lineRule="auto"/>
              <w:rPr>
                <w:b/>
                <w:bCs/>
                <w:szCs w:val="24"/>
              </w:rPr>
            </w:pPr>
            <w:bookmarkStart w:id="65" w:name="OLE_LINK32"/>
          </w:p>
          <w:p w14:paraId="6C249CEF" w14:textId="77777777" w:rsidR="00B57304" w:rsidRDefault="00B57304" w:rsidP="00AE17CE">
            <w:pPr>
              <w:spacing w:before="120" w:after="120" w:line="240" w:lineRule="auto"/>
              <w:rPr>
                <w:szCs w:val="24"/>
              </w:rPr>
            </w:pPr>
            <w:r>
              <w:rPr>
                <w:b/>
                <w:bCs/>
                <w:szCs w:val="24"/>
              </w:rPr>
              <w:t>Notes:</w:t>
            </w:r>
            <w:r>
              <w:rPr>
                <w:szCs w:val="24"/>
              </w:rPr>
              <w:t xml:space="preserve"> </w:t>
            </w:r>
          </w:p>
          <w:p w14:paraId="53A55C22" w14:textId="77777777" w:rsidR="00B57304" w:rsidRDefault="00EA553C" w:rsidP="00AE17CE">
            <w:pPr>
              <w:pStyle w:val="ListParagraph"/>
              <w:numPr>
                <w:ilvl w:val="0"/>
                <w:numId w:val="3"/>
              </w:numPr>
              <w:spacing w:before="120" w:after="120" w:line="240" w:lineRule="auto"/>
              <w:rPr>
                <w:rFonts w:eastAsia="Times New Roman" w:cs="Times New Roman"/>
                <w:szCs w:val="24"/>
              </w:rPr>
            </w:pPr>
            <w:bookmarkStart w:id="66" w:name="OLE_LINK46"/>
            <w:r>
              <w:rPr>
                <w:rFonts w:eastAsia="Times New Roman" w:cs="Times New Roman"/>
                <w:szCs w:val="24"/>
              </w:rPr>
              <w:t xml:space="preserve">Alerts </w:t>
            </w:r>
            <w:r w:rsidR="002D267E">
              <w:rPr>
                <w:rFonts w:eastAsia="Times New Roman" w:cs="Times New Roman"/>
                <w:szCs w:val="24"/>
              </w:rPr>
              <w:t>are</w:t>
            </w:r>
            <w:r w:rsidR="00B57304">
              <w:rPr>
                <w:rFonts w:eastAsia="Times New Roman" w:cs="Times New Roman"/>
                <w:szCs w:val="24"/>
              </w:rPr>
              <w:t xml:space="preserve"> listed by </w:t>
            </w:r>
            <w:proofErr w:type="gramStart"/>
            <w:r w:rsidR="00B57304">
              <w:rPr>
                <w:rFonts w:eastAsia="Times New Roman" w:cs="Times New Roman"/>
                <w:szCs w:val="24"/>
              </w:rPr>
              <w:t>most</w:t>
            </w:r>
            <w:proofErr w:type="gramEnd"/>
            <w:r w:rsidR="00B57304">
              <w:rPr>
                <w:rFonts w:eastAsia="Times New Roman" w:cs="Times New Roman"/>
                <w:szCs w:val="24"/>
              </w:rPr>
              <w:t xml:space="preserve"> recent first.</w:t>
            </w:r>
            <w:bookmarkEnd w:id="66"/>
          </w:p>
          <w:p w14:paraId="09CC5FFE" w14:textId="1E3623D5" w:rsidR="00EA553C" w:rsidRDefault="00EA553C" w:rsidP="00AE17CE">
            <w:pPr>
              <w:pStyle w:val="ListParagraph"/>
              <w:numPr>
                <w:ilvl w:val="1"/>
                <w:numId w:val="3"/>
              </w:numPr>
              <w:spacing w:before="120" w:after="120" w:line="240" w:lineRule="auto"/>
              <w:rPr>
                <w:rFonts w:eastAsia="Times New Roman" w:cs="Times New Roman"/>
                <w:szCs w:val="24"/>
              </w:rPr>
            </w:pPr>
            <w:r>
              <w:rPr>
                <w:rFonts w:eastAsia="Times New Roman" w:cs="Times New Roman"/>
                <w:szCs w:val="24"/>
              </w:rPr>
              <w:t>If there are no alerts, the following message displays</w:t>
            </w:r>
            <w:r w:rsidR="00AE68B7">
              <w:rPr>
                <w:rFonts w:eastAsia="Times New Roman" w:cs="Times New Roman"/>
                <w:szCs w:val="24"/>
              </w:rPr>
              <w:t xml:space="preserve">: </w:t>
            </w:r>
            <w:r>
              <w:rPr>
                <w:rFonts w:eastAsia="Times New Roman" w:cs="Times New Roman"/>
                <w:szCs w:val="24"/>
              </w:rPr>
              <w:t>“No records found.”</w:t>
            </w:r>
          </w:p>
          <w:p w14:paraId="008B4C5F" w14:textId="77777777" w:rsidR="00B57304" w:rsidRPr="00490A14" w:rsidRDefault="00092217" w:rsidP="00AE17CE">
            <w:pPr>
              <w:pStyle w:val="ListParagraph"/>
              <w:numPr>
                <w:ilvl w:val="0"/>
                <w:numId w:val="3"/>
              </w:numPr>
              <w:spacing w:before="120" w:after="120" w:line="240" w:lineRule="auto"/>
              <w:rPr>
                <w:rFonts w:eastAsia="Times New Roman" w:cs="Times New Roman"/>
                <w:szCs w:val="24"/>
              </w:rPr>
            </w:pPr>
            <w:r>
              <w:rPr>
                <w:szCs w:val="24"/>
              </w:rPr>
              <w:t>F</w:t>
            </w:r>
            <w:r w:rsidR="00B57304">
              <w:rPr>
                <w:szCs w:val="24"/>
              </w:rPr>
              <w:t xml:space="preserve">ilter search results by entering a </w:t>
            </w:r>
            <w:r w:rsidR="00B57304">
              <w:rPr>
                <w:b/>
                <w:bCs/>
                <w:szCs w:val="24"/>
              </w:rPr>
              <w:t>Start/End</w:t>
            </w:r>
            <w:r w:rsidR="00B57304">
              <w:rPr>
                <w:szCs w:val="24"/>
              </w:rPr>
              <w:t xml:space="preserve"> date</w:t>
            </w:r>
            <w:r w:rsidR="00F46909">
              <w:rPr>
                <w:szCs w:val="24"/>
              </w:rPr>
              <w:t xml:space="preserve"> and</w:t>
            </w:r>
            <w:r w:rsidR="00B57304">
              <w:rPr>
                <w:szCs w:val="24"/>
              </w:rPr>
              <w:t xml:space="preserve"> then clicking </w:t>
            </w:r>
            <w:r w:rsidR="00B57304">
              <w:rPr>
                <w:b/>
                <w:bCs/>
                <w:szCs w:val="24"/>
              </w:rPr>
              <w:t>Apply</w:t>
            </w:r>
            <w:r w:rsidR="00B57304">
              <w:rPr>
                <w:szCs w:val="24"/>
              </w:rPr>
              <w:t>.</w:t>
            </w:r>
          </w:p>
          <w:p w14:paraId="7AFD9BB8" w14:textId="77777777" w:rsidR="00490A14" w:rsidRPr="00490A14" w:rsidRDefault="00092217" w:rsidP="00AE17CE">
            <w:pPr>
              <w:pStyle w:val="ListParagraph"/>
              <w:numPr>
                <w:ilvl w:val="0"/>
                <w:numId w:val="3"/>
              </w:numPr>
              <w:spacing w:before="120" w:after="120" w:line="240" w:lineRule="auto"/>
              <w:rPr>
                <w:szCs w:val="24"/>
              </w:rPr>
            </w:pPr>
            <w:bookmarkStart w:id="67" w:name="OLE_LINK51"/>
            <w:r>
              <w:rPr>
                <w:szCs w:val="24"/>
              </w:rPr>
              <w:t>A</w:t>
            </w:r>
            <w:r w:rsidR="00490A14">
              <w:rPr>
                <w:szCs w:val="24"/>
              </w:rPr>
              <w:t xml:space="preserve">dd </w:t>
            </w:r>
            <w:r w:rsidR="00490A14" w:rsidRPr="00E06DED">
              <w:rPr>
                <w:szCs w:val="24"/>
              </w:rPr>
              <w:t>Order Alerts</w:t>
            </w:r>
            <w:r w:rsidR="00490A14">
              <w:rPr>
                <w:szCs w:val="24"/>
              </w:rPr>
              <w:t xml:space="preserve"> by clicking the </w:t>
            </w:r>
            <w:r w:rsidR="00490A14">
              <w:rPr>
                <w:b/>
                <w:bCs/>
                <w:szCs w:val="24"/>
              </w:rPr>
              <w:t>Add Alert</w:t>
            </w:r>
            <w:r w:rsidR="00490A14">
              <w:rPr>
                <w:szCs w:val="24"/>
              </w:rPr>
              <w:t xml:space="preserve"> button.</w:t>
            </w:r>
          </w:p>
          <w:bookmarkEnd w:id="67"/>
          <w:p w14:paraId="6E4BDF6C" w14:textId="77777777" w:rsidR="00582B4C" w:rsidRDefault="00582B4C" w:rsidP="00AE17CE">
            <w:pPr>
              <w:pStyle w:val="ListParagraph"/>
              <w:numPr>
                <w:ilvl w:val="0"/>
                <w:numId w:val="3"/>
              </w:numPr>
              <w:spacing w:before="120" w:after="120" w:line="240" w:lineRule="auto"/>
              <w:rPr>
                <w:rFonts w:eastAsia="Times New Roman" w:cs="Times New Roman"/>
                <w:szCs w:val="24"/>
              </w:rPr>
            </w:pPr>
            <w:r>
              <w:rPr>
                <w:szCs w:val="24"/>
              </w:rPr>
              <w:t>Search by Drug Name Coming Soon</w:t>
            </w:r>
            <w:r w:rsidR="00B96378">
              <w:rPr>
                <w:szCs w:val="24"/>
              </w:rPr>
              <w:t>.</w:t>
            </w:r>
          </w:p>
          <w:p w14:paraId="6FC72818" w14:textId="77777777" w:rsidR="00B57304" w:rsidRDefault="00B57304" w:rsidP="00AE17CE">
            <w:pPr>
              <w:pStyle w:val="ListParagraph"/>
              <w:numPr>
                <w:ilvl w:val="0"/>
                <w:numId w:val="3"/>
              </w:numPr>
              <w:spacing w:before="120" w:after="120" w:line="240" w:lineRule="auto"/>
              <w:rPr>
                <w:szCs w:val="24"/>
              </w:rPr>
            </w:pPr>
            <w:bookmarkStart w:id="68" w:name="OLE_LINK44"/>
            <w:r>
              <w:rPr>
                <w:szCs w:val="24"/>
              </w:rPr>
              <w:t xml:space="preserve">Hover over the </w:t>
            </w:r>
            <w:r>
              <w:rPr>
                <w:b/>
                <w:bCs/>
                <w:szCs w:val="24"/>
              </w:rPr>
              <w:t>Create Date</w:t>
            </w:r>
            <w:r>
              <w:rPr>
                <w:szCs w:val="24"/>
              </w:rPr>
              <w:t xml:space="preserve"> </w:t>
            </w:r>
            <w:r w:rsidR="002D267E">
              <w:rPr>
                <w:szCs w:val="24"/>
              </w:rPr>
              <w:t>to</w:t>
            </w:r>
            <w:r>
              <w:rPr>
                <w:szCs w:val="24"/>
              </w:rPr>
              <w:t xml:space="preserve"> show creation details.</w:t>
            </w:r>
            <w:bookmarkEnd w:id="68"/>
          </w:p>
          <w:p w14:paraId="465A1648" w14:textId="78373BFF" w:rsidR="00B57304" w:rsidRPr="00ED4229" w:rsidRDefault="00B57304" w:rsidP="00ED4229">
            <w:pPr>
              <w:pStyle w:val="ListParagraph"/>
              <w:numPr>
                <w:ilvl w:val="0"/>
                <w:numId w:val="3"/>
              </w:numPr>
              <w:spacing w:before="120" w:after="120" w:line="240" w:lineRule="auto"/>
              <w:rPr>
                <w:szCs w:val="24"/>
              </w:rPr>
            </w:pPr>
            <w:r w:rsidRPr="00D713F8">
              <w:rPr>
                <w:szCs w:val="24"/>
              </w:rPr>
              <w:t xml:space="preserve">Prescription may have been changed due to Intervention’s process as part of the member’s prescription benefit plan. If the member is unhappy with this change or has questions, refer </w:t>
            </w:r>
            <w:r w:rsidR="00BA5939" w:rsidRPr="009943C2">
              <w:rPr>
                <w:szCs w:val="24"/>
              </w:rPr>
              <w:t>t</w:t>
            </w:r>
            <w:r w:rsidRPr="009943C2">
              <w:rPr>
                <w:szCs w:val="24"/>
              </w:rPr>
              <w:t>o </w:t>
            </w:r>
            <w:bookmarkEnd w:id="65"/>
            <w:r w:rsidR="009943C2">
              <w:rPr>
                <w:szCs w:val="24"/>
              </w:rPr>
              <w:fldChar w:fldCharType="begin"/>
            </w:r>
            <w:r w:rsidR="005467BF">
              <w:rPr>
                <w:szCs w:val="24"/>
              </w:rPr>
              <w:instrText>HYPERLINK "https://thesource.cvshealth.com/nuxeo/thesource/" \l "!/view?docid=2379cb90-2a49-4be2-a38d-6d66d10365fe"</w:instrText>
            </w:r>
            <w:r w:rsidR="009943C2">
              <w:rPr>
                <w:szCs w:val="24"/>
              </w:rPr>
            </w:r>
            <w:r w:rsidR="009943C2">
              <w:rPr>
                <w:szCs w:val="24"/>
              </w:rPr>
              <w:fldChar w:fldCharType="separate"/>
            </w:r>
            <w:r w:rsidR="009943C2" w:rsidRPr="009943C2">
              <w:rPr>
                <w:rStyle w:val="Hyperlink"/>
                <w:szCs w:val="24"/>
              </w:rPr>
              <w:t xml:space="preserve">Compass - Intervention </w:t>
            </w:r>
            <w:proofErr w:type="spellStart"/>
            <w:r w:rsidR="009943C2" w:rsidRPr="009943C2">
              <w:rPr>
                <w:rStyle w:val="Hyperlink"/>
                <w:szCs w:val="24"/>
              </w:rPr>
              <w:t>Changeback</w:t>
            </w:r>
            <w:proofErr w:type="spellEnd"/>
            <w:r w:rsidR="009943C2" w:rsidRPr="009943C2">
              <w:rPr>
                <w:rStyle w:val="Hyperlink"/>
                <w:szCs w:val="24"/>
              </w:rPr>
              <w:t xml:space="preserve"> (062768)</w:t>
            </w:r>
            <w:r w:rsidR="009943C2">
              <w:rPr>
                <w:szCs w:val="24"/>
              </w:rPr>
              <w:fldChar w:fldCharType="end"/>
            </w:r>
            <w:r w:rsidRPr="009943C2">
              <w:rPr>
                <w:szCs w:val="24"/>
              </w:rPr>
              <w:t>.</w:t>
            </w:r>
            <w:r w:rsidR="004B5030" w:rsidRPr="009943C2">
              <w:rPr>
                <w:szCs w:val="24"/>
              </w:rPr>
              <w:t xml:space="preserve">  </w:t>
            </w:r>
          </w:p>
        </w:tc>
      </w:tr>
      <w:tr w:rsidR="001F1631" w14:paraId="666D5D9E" w14:textId="77777777" w:rsidTr="0096161D">
        <w:tc>
          <w:tcPr>
            <w:tcW w:w="275" w:type="pct"/>
            <w:tcBorders>
              <w:top w:val="single" w:sz="4" w:space="0" w:color="auto"/>
              <w:left w:val="single" w:sz="4" w:space="0" w:color="auto"/>
              <w:bottom w:val="single" w:sz="4" w:space="0" w:color="auto"/>
              <w:right w:val="single" w:sz="4" w:space="0" w:color="auto"/>
            </w:tcBorders>
          </w:tcPr>
          <w:p w14:paraId="1DEEC592" w14:textId="77777777" w:rsidR="001F1631" w:rsidRDefault="001F1631" w:rsidP="00AE17CE">
            <w:pPr>
              <w:spacing w:before="120" w:after="120" w:line="240" w:lineRule="auto"/>
              <w:jc w:val="center"/>
              <w:rPr>
                <w:b/>
                <w:szCs w:val="24"/>
              </w:rPr>
            </w:pPr>
            <w:r>
              <w:rPr>
                <w:b/>
                <w:szCs w:val="24"/>
              </w:rPr>
              <w:t>4</w:t>
            </w:r>
          </w:p>
        </w:tc>
        <w:tc>
          <w:tcPr>
            <w:tcW w:w="4725" w:type="pct"/>
            <w:tcBorders>
              <w:top w:val="single" w:sz="4" w:space="0" w:color="auto"/>
              <w:left w:val="single" w:sz="4" w:space="0" w:color="auto"/>
              <w:bottom w:val="single" w:sz="4" w:space="0" w:color="auto"/>
              <w:right w:val="single" w:sz="4" w:space="0" w:color="auto"/>
            </w:tcBorders>
          </w:tcPr>
          <w:p w14:paraId="6C1E2D4E" w14:textId="77777777" w:rsidR="001F1631" w:rsidRDefault="001F1631" w:rsidP="00AE17CE">
            <w:pPr>
              <w:spacing w:before="120" w:after="120" w:line="240" w:lineRule="auto"/>
              <w:textAlignment w:val="top"/>
              <w:rPr>
                <w:szCs w:val="24"/>
              </w:rPr>
            </w:pPr>
            <w:r>
              <w:rPr>
                <w:szCs w:val="24"/>
              </w:rPr>
              <w:t xml:space="preserve">Add notes to the </w:t>
            </w:r>
            <w:r>
              <w:rPr>
                <w:b/>
                <w:bCs/>
                <w:szCs w:val="24"/>
              </w:rPr>
              <w:t>Alerts Details</w:t>
            </w:r>
            <w:r>
              <w:rPr>
                <w:szCs w:val="24"/>
              </w:rPr>
              <w:t xml:space="preserve"> section, then click </w:t>
            </w:r>
            <w:r>
              <w:rPr>
                <w:b/>
                <w:bCs/>
                <w:szCs w:val="24"/>
              </w:rPr>
              <w:t>Save</w:t>
            </w:r>
            <w:r>
              <w:rPr>
                <w:szCs w:val="24"/>
              </w:rPr>
              <w:t xml:space="preserve">. </w:t>
            </w:r>
          </w:p>
          <w:p w14:paraId="5CBCFD2C" w14:textId="38E78388" w:rsidR="001F1631" w:rsidRPr="005A1401" w:rsidRDefault="005A1401" w:rsidP="516976A0">
            <w:pPr>
              <w:spacing w:before="120" w:after="120" w:line="240" w:lineRule="auto"/>
              <w:textAlignment w:val="top"/>
              <w:rPr>
                <w:rFonts w:eastAsia="Verdana" w:cs="Verdana"/>
                <w:szCs w:val="24"/>
              </w:rPr>
            </w:pPr>
            <w:r w:rsidRPr="005A1401">
              <w:rPr>
                <w:b/>
                <w:bCs/>
              </w:rPr>
              <w:t>Note</w:t>
            </w:r>
            <w:r w:rsidR="00AE68B7">
              <w:rPr>
                <w:b/>
                <w:bCs/>
              </w:rPr>
              <w:t xml:space="preserve">: </w:t>
            </w:r>
            <w:r>
              <w:rPr>
                <w:rFonts w:eastAsia="Verdana" w:cs="Verdana"/>
                <w:szCs w:val="24"/>
              </w:rPr>
              <w:t>I</w:t>
            </w:r>
            <w:r w:rsidR="61C478B8" w:rsidRPr="516976A0">
              <w:rPr>
                <w:rFonts w:eastAsia="Verdana" w:cs="Verdana"/>
                <w:szCs w:val="24"/>
              </w:rPr>
              <w:t xml:space="preserve">f </w:t>
            </w:r>
            <w:r w:rsidR="61C478B8" w:rsidRPr="005A1401">
              <w:rPr>
                <w:rFonts w:eastAsia="Verdana" w:cs="Verdana"/>
                <w:szCs w:val="24"/>
              </w:rPr>
              <w:t>order is in process, adding an alert will not stop order from being shipped out</w:t>
            </w:r>
            <w:r w:rsidR="004041A3">
              <w:rPr>
                <w:rFonts w:eastAsia="Verdana" w:cs="Verdana"/>
                <w:szCs w:val="24"/>
              </w:rPr>
              <w:t>. I</w:t>
            </w:r>
            <w:r w:rsidR="61C478B8" w:rsidRPr="005A1401">
              <w:rPr>
                <w:rFonts w:eastAsia="Verdana" w:cs="Verdana"/>
                <w:szCs w:val="24"/>
              </w:rPr>
              <w:t>nstead</w:t>
            </w:r>
            <w:r w:rsidR="004041A3">
              <w:rPr>
                <w:rFonts w:eastAsia="Verdana" w:cs="Verdana"/>
                <w:szCs w:val="24"/>
              </w:rPr>
              <w:t>, refer to</w:t>
            </w:r>
            <w:r w:rsidR="000827EF">
              <w:rPr>
                <w:rFonts w:eastAsia="Verdana" w:cs="Verdana"/>
                <w:szCs w:val="24"/>
              </w:rPr>
              <w:t xml:space="preserve"> </w:t>
            </w:r>
            <w:hyperlink r:id="rId39" w:anchor="!/view?docid=a4299650-04b0-46ee-b152-84f81ee81658" w:history="1">
              <w:r w:rsidR="33248146" w:rsidRPr="004041A3">
                <w:rPr>
                  <w:rStyle w:val="Hyperlink"/>
                  <w:rFonts w:eastAsia="Helvetica" w:cs="Helvetica"/>
                  <w:szCs w:val="24"/>
                </w:rPr>
                <w:t>Compass - Stop Tote Requests (057999)</w:t>
              </w:r>
            </w:hyperlink>
            <w:r w:rsidR="00333DBA">
              <w:rPr>
                <w:rFonts w:eastAsia="Helvetica" w:cs="Helvetica"/>
                <w:color w:val="000000" w:themeColor="text1"/>
                <w:szCs w:val="24"/>
              </w:rPr>
              <w:t>.</w:t>
            </w:r>
          </w:p>
          <w:p w14:paraId="59497A4B" w14:textId="77777777" w:rsidR="001F1631" w:rsidRDefault="00511A35" w:rsidP="00AE17CE">
            <w:pPr>
              <w:spacing w:before="120" w:after="120" w:line="240" w:lineRule="auto"/>
              <w:jc w:val="center"/>
              <w:textAlignment w:val="top"/>
              <w:rPr>
                <w:szCs w:val="24"/>
              </w:rPr>
            </w:pPr>
            <w:r>
              <w:rPr>
                <w:noProof/>
              </w:rPr>
              <w:drawing>
                <wp:inline distT="0" distB="0" distL="0" distR="0" wp14:anchorId="2E5DED5B" wp14:editId="6467881C">
                  <wp:extent cx="5238095" cy="2390476"/>
                  <wp:effectExtent l="0" t="0" r="1270" b="0"/>
                  <wp:docPr id="9252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6014" name=""/>
                          <pic:cNvPicPr/>
                        </pic:nvPicPr>
                        <pic:blipFill>
                          <a:blip r:embed="rId40"/>
                          <a:stretch>
                            <a:fillRect/>
                          </a:stretch>
                        </pic:blipFill>
                        <pic:spPr>
                          <a:xfrm>
                            <a:off x="0" y="0"/>
                            <a:ext cx="5238095" cy="2390476"/>
                          </a:xfrm>
                          <a:prstGeom prst="rect">
                            <a:avLst/>
                          </a:prstGeom>
                        </pic:spPr>
                      </pic:pic>
                    </a:graphicData>
                  </a:graphic>
                </wp:inline>
              </w:drawing>
            </w:r>
          </w:p>
          <w:p w14:paraId="72E56C01" w14:textId="77777777" w:rsidR="001F1631" w:rsidRDefault="001F1631" w:rsidP="00AE17CE">
            <w:pPr>
              <w:spacing w:before="120" w:after="120" w:line="240" w:lineRule="auto"/>
              <w:textAlignment w:val="top"/>
              <w:rPr>
                <w:szCs w:val="24"/>
              </w:rPr>
            </w:pPr>
          </w:p>
        </w:tc>
      </w:tr>
    </w:tbl>
    <w:p w14:paraId="0CAD6EF6" w14:textId="77777777" w:rsidR="00795459" w:rsidRDefault="00795459" w:rsidP="00AE17CE">
      <w:pPr>
        <w:spacing w:before="120" w:after="120" w:line="240" w:lineRule="auto"/>
        <w:jc w:val="right"/>
      </w:pPr>
    </w:p>
    <w:p w14:paraId="748690CE" w14:textId="77777777" w:rsidR="004860FF" w:rsidRDefault="004860FF" w:rsidP="00AE17CE">
      <w:pPr>
        <w:spacing w:before="120" w:after="120" w:line="240" w:lineRule="auto"/>
        <w:jc w:val="right"/>
        <w:rPr>
          <w:szCs w:val="24"/>
        </w:rPr>
      </w:pPr>
      <w:hyperlink w:anchor="_top" w:history="1">
        <w:r w:rsidRPr="00F045D8">
          <w:rPr>
            <w:rStyle w:val="Hyperlink"/>
            <w:szCs w:val="24"/>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4860FF" w14:paraId="42BEE800" w14:textId="77777777" w:rsidTr="0096161D">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696E2CF0" w14:textId="77777777" w:rsidR="004860FF" w:rsidRDefault="004860FF" w:rsidP="00AE17CE">
            <w:pPr>
              <w:pStyle w:val="Heading2"/>
              <w:spacing w:before="120" w:after="120" w:line="254" w:lineRule="auto"/>
              <w:rPr>
                <w:rFonts w:ascii="Verdana" w:hAnsi="Verdana"/>
                <w:i w:val="0"/>
                <w:sz w:val="36"/>
                <w:szCs w:val="36"/>
              </w:rPr>
            </w:pPr>
            <w:bookmarkStart w:id="69" w:name="_Toc150429314"/>
            <w:bookmarkStart w:id="70" w:name="_Toc190865983"/>
            <w:r>
              <w:rPr>
                <w:rFonts w:ascii="Verdana" w:hAnsi="Verdana"/>
                <w:i w:val="0"/>
              </w:rPr>
              <w:t>Rx Alerts (View Only)</w:t>
            </w:r>
            <w:bookmarkEnd w:id="69"/>
            <w:bookmarkEnd w:id="70"/>
          </w:p>
        </w:tc>
      </w:tr>
    </w:tbl>
    <w:p w14:paraId="30D728A9" w14:textId="77777777" w:rsidR="00E20490" w:rsidRDefault="00E20490" w:rsidP="00AE17CE">
      <w:pPr>
        <w:spacing w:before="120" w:after="120" w:line="240" w:lineRule="auto"/>
        <w:rPr>
          <w:rFonts w:eastAsia="Times New Roman" w:cs="Times New Roman"/>
          <w:color w:val="000000"/>
          <w:szCs w:val="24"/>
        </w:rPr>
      </w:pPr>
      <w:r>
        <w:rPr>
          <w:rFonts w:eastAsia="Times New Roman" w:cs="Times New Roman"/>
          <w:color w:val="000000"/>
          <w:szCs w:val="24"/>
        </w:rPr>
        <w:t xml:space="preserve">Compass </w:t>
      </w:r>
      <w:r w:rsidR="00497CE6">
        <w:rPr>
          <w:rFonts w:eastAsia="Times New Roman" w:cs="Times New Roman"/>
          <w:color w:val="000000"/>
          <w:szCs w:val="24"/>
        </w:rPr>
        <w:t>automatically</w:t>
      </w:r>
      <w:r>
        <w:rPr>
          <w:rFonts w:eastAsia="Times New Roman" w:cs="Times New Roman"/>
          <w:color w:val="000000"/>
          <w:szCs w:val="24"/>
        </w:rPr>
        <w:t xml:space="preserve"> </w:t>
      </w:r>
      <w:r w:rsidR="00497CE6">
        <w:rPr>
          <w:rFonts w:eastAsia="Times New Roman" w:cs="Times New Roman"/>
          <w:color w:val="000000"/>
          <w:szCs w:val="24"/>
        </w:rPr>
        <w:t>generate</w:t>
      </w:r>
      <w:r w:rsidR="00564448">
        <w:rPr>
          <w:rFonts w:eastAsia="Times New Roman" w:cs="Times New Roman"/>
          <w:color w:val="000000"/>
          <w:szCs w:val="24"/>
        </w:rPr>
        <w:t>s</w:t>
      </w:r>
      <w:r w:rsidR="00497CE6">
        <w:rPr>
          <w:rFonts w:eastAsia="Times New Roman" w:cs="Times New Roman"/>
          <w:color w:val="000000"/>
          <w:szCs w:val="24"/>
        </w:rPr>
        <w:t xml:space="preserve"> </w:t>
      </w:r>
      <w:r w:rsidR="00E55A88">
        <w:rPr>
          <w:rFonts w:eastAsia="Times New Roman" w:cs="Times New Roman"/>
          <w:color w:val="000000"/>
          <w:szCs w:val="24"/>
        </w:rPr>
        <w:t>Rx Level Alerts based upon actions completed.</w:t>
      </w:r>
    </w:p>
    <w:p w14:paraId="493F9B02" w14:textId="77777777" w:rsidR="00E20490" w:rsidRDefault="00E20490" w:rsidP="00AE17CE">
      <w:pPr>
        <w:spacing w:before="120" w:after="120" w:line="240" w:lineRule="auto"/>
        <w:rPr>
          <w:rFonts w:eastAsia="Times New Roman" w:cs="Times New Roman"/>
          <w:color w:val="000000"/>
          <w:szCs w:val="24"/>
        </w:rPr>
      </w:pPr>
    </w:p>
    <w:p w14:paraId="282A7DBC" w14:textId="77777777" w:rsidR="00BF322E" w:rsidRDefault="00BF322E" w:rsidP="00AE17CE">
      <w:pPr>
        <w:spacing w:before="120" w:after="120" w:line="240" w:lineRule="auto"/>
        <w:rPr>
          <w:rFonts w:eastAsia="Times New Roman" w:cs="Times New Roman"/>
          <w:color w:val="000000"/>
          <w:szCs w:val="24"/>
        </w:rPr>
      </w:pPr>
      <w:r>
        <w:rPr>
          <w:rFonts w:eastAsia="Times New Roman" w:cs="Times New Roman"/>
          <w:color w:val="000000"/>
          <w:szCs w:val="24"/>
        </w:rPr>
        <w:t>Complete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AB7E4B" w14:paraId="64DBF588" w14:textId="77777777" w:rsidTr="0096161D">
        <w:tc>
          <w:tcPr>
            <w:tcW w:w="3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265F41" w14:textId="77777777" w:rsidR="004860FF" w:rsidRDefault="004860FF" w:rsidP="00AE17CE">
            <w:pPr>
              <w:spacing w:before="120" w:after="120" w:line="240" w:lineRule="auto"/>
              <w:jc w:val="center"/>
              <w:rPr>
                <w:rFonts w:eastAsia="Calibri" w:cs="Times New Roman"/>
                <w:b/>
                <w:szCs w:val="24"/>
              </w:rPr>
            </w:pPr>
            <w:r>
              <w:rPr>
                <w:rFonts w:eastAsia="Calibri" w:cs="Times New Roman"/>
                <w:b/>
                <w:szCs w:val="24"/>
              </w:rPr>
              <w:t>Step</w:t>
            </w:r>
          </w:p>
        </w:tc>
        <w:tc>
          <w:tcPr>
            <w:tcW w:w="46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0FECE" w14:textId="77777777" w:rsidR="004860FF" w:rsidRDefault="004860FF" w:rsidP="00AE17CE">
            <w:pPr>
              <w:spacing w:before="120" w:after="120" w:line="240" w:lineRule="auto"/>
              <w:jc w:val="center"/>
              <w:rPr>
                <w:rFonts w:eastAsia="Calibri" w:cs="Times New Roman"/>
                <w:b/>
                <w:szCs w:val="24"/>
              </w:rPr>
            </w:pPr>
            <w:r>
              <w:rPr>
                <w:rFonts w:eastAsia="Calibri" w:cs="Times New Roman"/>
                <w:b/>
                <w:szCs w:val="24"/>
              </w:rPr>
              <w:t>Action</w:t>
            </w:r>
          </w:p>
        </w:tc>
      </w:tr>
      <w:tr w:rsidR="007E1D02" w14:paraId="3885BD20" w14:textId="77777777" w:rsidTr="0096161D">
        <w:tc>
          <w:tcPr>
            <w:tcW w:w="308" w:type="pct"/>
            <w:tcBorders>
              <w:top w:val="single" w:sz="4" w:space="0" w:color="auto"/>
              <w:left w:val="single" w:sz="4" w:space="0" w:color="auto"/>
              <w:bottom w:val="single" w:sz="4" w:space="0" w:color="auto"/>
              <w:right w:val="single" w:sz="4" w:space="0" w:color="auto"/>
            </w:tcBorders>
          </w:tcPr>
          <w:p w14:paraId="65675FC2" w14:textId="77777777" w:rsidR="007E1D02" w:rsidRDefault="007E1D02" w:rsidP="00AE17CE">
            <w:pPr>
              <w:spacing w:before="120" w:after="120" w:line="240" w:lineRule="auto"/>
              <w:jc w:val="center"/>
              <w:rPr>
                <w:rFonts w:eastAsia="Calibri" w:cs="Times New Roman"/>
                <w:b/>
                <w:szCs w:val="24"/>
              </w:rPr>
            </w:pPr>
            <w:r>
              <w:rPr>
                <w:rFonts w:eastAsia="Calibri" w:cs="Times New Roman"/>
                <w:b/>
                <w:szCs w:val="24"/>
              </w:rPr>
              <w:t>1</w:t>
            </w:r>
          </w:p>
        </w:tc>
        <w:tc>
          <w:tcPr>
            <w:tcW w:w="4692" w:type="pct"/>
            <w:tcBorders>
              <w:top w:val="single" w:sz="4" w:space="0" w:color="auto"/>
              <w:left w:val="single" w:sz="4" w:space="0" w:color="auto"/>
              <w:bottom w:val="single" w:sz="4" w:space="0" w:color="auto"/>
              <w:right w:val="single" w:sz="4" w:space="0" w:color="auto"/>
            </w:tcBorders>
          </w:tcPr>
          <w:p w14:paraId="49D19142" w14:textId="77777777" w:rsidR="007E1D02" w:rsidRDefault="007E1D02" w:rsidP="00AE17CE">
            <w:pPr>
              <w:spacing w:before="120" w:after="120" w:line="240" w:lineRule="auto"/>
              <w:textAlignment w:val="top"/>
              <w:rPr>
                <w:szCs w:val="24"/>
              </w:rPr>
            </w:pPr>
            <w:r>
              <w:rPr>
                <w:szCs w:val="24"/>
              </w:rPr>
              <w:t xml:space="preserve">Navigate to the </w:t>
            </w:r>
            <w:r>
              <w:rPr>
                <w:b/>
                <w:szCs w:val="24"/>
              </w:rPr>
              <w:t>Claims Landing Page</w:t>
            </w:r>
            <w:r w:rsidRPr="003E4184">
              <w:rPr>
                <w:bCs/>
                <w:szCs w:val="24"/>
              </w:rPr>
              <w:t xml:space="preserve">, </w:t>
            </w:r>
            <w:r>
              <w:rPr>
                <w:szCs w:val="24"/>
              </w:rPr>
              <w:t>then click</w:t>
            </w:r>
            <w:r>
              <w:rPr>
                <w:bCs/>
                <w:szCs w:val="24"/>
              </w:rPr>
              <w:t xml:space="preserve"> the</w:t>
            </w:r>
            <w:r>
              <w:rPr>
                <w:b/>
                <w:szCs w:val="24"/>
              </w:rPr>
              <w:t xml:space="preserve"> Mail Order History </w:t>
            </w:r>
            <w:r>
              <w:rPr>
                <w:bCs/>
                <w:szCs w:val="24"/>
              </w:rPr>
              <w:t>tab</w:t>
            </w:r>
            <w:r>
              <w:rPr>
                <w:szCs w:val="24"/>
              </w:rPr>
              <w:t>.</w:t>
            </w:r>
          </w:p>
          <w:p w14:paraId="07BE6D84" w14:textId="77777777" w:rsidR="00511A35" w:rsidRDefault="00511A35" w:rsidP="00AE17CE">
            <w:pPr>
              <w:spacing w:before="120" w:after="120" w:line="240" w:lineRule="auto"/>
              <w:textAlignment w:val="top"/>
              <w:rPr>
                <w:b/>
                <w:szCs w:val="24"/>
              </w:rPr>
            </w:pPr>
          </w:p>
          <w:p w14:paraId="2F7C20F1" w14:textId="77777777" w:rsidR="007E1D02" w:rsidRDefault="00511A35" w:rsidP="0099161C">
            <w:pPr>
              <w:spacing w:before="120" w:after="120" w:line="240" w:lineRule="auto"/>
              <w:jc w:val="center"/>
              <w:textAlignment w:val="top"/>
              <w:rPr>
                <w:b/>
                <w:szCs w:val="24"/>
              </w:rPr>
            </w:pPr>
            <w:r>
              <w:rPr>
                <w:noProof/>
              </w:rPr>
              <w:drawing>
                <wp:inline distT="0" distB="0" distL="0" distR="0" wp14:anchorId="72DD8205" wp14:editId="0D9582FD">
                  <wp:extent cx="7315200" cy="2324986"/>
                  <wp:effectExtent l="0" t="0" r="0" b="0"/>
                  <wp:docPr id="20595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0616" name=""/>
                          <pic:cNvPicPr/>
                        </pic:nvPicPr>
                        <pic:blipFill>
                          <a:blip r:embed="rId41"/>
                          <a:stretch>
                            <a:fillRect/>
                          </a:stretch>
                        </pic:blipFill>
                        <pic:spPr>
                          <a:xfrm>
                            <a:off x="0" y="0"/>
                            <a:ext cx="7315200" cy="2324986"/>
                          </a:xfrm>
                          <a:prstGeom prst="rect">
                            <a:avLst/>
                          </a:prstGeom>
                        </pic:spPr>
                      </pic:pic>
                    </a:graphicData>
                  </a:graphic>
                </wp:inline>
              </w:drawing>
            </w:r>
          </w:p>
          <w:p w14:paraId="48089C09" w14:textId="77777777" w:rsidR="005E6A68" w:rsidRDefault="005E6A68" w:rsidP="00AE17CE">
            <w:pPr>
              <w:spacing w:before="120" w:after="120" w:line="240" w:lineRule="auto"/>
              <w:jc w:val="center"/>
              <w:rPr>
                <w:rFonts w:eastAsia="Calibri" w:cs="Times New Roman"/>
                <w:color w:val="000000"/>
              </w:rPr>
            </w:pPr>
            <w:bookmarkStart w:id="71" w:name="OLE_LINK84"/>
          </w:p>
          <w:bookmarkEnd w:id="71"/>
          <w:p w14:paraId="0D56E0FC" w14:textId="77777777" w:rsidR="00AB7E4B" w:rsidRDefault="00AB7E4B" w:rsidP="00AE17CE">
            <w:pPr>
              <w:spacing w:before="120" w:after="120" w:line="240" w:lineRule="auto"/>
              <w:jc w:val="center"/>
              <w:textAlignment w:val="top"/>
              <w:rPr>
                <w:b/>
                <w:szCs w:val="24"/>
              </w:rPr>
            </w:pPr>
          </w:p>
          <w:p w14:paraId="5901E39C" w14:textId="3A8196E8" w:rsidR="007E1D02" w:rsidRPr="00AB1D7F" w:rsidRDefault="007E1D02" w:rsidP="00AB1D7F">
            <w:pPr>
              <w:spacing w:before="120" w:after="120" w:line="240" w:lineRule="auto"/>
              <w:textAlignment w:val="top"/>
              <w:rPr>
                <w:bCs/>
                <w:szCs w:val="24"/>
              </w:rPr>
            </w:pPr>
            <w:r>
              <w:rPr>
                <w:b/>
                <w:szCs w:val="24"/>
              </w:rPr>
              <w:t>Result</w:t>
            </w:r>
            <w:r w:rsidR="00AE68B7">
              <w:rPr>
                <w:b/>
                <w:szCs w:val="24"/>
              </w:rPr>
              <w:t xml:space="preserve">: </w:t>
            </w:r>
            <w:r>
              <w:rPr>
                <w:rFonts w:eastAsia="Calibri" w:cs="Times New Roman"/>
                <w:bCs/>
                <w:szCs w:val="24"/>
              </w:rPr>
              <w:t xml:space="preserve">Mail Orders within the default 90-day window display. </w:t>
            </w:r>
          </w:p>
        </w:tc>
      </w:tr>
      <w:tr w:rsidR="007E1D02" w14:paraId="1BB0128D" w14:textId="77777777" w:rsidTr="0096161D">
        <w:tc>
          <w:tcPr>
            <w:tcW w:w="308" w:type="pct"/>
            <w:tcBorders>
              <w:top w:val="single" w:sz="4" w:space="0" w:color="auto"/>
              <w:left w:val="single" w:sz="4" w:space="0" w:color="auto"/>
              <w:bottom w:val="single" w:sz="4" w:space="0" w:color="auto"/>
              <w:right w:val="single" w:sz="4" w:space="0" w:color="auto"/>
            </w:tcBorders>
          </w:tcPr>
          <w:p w14:paraId="7DB54C36" w14:textId="77777777" w:rsidR="007E1D02" w:rsidRDefault="007E1D02" w:rsidP="00AE17CE">
            <w:pPr>
              <w:spacing w:before="120" w:after="120" w:line="240" w:lineRule="auto"/>
              <w:jc w:val="center"/>
              <w:rPr>
                <w:rFonts w:eastAsia="Calibri" w:cs="Times New Roman"/>
                <w:b/>
                <w:szCs w:val="24"/>
              </w:rPr>
            </w:pPr>
            <w:r>
              <w:rPr>
                <w:rFonts w:eastAsia="Calibri" w:cs="Times New Roman"/>
                <w:b/>
                <w:szCs w:val="24"/>
              </w:rPr>
              <w:t>2</w:t>
            </w:r>
          </w:p>
        </w:tc>
        <w:tc>
          <w:tcPr>
            <w:tcW w:w="4692" w:type="pct"/>
            <w:tcBorders>
              <w:top w:val="single" w:sz="4" w:space="0" w:color="auto"/>
              <w:left w:val="single" w:sz="4" w:space="0" w:color="auto"/>
              <w:bottom w:val="single" w:sz="4" w:space="0" w:color="auto"/>
              <w:right w:val="single" w:sz="4" w:space="0" w:color="auto"/>
            </w:tcBorders>
          </w:tcPr>
          <w:p w14:paraId="2F39C0C9" w14:textId="77777777" w:rsidR="007E1D02" w:rsidRDefault="007E1D02" w:rsidP="00AE17CE">
            <w:pPr>
              <w:spacing w:before="120" w:after="120" w:line="240" w:lineRule="auto"/>
              <w:textAlignment w:val="top"/>
              <w:rPr>
                <w:b/>
                <w:bCs/>
                <w:szCs w:val="24"/>
              </w:rPr>
            </w:pPr>
            <w:r>
              <w:rPr>
                <w:szCs w:val="24"/>
              </w:rPr>
              <w:t xml:space="preserve">Click the </w:t>
            </w:r>
            <w:r>
              <w:rPr>
                <w:b/>
                <w:bCs/>
                <w:szCs w:val="24"/>
              </w:rPr>
              <w:t xml:space="preserve">Order Number </w:t>
            </w:r>
            <w:r>
              <w:rPr>
                <w:szCs w:val="24"/>
              </w:rPr>
              <w:t>hyperlink.</w:t>
            </w:r>
          </w:p>
          <w:p w14:paraId="55A59A96" w14:textId="77777777" w:rsidR="007E1D02" w:rsidRDefault="007E1D02" w:rsidP="00AE17CE">
            <w:pPr>
              <w:spacing w:before="120" w:after="120" w:line="240" w:lineRule="auto"/>
              <w:textAlignment w:val="top"/>
              <w:rPr>
                <w:szCs w:val="24"/>
              </w:rPr>
            </w:pPr>
          </w:p>
          <w:p w14:paraId="4D2855D7" w14:textId="77777777" w:rsidR="0090469C" w:rsidRDefault="00511A35" w:rsidP="00AE17CE">
            <w:pPr>
              <w:spacing w:before="120" w:after="120" w:line="240" w:lineRule="auto"/>
              <w:jc w:val="center"/>
              <w:rPr>
                <w:rFonts w:eastAsia="Calibri" w:cs="Times New Roman"/>
                <w:color w:val="000000"/>
              </w:rPr>
            </w:pPr>
            <w:r>
              <w:rPr>
                <w:noProof/>
              </w:rPr>
              <w:drawing>
                <wp:inline distT="0" distB="0" distL="0" distR="0" wp14:anchorId="2F0733DC" wp14:editId="084B25D1">
                  <wp:extent cx="7315200" cy="1805768"/>
                  <wp:effectExtent l="0" t="0" r="0" b="4445"/>
                  <wp:docPr id="12304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5428" name=""/>
                          <pic:cNvPicPr/>
                        </pic:nvPicPr>
                        <pic:blipFill>
                          <a:blip r:embed="rId42"/>
                          <a:stretch>
                            <a:fillRect/>
                          </a:stretch>
                        </pic:blipFill>
                        <pic:spPr>
                          <a:xfrm>
                            <a:off x="0" y="0"/>
                            <a:ext cx="7315200" cy="1805768"/>
                          </a:xfrm>
                          <a:prstGeom prst="rect">
                            <a:avLst/>
                          </a:prstGeom>
                        </pic:spPr>
                      </pic:pic>
                    </a:graphicData>
                  </a:graphic>
                </wp:inline>
              </w:drawing>
            </w:r>
          </w:p>
          <w:p w14:paraId="1F7201C8" w14:textId="77777777" w:rsidR="00AB7E4B" w:rsidRDefault="00AB7E4B" w:rsidP="00AE17CE">
            <w:pPr>
              <w:spacing w:before="120" w:after="120" w:line="240" w:lineRule="auto"/>
              <w:jc w:val="center"/>
              <w:textAlignment w:val="top"/>
              <w:rPr>
                <w:szCs w:val="24"/>
              </w:rPr>
            </w:pPr>
          </w:p>
          <w:p w14:paraId="73BB25FA" w14:textId="77777777" w:rsidR="00AB7E4B" w:rsidRDefault="00AB7E4B" w:rsidP="00AE17CE">
            <w:pPr>
              <w:spacing w:before="120" w:after="120" w:line="240" w:lineRule="auto"/>
              <w:jc w:val="center"/>
              <w:textAlignment w:val="top"/>
              <w:rPr>
                <w:szCs w:val="24"/>
              </w:rPr>
            </w:pPr>
          </w:p>
          <w:p w14:paraId="6DACDD3B" w14:textId="0FE77E9D" w:rsidR="004764AA" w:rsidRPr="00AB1D7F" w:rsidRDefault="004764AA" w:rsidP="00AE17CE">
            <w:pPr>
              <w:spacing w:before="120" w:after="120" w:line="240" w:lineRule="auto"/>
              <w:textAlignment w:val="top"/>
              <w:rPr>
                <w:rFonts w:eastAsia="Calibri" w:cs="Times New Roman"/>
                <w:szCs w:val="24"/>
              </w:rPr>
            </w:pPr>
            <w:r>
              <w:rPr>
                <w:rFonts w:eastAsia="Calibri" w:cs="Times New Roman"/>
                <w:b/>
                <w:bCs/>
                <w:szCs w:val="24"/>
              </w:rPr>
              <w:t>Result</w:t>
            </w:r>
            <w:r w:rsidR="00AE68B7">
              <w:rPr>
                <w:rFonts w:eastAsia="Calibri" w:cs="Times New Roman"/>
                <w:b/>
                <w:bCs/>
                <w:szCs w:val="24"/>
              </w:rPr>
              <w:t xml:space="preserve">: </w:t>
            </w:r>
            <w:r>
              <w:rPr>
                <w:rFonts w:eastAsia="Calibri" w:cs="Times New Roman"/>
                <w:szCs w:val="24"/>
              </w:rPr>
              <w:t>The Order Details screen displays.</w:t>
            </w:r>
          </w:p>
        </w:tc>
      </w:tr>
      <w:tr w:rsidR="00AB7E4B" w14:paraId="00C999A8" w14:textId="77777777" w:rsidTr="0096161D">
        <w:tc>
          <w:tcPr>
            <w:tcW w:w="308" w:type="pct"/>
            <w:tcBorders>
              <w:top w:val="single" w:sz="4" w:space="0" w:color="auto"/>
              <w:left w:val="single" w:sz="4" w:space="0" w:color="auto"/>
              <w:bottom w:val="single" w:sz="4" w:space="0" w:color="auto"/>
              <w:right w:val="single" w:sz="4" w:space="0" w:color="auto"/>
            </w:tcBorders>
            <w:hideMark/>
          </w:tcPr>
          <w:p w14:paraId="4CC47746" w14:textId="77777777" w:rsidR="004860FF" w:rsidRPr="007E1D02" w:rsidRDefault="004764AA" w:rsidP="00AE17CE">
            <w:pPr>
              <w:spacing w:before="120" w:after="120" w:line="240" w:lineRule="auto"/>
              <w:jc w:val="center"/>
              <w:rPr>
                <w:rFonts w:eastAsia="Calibri" w:cs="Times New Roman"/>
                <w:b/>
                <w:szCs w:val="24"/>
              </w:rPr>
            </w:pPr>
            <w:r>
              <w:rPr>
                <w:rFonts w:eastAsia="Calibri" w:cs="Times New Roman"/>
                <w:b/>
                <w:szCs w:val="24"/>
              </w:rPr>
              <w:t>3</w:t>
            </w:r>
          </w:p>
        </w:tc>
        <w:tc>
          <w:tcPr>
            <w:tcW w:w="4692" w:type="pct"/>
            <w:tcBorders>
              <w:top w:val="single" w:sz="4" w:space="0" w:color="auto"/>
              <w:left w:val="single" w:sz="4" w:space="0" w:color="auto"/>
              <w:bottom w:val="single" w:sz="4" w:space="0" w:color="auto"/>
              <w:right w:val="single" w:sz="4" w:space="0" w:color="auto"/>
            </w:tcBorders>
          </w:tcPr>
          <w:p w14:paraId="2820A048" w14:textId="77777777" w:rsidR="007E1D02" w:rsidRPr="007E1D02" w:rsidRDefault="00843C93" w:rsidP="00AE17CE">
            <w:pPr>
              <w:spacing w:before="120" w:after="120" w:line="240" w:lineRule="auto"/>
              <w:rPr>
                <w:b/>
                <w:bCs/>
                <w:szCs w:val="24"/>
              </w:rPr>
            </w:pPr>
            <w:r>
              <w:rPr>
                <w:szCs w:val="24"/>
              </w:rPr>
              <w:t>Click</w:t>
            </w:r>
            <w:r w:rsidR="007E1D02" w:rsidRPr="007E1D02">
              <w:rPr>
                <w:szCs w:val="24"/>
              </w:rPr>
              <w:t xml:space="preserve"> the </w:t>
            </w:r>
            <w:r w:rsidR="007E1D02" w:rsidRPr="007E1D02">
              <w:rPr>
                <w:b/>
                <w:bCs/>
                <w:szCs w:val="24"/>
              </w:rPr>
              <w:t>Rx Alerts</w:t>
            </w:r>
            <w:r w:rsidR="007E1D02" w:rsidRPr="007E1D02">
              <w:rPr>
                <w:szCs w:val="24"/>
              </w:rPr>
              <w:t xml:space="preserve"> tab</w:t>
            </w:r>
            <w:r>
              <w:rPr>
                <w:szCs w:val="24"/>
              </w:rPr>
              <w:t xml:space="preserve"> to view Rx Alerts</w:t>
            </w:r>
            <w:r w:rsidR="007E1D02" w:rsidRPr="007E1D02">
              <w:rPr>
                <w:szCs w:val="24"/>
              </w:rPr>
              <w:t>:</w:t>
            </w:r>
          </w:p>
          <w:p w14:paraId="06B1BA8F" w14:textId="77777777" w:rsidR="007E1D02" w:rsidRDefault="007E1D02" w:rsidP="00AE17CE">
            <w:pPr>
              <w:spacing w:before="120" w:after="120" w:line="240" w:lineRule="auto"/>
              <w:jc w:val="center"/>
              <w:rPr>
                <w:b/>
                <w:bCs/>
                <w:szCs w:val="24"/>
              </w:rPr>
            </w:pPr>
          </w:p>
          <w:p w14:paraId="6B4EAF9A" w14:textId="77777777" w:rsidR="007E1D02" w:rsidRDefault="00511A35" w:rsidP="00AE17CE">
            <w:pPr>
              <w:spacing w:before="120" w:after="120" w:line="240" w:lineRule="auto"/>
              <w:jc w:val="center"/>
              <w:rPr>
                <w:b/>
                <w:bCs/>
                <w:szCs w:val="24"/>
              </w:rPr>
            </w:pPr>
            <w:r>
              <w:rPr>
                <w:noProof/>
              </w:rPr>
              <w:drawing>
                <wp:inline distT="0" distB="0" distL="0" distR="0" wp14:anchorId="1070F60B" wp14:editId="1A3D69B2">
                  <wp:extent cx="7315200" cy="2594507"/>
                  <wp:effectExtent l="0" t="0" r="0" b="0"/>
                  <wp:docPr id="9486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11437" name=""/>
                          <pic:cNvPicPr/>
                        </pic:nvPicPr>
                        <pic:blipFill>
                          <a:blip r:embed="rId43"/>
                          <a:stretch>
                            <a:fillRect/>
                          </a:stretch>
                        </pic:blipFill>
                        <pic:spPr>
                          <a:xfrm>
                            <a:off x="0" y="0"/>
                            <a:ext cx="7315200" cy="2594507"/>
                          </a:xfrm>
                          <a:prstGeom prst="rect">
                            <a:avLst/>
                          </a:prstGeom>
                        </pic:spPr>
                      </pic:pic>
                    </a:graphicData>
                  </a:graphic>
                </wp:inline>
              </w:drawing>
            </w:r>
          </w:p>
          <w:p w14:paraId="44B394DD" w14:textId="77777777" w:rsidR="007E1D02" w:rsidRDefault="007E1D02" w:rsidP="00AE17CE">
            <w:pPr>
              <w:spacing w:before="120" w:after="120" w:line="240" w:lineRule="auto"/>
              <w:jc w:val="center"/>
              <w:rPr>
                <w:b/>
                <w:bCs/>
                <w:szCs w:val="24"/>
              </w:rPr>
            </w:pPr>
          </w:p>
          <w:p w14:paraId="3862CE1C" w14:textId="77777777" w:rsidR="007E1D02" w:rsidRDefault="007E1D02" w:rsidP="00AE17CE">
            <w:pPr>
              <w:spacing w:before="120" w:after="120" w:line="240" w:lineRule="auto"/>
              <w:rPr>
                <w:szCs w:val="24"/>
              </w:rPr>
            </w:pPr>
            <w:r>
              <w:rPr>
                <w:b/>
                <w:bCs/>
                <w:szCs w:val="24"/>
              </w:rPr>
              <w:t>Notes:</w:t>
            </w:r>
            <w:r>
              <w:rPr>
                <w:szCs w:val="24"/>
              </w:rPr>
              <w:t xml:space="preserve"> </w:t>
            </w:r>
          </w:p>
          <w:p w14:paraId="4189CA42" w14:textId="77777777" w:rsidR="007E1D02" w:rsidRDefault="007E1D02" w:rsidP="008A095D">
            <w:pPr>
              <w:pStyle w:val="ListParagraph"/>
              <w:numPr>
                <w:ilvl w:val="0"/>
                <w:numId w:val="12"/>
              </w:numPr>
              <w:spacing w:before="120" w:after="120" w:line="240" w:lineRule="auto"/>
              <w:rPr>
                <w:rFonts w:eastAsia="Times New Roman" w:cs="Times New Roman"/>
                <w:szCs w:val="24"/>
              </w:rPr>
            </w:pPr>
            <w:r>
              <w:rPr>
                <w:rFonts w:eastAsia="Times New Roman" w:cs="Times New Roman"/>
                <w:szCs w:val="24"/>
              </w:rPr>
              <w:t xml:space="preserve">Alerts </w:t>
            </w:r>
            <w:r w:rsidR="00F46909">
              <w:rPr>
                <w:rFonts w:eastAsia="Times New Roman" w:cs="Times New Roman"/>
                <w:szCs w:val="24"/>
              </w:rPr>
              <w:t>are</w:t>
            </w:r>
            <w:r>
              <w:rPr>
                <w:rFonts w:eastAsia="Times New Roman" w:cs="Times New Roman"/>
                <w:szCs w:val="24"/>
              </w:rPr>
              <w:t xml:space="preserve"> listed by </w:t>
            </w:r>
            <w:proofErr w:type="gramStart"/>
            <w:r>
              <w:rPr>
                <w:rFonts w:eastAsia="Times New Roman" w:cs="Times New Roman"/>
                <w:szCs w:val="24"/>
              </w:rPr>
              <w:t>most</w:t>
            </w:r>
            <w:proofErr w:type="gramEnd"/>
            <w:r>
              <w:rPr>
                <w:rFonts w:eastAsia="Times New Roman" w:cs="Times New Roman"/>
                <w:szCs w:val="24"/>
              </w:rPr>
              <w:t xml:space="preserve"> recent first.</w:t>
            </w:r>
          </w:p>
          <w:p w14:paraId="5E2127C2" w14:textId="3E8AF4D0" w:rsidR="007E1D02" w:rsidRDefault="007E1D02" w:rsidP="008A095D">
            <w:pPr>
              <w:pStyle w:val="ListParagraph"/>
              <w:numPr>
                <w:ilvl w:val="1"/>
                <w:numId w:val="12"/>
              </w:numPr>
              <w:spacing w:before="120" w:after="120" w:line="240" w:lineRule="auto"/>
              <w:rPr>
                <w:rFonts w:eastAsia="Times New Roman" w:cs="Times New Roman"/>
                <w:szCs w:val="24"/>
              </w:rPr>
            </w:pPr>
            <w:r>
              <w:rPr>
                <w:rFonts w:eastAsia="Times New Roman" w:cs="Times New Roman"/>
                <w:szCs w:val="24"/>
              </w:rPr>
              <w:t>If there are no alerts, the following message displays</w:t>
            </w:r>
            <w:r w:rsidR="00AE68B7">
              <w:rPr>
                <w:rFonts w:eastAsia="Times New Roman" w:cs="Times New Roman"/>
                <w:szCs w:val="24"/>
              </w:rPr>
              <w:t xml:space="preserve">: </w:t>
            </w:r>
            <w:r>
              <w:rPr>
                <w:rFonts w:eastAsia="Times New Roman" w:cs="Times New Roman"/>
                <w:szCs w:val="24"/>
              </w:rPr>
              <w:t>“No records found.”</w:t>
            </w:r>
          </w:p>
          <w:p w14:paraId="38FF18E4" w14:textId="77777777" w:rsidR="007E1D02" w:rsidRDefault="00092217" w:rsidP="008A095D">
            <w:pPr>
              <w:pStyle w:val="ListParagraph"/>
              <w:numPr>
                <w:ilvl w:val="0"/>
                <w:numId w:val="12"/>
              </w:numPr>
              <w:spacing w:before="120" w:after="120" w:line="240" w:lineRule="auto"/>
              <w:rPr>
                <w:rFonts w:eastAsia="Times New Roman" w:cs="Times New Roman"/>
                <w:szCs w:val="24"/>
              </w:rPr>
            </w:pPr>
            <w:r>
              <w:rPr>
                <w:szCs w:val="24"/>
              </w:rPr>
              <w:t>F</w:t>
            </w:r>
            <w:r w:rsidR="007E1D02">
              <w:rPr>
                <w:szCs w:val="24"/>
              </w:rPr>
              <w:t xml:space="preserve">ilter search results by entering a </w:t>
            </w:r>
            <w:r w:rsidR="007E1D02">
              <w:rPr>
                <w:b/>
                <w:bCs/>
                <w:szCs w:val="24"/>
              </w:rPr>
              <w:t>Start/End</w:t>
            </w:r>
            <w:r w:rsidR="007E1D02">
              <w:rPr>
                <w:szCs w:val="24"/>
              </w:rPr>
              <w:t xml:space="preserve"> date</w:t>
            </w:r>
            <w:r w:rsidR="00F46909">
              <w:rPr>
                <w:szCs w:val="24"/>
              </w:rPr>
              <w:t xml:space="preserve"> and</w:t>
            </w:r>
            <w:r w:rsidR="007E1D02">
              <w:rPr>
                <w:szCs w:val="24"/>
              </w:rPr>
              <w:t xml:space="preserve"> then clicking </w:t>
            </w:r>
            <w:r w:rsidR="007E1D02">
              <w:rPr>
                <w:b/>
                <w:bCs/>
                <w:szCs w:val="24"/>
              </w:rPr>
              <w:t>Apply</w:t>
            </w:r>
            <w:r w:rsidR="007E1D02">
              <w:rPr>
                <w:szCs w:val="24"/>
              </w:rPr>
              <w:t>.</w:t>
            </w:r>
          </w:p>
          <w:p w14:paraId="2D6AAD62" w14:textId="77777777" w:rsidR="007E1D02" w:rsidRDefault="007E1D02" w:rsidP="008A095D">
            <w:pPr>
              <w:pStyle w:val="ListParagraph"/>
              <w:numPr>
                <w:ilvl w:val="0"/>
                <w:numId w:val="12"/>
              </w:numPr>
              <w:spacing w:before="120" w:after="120" w:line="240" w:lineRule="auto"/>
              <w:rPr>
                <w:rFonts w:eastAsia="Times New Roman" w:cs="Times New Roman"/>
                <w:szCs w:val="24"/>
              </w:rPr>
            </w:pPr>
            <w:r>
              <w:rPr>
                <w:szCs w:val="24"/>
              </w:rPr>
              <w:t>Search by Drug Name Coming Soon</w:t>
            </w:r>
            <w:r w:rsidR="00843C93">
              <w:rPr>
                <w:szCs w:val="24"/>
              </w:rPr>
              <w:t>.</w:t>
            </w:r>
          </w:p>
          <w:p w14:paraId="708A582C" w14:textId="77777777" w:rsidR="007E1D02" w:rsidRDefault="007E1D02" w:rsidP="008A095D">
            <w:pPr>
              <w:pStyle w:val="ListParagraph"/>
              <w:numPr>
                <w:ilvl w:val="0"/>
                <w:numId w:val="12"/>
              </w:numPr>
              <w:spacing w:before="120" w:after="120" w:line="240" w:lineRule="auto"/>
              <w:rPr>
                <w:szCs w:val="24"/>
              </w:rPr>
            </w:pPr>
            <w:r>
              <w:rPr>
                <w:szCs w:val="24"/>
              </w:rPr>
              <w:t xml:space="preserve">Hover over the </w:t>
            </w:r>
            <w:r>
              <w:rPr>
                <w:b/>
                <w:bCs/>
                <w:szCs w:val="24"/>
              </w:rPr>
              <w:t>Create Date</w:t>
            </w:r>
            <w:r>
              <w:rPr>
                <w:szCs w:val="24"/>
              </w:rPr>
              <w:t xml:space="preserve"> </w:t>
            </w:r>
            <w:r w:rsidR="00F167EB">
              <w:rPr>
                <w:szCs w:val="24"/>
              </w:rPr>
              <w:t>to</w:t>
            </w:r>
            <w:r>
              <w:rPr>
                <w:szCs w:val="24"/>
              </w:rPr>
              <w:t xml:space="preserve"> show creation details.</w:t>
            </w:r>
          </w:p>
          <w:p w14:paraId="06658C72" w14:textId="53495EF5" w:rsidR="004860FF" w:rsidRPr="00843C93" w:rsidRDefault="007E1D02" w:rsidP="008A095D">
            <w:pPr>
              <w:pStyle w:val="ListParagraph"/>
              <w:numPr>
                <w:ilvl w:val="0"/>
                <w:numId w:val="12"/>
              </w:numPr>
              <w:spacing w:before="120" w:after="120" w:line="240" w:lineRule="auto"/>
              <w:rPr>
                <w:szCs w:val="24"/>
              </w:rPr>
            </w:pPr>
            <w:r>
              <w:rPr>
                <w:szCs w:val="24"/>
              </w:rPr>
              <w:t>Prescription may have been changed due to Intervention’s process as part of the member’s prescription benefit plan. If the member is unhappy with this change or has questions, refer to </w:t>
            </w:r>
            <w:hyperlink r:id="rId44" w:anchor="!/view?docid=92f4cbaf-20a3-4f57-a897-7b2f9f1b4f36" w:history="1">
              <w:r w:rsidR="00F27EE2">
                <w:rPr>
                  <w:rStyle w:val="Hyperlink"/>
                  <w:szCs w:val="24"/>
                </w:rPr>
                <w:t xml:space="preserve">Compass - Intervention </w:t>
              </w:r>
              <w:proofErr w:type="spellStart"/>
              <w:r w:rsidR="00F27EE2">
                <w:rPr>
                  <w:rStyle w:val="Hyperlink"/>
                  <w:szCs w:val="24"/>
                </w:rPr>
                <w:t>Changebacks</w:t>
              </w:r>
              <w:proofErr w:type="spellEnd"/>
              <w:r w:rsidR="00F27EE2">
                <w:rPr>
                  <w:rStyle w:val="Hyperlink"/>
                  <w:szCs w:val="24"/>
                </w:rPr>
                <w:t xml:space="preserve"> (062768). (004594)</w:t>
              </w:r>
            </w:hyperlink>
          </w:p>
        </w:tc>
      </w:tr>
    </w:tbl>
    <w:p w14:paraId="511863E6" w14:textId="77777777" w:rsidR="004860FF" w:rsidRDefault="004860FF" w:rsidP="00AE17CE">
      <w:pPr>
        <w:spacing w:before="120" w:after="120" w:line="240" w:lineRule="auto"/>
        <w:rPr>
          <w:rFonts w:eastAsia="Times New Roman" w:cs="Times New Roman"/>
          <w:color w:val="000000"/>
          <w:szCs w:val="24"/>
        </w:rPr>
      </w:pPr>
    </w:p>
    <w:p w14:paraId="2FBD4C4B" w14:textId="77777777" w:rsidR="008E2D3D" w:rsidRDefault="008E2D3D" w:rsidP="008E2D3D">
      <w:pPr>
        <w:spacing w:before="120" w:after="120" w:line="240" w:lineRule="auto"/>
        <w:jc w:val="right"/>
        <w:rPr>
          <w:rFonts w:eastAsia="Times New Roman" w:cs="Times New Roman"/>
          <w:color w:val="000000"/>
          <w:szCs w:val="24"/>
        </w:rPr>
      </w:pPr>
      <w:hyperlink w:anchor="_top" w:history="1">
        <w:r w:rsidRPr="00F045D8">
          <w:rPr>
            <w:rStyle w:val="Hyperlink"/>
            <w:rFonts w:eastAsia="Times New Roman" w:cs="Times New Roman"/>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454771" w:rsidRPr="002F41D9" w14:paraId="744543B3" w14:textId="77777777" w:rsidTr="00882754">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24A11B" w14:textId="77777777" w:rsidR="00454771" w:rsidRPr="00E0753D" w:rsidRDefault="00454771" w:rsidP="008E6A80">
            <w:pPr>
              <w:pStyle w:val="Heading2"/>
              <w:spacing w:before="120" w:after="120"/>
              <w:rPr>
                <w:rFonts w:ascii="Verdana" w:hAnsi="Verdana"/>
                <w:i w:val="0"/>
              </w:rPr>
            </w:pPr>
            <w:bookmarkStart w:id="72" w:name="_Toc157526349"/>
            <w:bookmarkStart w:id="73" w:name="_Toc190865984"/>
            <w:r w:rsidRPr="006F2520">
              <w:rPr>
                <w:rFonts w:ascii="Verdana" w:hAnsi="Verdana"/>
                <w:i w:val="0"/>
              </w:rPr>
              <w:t>Address Changes on Orders with Multiple Members</w:t>
            </w:r>
            <w:r>
              <w:rPr>
                <w:rFonts w:ascii="Verdana" w:hAnsi="Verdana"/>
                <w:i w:val="0"/>
              </w:rPr>
              <w:t xml:space="preserve"> including Minors</w:t>
            </w:r>
            <w:bookmarkEnd w:id="72"/>
            <w:bookmarkEnd w:id="73"/>
          </w:p>
        </w:tc>
      </w:tr>
    </w:tbl>
    <w:p w14:paraId="20432164" w14:textId="77777777" w:rsidR="00454771" w:rsidRDefault="00454771" w:rsidP="00454771">
      <w:pPr>
        <w:spacing w:before="120" w:after="120" w:line="240" w:lineRule="auto"/>
      </w:pPr>
      <w:r>
        <w:t xml:space="preserve">Important </w:t>
      </w:r>
      <w:r w:rsidRPr="00E70CD3">
        <w:rPr>
          <w:b/>
          <w:bCs/>
        </w:rPr>
        <w:t>Minor</w:t>
      </w:r>
      <w:r>
        <w:t xml:space="preserve"> Information:</w:t>
      </w:r>
    </w:p>
    <w:p w14:paraId="4A64BA71" w14:textId="77777777" w:rsidR="00454771" w:rsidRPr="00BF20A4" w:rsidRDefault="00454771" w:rsidP="008A095D">
      <w:pPr>
        <w:pStyle w:val="ListParagraph"/>
        <w:numPr>
          <w:ilvl w:val="0"/>
          <w:numId w:val="24"/>
        </w:numPr>
        <w:spacing w:after="0" w:line="240" w:lineRule="auto"/>
        <w:rPr>
          <w:rFonts w:ascii="Times New Roman" w:hAnsi="Times New Roman"/>
          <w:color w:val="000000"/>
        </w:rPr>
      </w:pPr>
      <w:r w:rsidRPr="00BF20A4">
        <w:rPr>
          <w:color w:val="000000"/>
        </w:rPr>
        <w:t xml:space="preserve">Some clients consider a child to be an adult at </w:t>
      </w:r>
      <w:r w:rsidR="000A5635">
        <w:rPr>
          <w:color w:val="000000"/>
        </w:rPr>
        <w:t xml:space="preserve">an </w:t>
      </w:r>
      <w:r w:rsidRPr="00BF20A4">
        <w:rPr>
          <w:color w:val="000000"/>
        </w:rPr>
        <w:t>age less than 18. Refer to the CIF.</w:t>
      </w:r>
      <w:r w:rsidRPr="00BF20A4">
        <w:rPr>
          <w:b/>
          <w:bCs/>
          <w:color w:val="000000"/>
        </w:rPr>
        <w:t xml:space="preserve"> </w:t>
      </w:r>
    </w:p>
    <w:p w14:paraId="155154F9" w14:textId="77777777" w:rsidR="00454771" w:rsidRPr="00BF20A4" w:rsidRDefault="00454771" w:rsidP="008A095D">
      <w:pPr>
        <w:pStyle w:val="ListParagraph"/>
        <w:numPr>
          <w:ilvl w:val="0"/>
          <w:numId w:val="24"/>
        </w:numPr>
        <w:spacing w:after="0" w:line="240" w:lineRule="auto"/>
        <w:rPr>
          <w:color w:val="000000"/>
        </w:rPr>
      </w:pPr>
      <w:r w:rsidRPr="00BF20A4">
        <w:rPr>
          <w:color w:val="000000"/>
        </w:rPr>
        <w:t>Refer to the </w:t>
      </w:r>
      <w:r w:rsidRPr="00D2476E">
        <w:rPr>
          <w:b/>
          <w:bCs/>
          <w:color w:val="000000"/>
        </w:rPr>
        <w:t xml:space="preserve">Member Details </w:t>
      </w:r>
      <w:r>
        <w:rPr>
          <w:color w:val="000000"/>
        </w:rPr>
        <w:t xml:space="preserve">panel on the </w:t>
      </w:r>
      <w:r w:rsidRPr="00D2476E">
        <w:rPr>
          <w:b/>
          <w:bCs/>
          <w:color w:val="000000"/>
        </w:rPr>
        <w:t>Member Snapshot Landing Page</w:t>
      </w:r>
      <w:r>
        <w:rPr>
          <w:color w:val="000000"/>
        </w:rPr>
        <w:t xml:space="preserve"> or the </w:t>
      </w:r>
      <w:r w:rsidRPr="00D2476E">
        <w:rPr>
          <w:b/>
          <w:bCs/>
          <w:color w:val="000000"/>
        </w:rPr>
        <w:t>Claims Landing Page</w:t>
      </w:r>
      <w:r>
        <w:rPr>
          <w:color w:val="000000"/>
        </w:rPr>
        <w:t xml:space="preserve"> to determine the age of the member in session.</w:t>
      </w:r>
    </w:p>
    <w:p w14:paraId="6C3598B7" w14:textId="77777777" w:rsidR="00454771" w:rsidRPr="00BF20A4" w:rsidRDefault="000A5635" w:rsidP="000A5635">
      <w:pPr>
        <w:pStyle w:val="ListParagraph"/>
        <w:spacing w:after="0" w:line="240" w:lineRule="auto"/>
        <w:rPr>
          <w:color w:val="000000"/>
        </w:rPr>
      </w:pPr>
      <w:r>
        <w:rPr>
          <w:b/>
          <w:bCs/>
          <w:noProof/>
          <w:color w:val="000000"/>
        </w:rPr>
        <w:drawing>
          <wp:inline distT="0" distB="0" distL="0" distR="0" wp14:anchorId="6A0E00CA" wp14:editId="3641322E">
            <wp:extent cx="238095" cy="209524"/>
            <wp:effectExtent l="0" t="0" r="0" b="635"/>
            <wp:docPr id="139245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8450" name="Picture 1392458450"/>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b/>
          <w:bCs/>
          <w:color w:val="000000"/>
        </w:rPr>
        <w:t xml:space="preserve"> </w:t>
      </w:r>
      <w:r w:rsidR="00454771" w:rsidRPr="00BF20A4">
        <w:rPr>
          <w:b/>
          <w:bCs/>
          <w:color w:val="000000"/>
        </w:rPr>
        <w:t>Do not</w:t>
      </w:r>
      <w:r w:rsidR="00454771" w:rsidRPr="00BF20A4">
        <w:rPr>
          <w:color w:val="000000"/>
        </w:rPr>
        <w:t> release the names of STD, Birth Control, or anti-psychotic medications if a child 13 years or older has instructed us to keep this information private.</w:t>
      </w:r>
    </w:p>
    <w:p w14:paraId="5F309087" w14:textId="41ADD3BA" w:rsidR="00454771" w:rsidRPr="00BF20A4" w:rsidRDefault="00454771" w:rsidP="008A095D">
      <w:pPr>
        <w:pStyle w:val="ListParagraph"/>
        <w:numPr>
          <w:ilvl w:val="0"/>
          <w:numId w:val="24"/>
        </w:numPr>
        <w:spacing w:after="0" w:line="240" w:lineRule="auto"/>
        <w:rPr>
          <w:color w:val="000000"/>
        </w:rPr>
      </w:pPr>
      <w:r w:rsidRPr="00BF20A4">
        <w:rPr>
          <w:b/>
          <w:bCs/>
          <w:color w:val="000000"/>
        </w:rPr>
        <w:t>Foster Care</w:t>
      </w:r>
      <w:r w:rsidR="00AE68B7">
        <w:rPr>
          <w:b/>
          <w:bCs/>
          <w:color w:val="000000"/>
        </w:rPr>
        <w:t xml:space="preserve">: </w:t>
      </w:r>
      <w:r w:rsidRPr="00BF20A4">
        <w:rPr>
          <w:color w:val="000000"/>
        </w:rPr>
        <w:t>Check CIF for any additional authenticators for minors in Foster Care.</w:t>
      </w:r>
    </w:p>
    <w:p w14:paraId="6525622F" w14:textId="77777777" w:rsidR="00454771" w:rsidRPr="008D6261" w:rsidRDefault="00454771" w:rsidP="00454771">
      <w:pPr>
        <w:spacing w:after="0" w:line="240" w:lineRule="auto"/>
        <w:rPr>
          <w:rFonts w:ascii="Times New Roman" w:eastAsia="Times New Roman" w:hAnsi="Times New Roman" w:cs="Times New Roman"/>
          <w:color w:val="000000"/>
          <w:szCs w:val="24"/>
        </w:rPr>
      </w:pPr>
    </w:p>
    <w:p w14:paraId="6634886D" w14:textId="56187F67" w:rsidR="00454771" w:rsidRPr="00564DC4" w:rsidRDefault="00454771" w:rsidP="000A5635">
      <w:pPr>
        <w:spacing w:before="120" w:after="120" w:line="240" w:lineRule="auto"/>
        <w:rPr>
          <w:rFonts w:eastAsia="Times New Roman" w:cs="Times New Roman"/>
          <w:color w:val="000000"/>
          <w:szCs w:val="24"/>
        </w:rPr>
      </w:pPr>
      <w:r w:rsidRPr="00B813E5">
        <w:rPr>
          <w:rFonts w:eastAsia="Times New Roman" w:cs="Times New Roman"/>
          <w:color w:val="000000"/>
          <w:szCs w:val="24"/>
        </w:rPr>
        <w:t xml:space="preserve">Follow the steps below to </w:t>
      </w:r>
      <w:r>
        <w:rPr>
          <w:rFonts w:eastAsia="Times New Roman" w:cs="Times New Roman"/>
          <w:color w:val="000000"/>
          <w:szCs w:val="24"/>
        </w:rPr>
        <w:t>update address</w:t>
      </w:r>
      <w:r w:rsidR="00AE68B7">
        <w:rPr>
          <w:rFonts w:eastAsia="Times New Roman" w:cs="Times New Roman"/>
          <w:color w:val="000000"/>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1425"/>
        <w:gridCol w:w="10753"/>
      </w:tblGrid>
      <w:tr w:rsidR="00454771" w14:paraId="0E144FED" w14:textId="77777777" w:rsidTr="0096161D">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2B842" w14:textId="77777777" w:rsidR="00454771" w:rsidRDefault="00454771" w:rsidP="008E6A80">
            <w:pPr>
              <w:spacing w:before="120" w:after="120" w:line="240" w:lineRule="auto"/>
              <w:jc w:val="center"/>
              <w:rPr>
                <w:b/>
                <w:szCs w:val="24"/>
              </w:rPr>
            </w:pPr>
            <w:r>
              <w:rPr>
                <w:b/>
                <w:szCs w:val="24"/>
              </w:rPr>
              <w:t>Step</w:t>
            </w:r>
          </w:p>
        </w:tc>
        <w:tc>
          <w:tcPr>
            <w:tcW w:w="470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437CB7" w14:textId="77777777" w:rsidR="00454771" w:rsidRDefault="00454771" w:rsidP="008E6A80">
            <w:pPr>
              <w:spacing w:before="120" w:after="120" w:line="240" w:lineRule="auto"/>
              <w:jc w:val="center"/>
              <w:rPr>
                <w:b/>
                <w:szCs w:val="24"/>
              </w:rPr>
            </w:pPr>
            <w:r>
              <w:rPr>
                <w:b/>
                <w:szCs w:val="24"/>
              </w:rPr>
              <w:t>Action</w:t>
            </w:r>
          </w:p>
        </w:tc>
      </w:tr>
      <w:tr w:rsidR="00454771" w:rsidRPr="002C54F7" w14:paraId="48B3AD4F" w14:textId="77777777" w:rsidTr="0096161D">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C4AE99A" w14:textId="77777777" w:rsidR="00454771" w:rsidRDefault="00454771" w:rsidP="008E6A80">
            <w:pPr>
              <w:spacing w:before="120" w:after="120" w:line="240" w:lineRule="auto"/>
              <w:jc w:val="center"/>
              <w:rPr>
                <w:b/>
                <w:szCs w:val="24"/>
              </w:rPr>
            </w:pPr>
            <w:r>
              <w:rPr>
                <w:b/>
                <w:szCs w:val="24"/>
              </w:rPr>
              <w:t>1</w:t>
            </w:r>
          </w:p>
        </w:tc>
        <w:tc>
          <w:tcPr>
            <w:tcW w:w="4708"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07CC2" w14:textId="77777777" w:rsidR="00454771" w:rsidRDefault="00454771" w:rsidP="008E6A80">
            <w:pPr>
              <w:spacing w:before="120" w:after="120" w:line="240" w:lineRule="auto"/>
              <w:rPr>
                <w:rFonts w:eastAsia="Times New Roman" w:cs="Times New Roman"/>
                <w:color w:val="000000"/>
                <w:szCs w:val="24"/>
              </w:rPr>
            </w:pPr>
            <w:r>
              <w:rPr>
                <w:rFonts w:eastAsia="Times New Roman" w:cs="Times New Roman"/>
                <w:color w:val="000000"/>
                <w:szCs w:val="24"/>
              </w:rPr>
              <w:t>Verify the member that needs the address change on the order in question.</w:t>
            </w:r>
            <w:r w:rsidRPr="00B813E5">
              <w:rPr>
                <w:rFonts w:eastAsia="Times New Roman" w:cs="Times New Roman"/>
                <w:color w:val="000000"/>
                <w:szCs w:val="24"/>
              </w:rPr>
              <w:t xml:space="preserve"> </w:t>
            </w:r>
          </w:p>
          <w:p w14:paraId="44EEE0B7" w14:textId="77777777" w:rsidR="00454771" w:rsidRDefault="00454771" w:rsidP="008A095D">
            <w:pPr>
              <w:pStyle w:val="ListParagraph"/>
              <w:numPr>
                <w:ilvl w:val="0"/>
                <w:numId w:val="18"/>
              </w:numPr>
              <w:spacing w:before="120" w:after="120" w:line="240" w:lineRule="auto"/>
            </w:pPr>
            <w:r>
              <w:t xml:space="preserve">If the member in session (listed in the </w:t>
            </w:r>
            <w:r w:rsidRPr="00873B37">
              <w:rPr>
                <w:b/>
                <w:bCs/>
              </w:rPr>
              <w:t>Member Details</w:t>
            </w:r>
            <w:r>
              <w:t xml:space="preserve"> section) needs the address change, skip to Step 3.</w:t>
            </w:r>
          </w:p>
          <w:p w14:paraId="1B2F95D6" w14:textId="77777777" w:rsidR="00454771" w:rsidRDefault="00454771" w:rsidP="008A095D">
            <w:pPr>
              <w:pStyle w:val="ListParagraph"/>
              <w:numPr>
                <w:ilvl w:val="0"/>
                <w:numId w:val="18"/>
              </w:numPr>
              <w:spacing w:before="120" w:after="120" w:line="240" w:lineRule="auto"/>
            </w:pPr>
            <w:r>
              <w:t xml:space="preserve">If the member in session (listed in the </w:t>
            </w:r>
            <w:r>
              <w:rPr>
                <w:b/>
                <w:bCs/>
              </w:rPr>
              <w:t xml:space="preserve">Member Details </w:t>
            </w:r>
            <w:r>
              <w:t xml:space="preserve">section) is NOT the person needing the address change, proceed to </w:t>
            </w:r>
            <w:r w:rsidRPr="00CF3D84">
              <w:t>Step 2.</w:t>
            </w:r>
          </w:p>
          <w:p w14:paraId="0B9405EB" w14:textId="77777777" w:rsidR="00454771" w:rsidRPr="002C54F7" w:rsidRDefault="00454771" w:rsidP="008E6A80">
            <w:pPr>
              <w:pStyle w:val="ListParagraph"/>
              <w:spacing w:before="120" w:after="120" w:line="240" w:lineRule="auto"/>
            </w:pPr>
          </w:p>
        </w:tc>
      </w:tr>
      <w:tr w:rsidR="00454771" w:rsidRPr="002C54F7" w14:paraId="01341520" w14:textId="77777777" w:rsidTr="0096161D">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300C9E98" w14:textId="77777777" w:rsidR="00454771" w:rsidRDefault="00454771" w:rsidP="008E6A80">
            <w:pPr>
              <w:spacing w:before="120" w:after="120" w:line="240" w:lineRule="auto"/>
              <w:jc w:val="center"/>
              <w:rPr>
                <w:b/>
                <w:szCs w:val="24"/>
              </w:rPr>
            </w:pPr>
            <w:bookmarkStart w:id="74" w:name="AddressChangesMultiMembersStep2"/>
            <w:r>
              <w:rPr>
                <w:b/>
                <w:szCs w:val="24"/>
              </w:rPr>
              <w:t>2</w:t>
            </w:r>
            <w:bookmarkEnd w:id="74"/>
          </w:p>
        </w:tc>
        <w:tc>
          <w:tcPr>
            <w:tcW w:w="4708"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F2D0076" w14:textId="77777777" w:rsidR="00454771" w:rsidRDefault="00454771" w:rsidP="008E6A80">
            <w:pPr>
              <w:spacing w:before="120" w:after="120" w:line="240" w:lineRule="auto"/>
              <w:rPr>
                <w:rFonts w:eastAsia="Times New Roman" w:cs="Times New Roman"/>
                <w:color w:val="000000"/>
                <w:szCs w:val="24"/>
              </w:rPr>
            </w:pPr>
            <w:r w:rsidRPr="006C581F">
              <w:rPr>
                <w:rFonts w:eastAsia="Times New Roman" w:cs="Times New Roman"/>
                <w:color w:val="000000"/>
                <w:szCs w:val="24"/>
              </w:rPr>
              <w:t>From th</w:t>
            </w:r>
            <w:r w:rsidRPr="008473E1">
              <w:rPr>
                <w:rFonts w:eastAsia="Times New Roman" w:cs="Times New Roman"/>
                <w:color w:val="000000"/>
                <w:szCs w:val="24"/>
              </w:rPr>
              <w:t xml:space="preserve">e Member Snapshot Landing Page, navigate </w:t>
            </w:r>
            <w:r w:rsidRPr="006C581F">
              <w:rPr>
                <w:rFonts w:eastAsia="Times New Roman" w:cs="Times New Roman"/>
                <w:color w:val="000000"/>
                <w:szCs w:val="24"/>
              </w:rPr>
              <w:t xml:space="preserve">to the </w:t>
            </w:r>
            <w:r w:rsidRPr="006C581F">
              <w:rPr>
                <w:rFonts w:eastAsia="Times New Roman" w:cs="Times New Roman"/>
                <w:b/>
                <w:bCs/>
                <w:color w:val="000000"/>
                <w:szCs w:val="24"/>
              </w:rPr>
              <w:t>Member Details</w:t>
            </w:r>
            <w:r w:rsidRPr="006C581F">
              <w:rPr>
                <w:rFonts w:eastAsia="Times New Roman" w:cs="Times New Roman"/>
                <w:color w:val="000000"/>
                <w:szCs w:val="24"/>
              </w:rPr>
              <w:t xml:space="preserve"> section and click the </w:t>
            </w:r>
            <w:r w:rsidRPr="006C581F">
              <w:rPr>
                <w:rFonts w:eastAsia="Times New Roman" w:cs="Times New Roman"/>
                <w:b/>
                <w:bCs/>
                <w:color w:val="000000"/>
                <w:szCs w:val="24"/>
              </w:rPr>
              <w:t>View Related Members</w:t>
            </w:r>
            <w:r w:rsidRPr="006C581F">
              <w:rPr>
                <w:rFonts w:eastAsia="Times New Roman" w:cs="Times New Roman"/>
                <w:color w:val="000000"/>
                <w:szCs w:val="24"/>
              </w:rPr>
              <w:t xml:space="preserve"> hyperlink.</w:t>
            </w:r>
          </w:p>
          <w:p w14:paraId="2C77A781" w14:textId="77777777" w:rsidR="00454771" w:rsidRDefault="00454771" w:rsidP="008E6A80">
            <w:pPr>
              <w:spacing w:before="120" w:after="120" w:line="240" w:lineRule="auto"/>
              <w:rPr>
                <w:rFonts w:eastAsia="Times New Roman" w:cs="Times New Roman"/>
                <w:color w:val="000000"/>
                <w:szCs w:val="24"/>
              </w:rPr>
            </w:pPr>
          </w:p>
          <w:p w14:paraId="0561C46D" w14:textId="77777777" w:rsidR="00454771" w:rsidRDefault="00454771" w:rsidP="008E6A80">
            <w:pPr>
              <w:spacing w:before="120" w:after="120" w:line="240" w:lineRule="auto"/>
              <w:rPr>
                <w:rStyle w:val="ui-provider"/>
              </w:rPr>
            </w:pPr>
            <w:r>
              <w:rPr>
                <w:noProof/>
              </w:rPr>
              <w:drawing>
                <wp:inline distT="0" distB="0" distL="0" distR="0" wp14:anchorId="7E2EDEA8" wp14:editId="6720CBF7">
                  <wp:extent cx="238125" cy="209550"/>
                  <wp:effectExtent l="0" t="0" r="9525" b="0"/>
                  <wp:docPr id="846246033" name="Picture 84624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w:t>
            </w:r>
            <w:r w:rsidRPr="00517E8C">
              <w:rPr>
                <w:rFonts w:eastAsia="Times New Roman" w:cs="Times New Roman"/>
                <w:color w:val="000000"/>
                <w:szCs w:val="24"/>
              </w:rPr>
              <w:t>I</w:t>
            </w:r>
            <w:r w:rsidRPr="00517E8C">
              <w:rPr>
                <w:rStyle w:val="ui-provider"/>
              </w:rPr>
              <w:t xml:space="preserve">f the member calling to update the address is not the person displayed within the </w:t>
            </w:r>
            <w:r w:rsidRPr="00873B37">
              <w:rPr>
                <w:rStyle w:val="ui-provider"/>
                <w:b/>
                <w:bCs/>
              </w:rPr>
              <w:t>Member Details</w:t>
            </w:r>
            <w:r w:rsidRPr="00517E8C">
              <w:rPr>
                <w:rStyle w:val="ui-provider"/>
              </w:rPr>
              <w:t xml:space="preserve"> panel, </w:t>
            </w:r>
            <w:proofErr w:type="gramStart"/>
            <w:r w:rsidRPr="00517E8C">
              <w:rPr>
                <w:rStyle w:val="ui-provider"/>
              </w:rPr>
              <w:t>agent</w:t>
            </w:r>
            <w:proofErr w:type="gramEnd"/>
            <w:r w:rsidRPr="00517E8C">
              <w:rPr>
                <w:rStyle w:val="ui-provider"/>
              </w:rPr>
              <w:t xml:space="preserve"> would need to authenticate them with the caller</w:t>
            </w:r>
            <w:r>
              <w:rPr>
                <w:rStyle w:val="ui-provider"/>
              </w:rPr>
              <w:t>.</w:t>
            </w:r>
          </w:p>
          <w:p w14:paraId="12B944CB" w14:textId="77777777" w:rsidR="00454771" w:rsidRPr="006C581F" w:rsidRDefault="00454771" w:rsidP="008E6A80">
            <w:pPr>
              <w:spacing w:before="120" w:after="120" w:line="240" w:lineRule="auto"/>
              <w:rPr>
                <w:rFonts w:eastAsia="Times New Roman" w:cs="Times New Roman"/>
                <w:color w:val="000000"/>
                <w:szCs w:val="24"/>
              </w:rPr>
            </w:pPr>
          </w:p>
          <w:p w14:paraId="6890E640" w14:textId="77777777" w:rsidR="00454771" w:rsidRDefault="00511A35" w:rsidP="008E6A80">
            <w:pPr>
              <w:spacing w:before="120" w:after="120" w:line="240" w:lineRule="auto"/>
              <w:jc w:val="center"/>
              <w:rPr>
                <w:rFonts w:eastAsia="Times New Roman" w:cs="Times New Roman"/>
                <w:color w:val="000000"/>
                <w:szCs w:val="24"/>
              </w:rPr>
            </w:pPr>
            <w:r>
              <w:rPr>
                <w:noProof/>
              </w:rPr>
              <w:drawing>
                <wp:inline distT="0" distB="0" distL="0" distR="0" wp14:anchorId="703DA329" wp14:editId="4D2C4929">
                  <wp:extent cx="6400800" cy="2888479"/>
                  <wp:effectExtent l="0" t="0" r="0" b="7620"/>
                  <wp:docPr id="133097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77655" name=""/>
                          <pic:cNvPicPr/>
                        </pic:nvPicPr>
                        <pic:blipFill>
                          <a:blip r:embed="rId45"/>
                          <a:stretch>
                            <a:fillRect/>
                          </a:stretch>
                        </pic:blipFill>
                        <pic:spPr>
                          <a:xfrm>
                            <a:off x="0" y="0"/>
                            <a:ext cx="6400800" cy="2888479"/>
                          </a:xfrm>
                          <a:prstGeom prst="rect">
                            <a:avLst/>
                          </a:prstGeom>
                        </pic:spPr>
                      </pic:pic>
                    </a:graphicData>
                  </a:graphic>
                </wp:inline>
              </w:drawing>
            </w:r>
          </w:p>
          <w:p w14:paraId="19DE2288" w14:textId="77777777" w:rsidR="00454771" w:rsidRPr="006C581F" w:rsidRDefault="00454771" w:rsidP="008E6A80">
            <w:pPr>
              <w:spacing w:before="120" w:after="120" w:line="240" w:lineRule="auto"/>
              <w:jc w:val="center"/>
              <w:rPr>
                <w:rFonts w:eastAsia="Times New Roman" w:cs="Times New Roman"/>
                <w:color w:val="000000"/>
                <w:szCs w:val="24"/>
              </w:rPr>
            </w:pPr>
          </w:p>
          <w:p w14:paraId="79DF89DA" w14:textId="1AA18A14" w:rsidR="00454771" w:rsidRDefault="00454771" w:rsidP="008E6A80">
            <w:pPr>
              <w:spacing w:before="120" w:after="120" w:line="240" w:lineRule="auto"/>
              <w:rPr>
                <w:rFonts w:eastAsia="Times New Roman" w:cs="Times New Roman"/>
                <w:color w:val="000000"/>
                <w:szCs w:val="24"/>
              </w:rPr>
            </w:pPr>
            <w:r w:rsidRPr="006C581F">
              <w:rPr>
                <w:rFonts w:eastAsia="Times New Roman" w:cs="Times New Roman"/>
                <w:b/>
                <w:bCs/>
                <w:color w:val="000000"/>
                <w:szCs w:val="24"/>
              </w:rPr>
              <w:t>Result</w:t>
            </w:r>
            <w:r w:rsidR="00AE68B7">
              <w:rPr>
                <w:rFonts w:eastAsia="Times New Roman" w:cs="Times New Roman"/>
                <w:b/>
                <w:bCs/>
                <w:color w:val="000000"/>
                <w:szCs w:val="24"/>
              </w:rPr>
              <w:t xml:space="preserve">: </w:t>
            </w:r>
            <w:r>
              <w:rPr>
                <w:rFonts w:eastAsia="Times New Roman" w:cs="Times New Roman"/>
                <w:color w:val="000000"/>
                <w:szCs w:val="24"/>
              </w:rPr>
              <w:t xml:space="preserve">The </w:t>
            </w:r>
            <w:r w:rsidRPr="006C581F">
              <w:rPr>
                <w:rFonts w:eastAsia="Times New Roman" w:cs="Times New Roman"/>
                <w:color w:val="000000"/>
                <w:szCs w:val="24"/>
              </w:rPr>
              <w:t>Related Family Members popup displays.</w:t>
            </w:r>
          </w:p>
          <w:p w14:paraId="0FB87738" w14:textId="77777777" w:rsidR="00454771" w:rsidRDefault="00454771" w:rsidP="008E6A80">
            <w:pPr>
              <w:spacing w:before="120" w:after="120" w:line="240" w:lineRule="auto"/>
              <w:rPr>
                <w:rFonts w:eastAsia="Times New Roman" w:cs="Times New Roman"/>
                <w:color w:val="000000"/>
                <w:szCs w:val="24"/>
              </w:rPr>
            </w:pPr>
          </w:p>
          <w:p w14:paraId="32C25F1C" w14:textId="77777777" w:rsidR="00454771" w:rsidRDefault="00511A35" w:rsidP="008E6A80">
            <w:pPr>
              <w:spacing w:before="120" w:after="120" w:line="240" w:lineRule="auto"/>
              <w:jc w:val="center"/>
              <w:rPr>
                <w:rFonts w:eastAsia="Times New Roman" w:cs="Times New Roman"/>
                <w:color w:val="000000"/>
                <w:szCs w:val="24"/>
              </w:rPr>
            </w:pPr>
            <w:r>
              <w:rPr>
                <w:noProof/>
              </w:rPr>
              <w:drawing>
                <wp:inline distT="0" distB="0" distL="0" distR="0" wp14:anchorId="05EEAC0A" wp14:editId="040E8DBB">
                  <wp:extent cx="6400800" cy="2478872"/>
                  <wp:effectExtent l="0" t="0" r="0" b="0"/>
                  <wp:docPr id="158949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96707" name=""/>
                          <pic:cNvPicPr/>
                        </pic:nvPicPr>
                        <pic:blipFill>
                          <a:blip r:embed="rId46"/>
                          <a:stretch>
                            <a:fillRect/>
                          </a:stretch>
                        </pic:blipFill>
                        <pic:spPr>
                          <a:xfrm>
                            <a:off x="0" y="0"/>
                            <a:ext cx="6400800" cy="2478872"/>
                          </a:xfrm>
                          <a:prstGeom prst="rect">
                            <a:avLst/>
                          </a:prstGeom>
                        </pic:spPr>
                      </pic:pic>
                    </a:graphicData>
                  </a:graphic>
                </wp:inline>
              </w:drawing>
            </w:r>
          </w:p>
          <w:p w14:paraId="65C77EC0" w14:textId="77777777" w:rsidR="00454771" w:rsidRDefault="00454771" w:rsidP="008E6A80">
            <w:pPr>
              <w:spacing w:before="120" w:after="120" w:line="240" w:lineRule="auto"/>
              <w:jc w:val="center"/>
              <w:rPr>
                <w:rFonts w:eastAsia="Times New Roman" w:cs="Times New Roman"/>
                <w:color w:val="000000"/>
                <w:szCs w:val="24"/>
              </w:rPr>
            </w:pPr>
          </w:p>
          <w:p w14:paraId="315673D4" w14:textId="77777777" w:rsidR="00454771" w:rsidRDefault="00454771" w:rsidP="008A095D">
            <w:pPr>
              <w:pStyle w:val="ListParagraph"/>
              <w:numPr>
                <w:ilvl w:val="0"/>
                <w:numId w:val="18"/>
              </w:numPr>
              <w:spacing w:before="120" w:after="120" w:line="240" w:lineRule="auto"/>
              <w:rPr>
                <w:rFonts w:eastAsia="Times New Roman" w:cs="Times New Roman"/>
                <w:color w:val="000000"/>
                <w:szCs w:val="24"/>
              </w:rPr>
            </w:pPr>
            <w:r>
              <w:rPr>
                <w:rFonts w:eastAsia="Times New Roman" w:cs="Times New Roman"/>
                <w:color w:val="000000"/>
                <w:szCs w:val="24"/>
              </w:rPr>
              <w:t>Select the member needing the address change on the order in question. Proceed to the next step.</w:t>
            </w:r>
          </w:p>
          <w:p w14:paraId="5CA64AF4" w14:textId="77777777" w:rsidR="00454771" w:rsidRPr="00543B09" w:rsidRDefault="00454771" w:rsidP="008E6A80">
            <w:pPr>
              <w:pStyle w:val="ListParagraph"/>
              <w:spacing w:before="120" w:after="120" w:line="240" w:lineRule="auto"/>
              <w:rPr>
                <w:rFonts w:eastAsia="Times New Roman" w:cs="Times New Roman"/>
                <w:color w:val="000000"/>
                <w:szCs w:val="24"/>
              </w:rPr>
            </w:pPr>
          </w:p>
          <w:p w14:paraId="729662A8" w14:textId="77777777" w:rsidR="00454771" w:rsidRPr="004F5C1E" w:rsidRDefault="00454771" w:rsidP="008E6A80">
            <w:pPr>
              <w:spacing w:before="120" w:after="120" w:line="240" w:lineRule="auto"/>
              <w:rPr>
                <w:rFonts w:ascii="Times New Roman" w:eastAsia="Times New Roman" w:hAnsi="Times New Roman" w:cs="Times New Roman"/>
                <w:color w:val="000000"/>
                <w:sz w:val="27"/>
                <w:szCs w:val="27"/>
              </w:rPr>
            </w:pPr>
            <w:r w:rsidRPr="004F5C1E">
              <w:rPr>
                <w:rFonts w:eastAsia="Times New Roman" w:cs="Times New Roman"/>
                <w:b/>
                <w:bCs/>
                <w:color w:val="000000"/>
                <w:szCs w:val="24"/>
              </w:rPr>
              <w:t>Notes:</w:t>
            </w:r>
          </w:p>
          <w:p w14:paraId="0E53B614" w14:textId="77777777" w:rsidR="00454771" w:rsidRPr="00873B37" w:rsidRDefault="00454771" w:rsidP="008A095D">
            <w:pPr>
              <w:pStyle w:val="ListParagraph"/>
              <w:numPr>
                <w:ilvl w:val="0"/>
                <w:numId w:val="18"/>
              </w:numPr>
              <w:spacing w:before="120" w:after="120" w:line="240" w:lineRule="auto"/>
              <w:rPr>
                <w:rFonts w:eastAsia="Times New Roman" w:cs="Times New Roman"/>
                <w:color w:val="000000"/>
                <w:szCs w:val="24"/>
              </w:rPr>
            </w:pPr>
            <w:r w:rsidRPr="004F5C1E">
              <w:rPr>
                <w:rFonts w:eastAsia="Times New Roman" w:cs="Times New Roman"/>
                <w:color w:val="000000"/>
                <w:szCs w:val="24"/>
              </w:rPr>
              <w:t>To exit the Related Family Members popup, click </w:t>
            </w:r>
            <w:r w:rsidRPr="00873B37">
              <w:rPr>
                <w:rFonts w:eastAsia="Times New Roman" w:cs="Times New Roman"/>
                <w:b/>
                <w:bCs/>
                <w:color w:val="000000"/>
                <w:szCs w:val="24"/>
              </w:rPr>
              <w:t>Cancel</w:t>
            </w:r>
            <w:r w:rsidRPr="004F5C1E">
              <w:rPr>
                <w:rFonts w:eastAsia="Times New Roman" w:cs="Times New Roman"/>
                <w:color w:val="000000"/>
                <w:szCs w:val="24"/>
              </w:rPr>
              <w:t>.</w:t>
            </w:r>
          </w:p>
          <w:p w14:paraId="3C7CD83C" w14:textId="77777777" w:rsidR="00454771" w:rsidRPr="00873B37" w:rsidRDefault="00454771" w:rsidP="008A095D">
            <w:pPr>
              <w:pStyle w:val="ListParagraph"/>
              <w:numPr>
                <w:ilvl w:val="0"/>
                <w:numId w:val="18"/>
              </w:numPr>
              <w:spacing w:before="120" w:after="120" w:line="240" w:lineRule="auto"/>
              <w:rPr>
                <w:rFonts w:eastAsia="Times New Roman" w:cs="Times New Roman"/>
                <w:color w:val="000000"/>
                <w:szCs w:val="24"/>
              </w:rPr>
            </w:pPr>
            <w:r>
              <w:rPr>
                <w:rFonts w:eastAsia="Times New Roman" w:cs="Times New Roman"/>
                <w:color w:val="000000"/>
                <w:szCs w:val="24"/>
              </w:rPr>
              <w:t>Compass</w:t>
            </w:r>
            <w:r w:rsidRPr="004F5C1E">
              <w:rPr>
                <w:rFonts w:eastAsia="Times New Roman" w:cs="Times New Roman"/>
                <w:color w:val="000000"/>
                <w:szCs w:val="24"/>
              </w:rPr>
              <w:t> only shows corresponding lines of coverage for each member on the account.</w:t>
            </w:r>
          </w:p>
          <w:p w14:paraId="1C804DC4" w14:textId="77777777" w:rsidR="00454771" w:rsidRPr="00B41DCE" w:rsidRDefault="00454771" w:rsidP="008A095D">
            <w:pPr>
              <w:pStyle w:val="ListParagraph"/>
              <w:numPr>
                <w:ilvl w:val="0"/>
                <w:numId w:val="18"/>
              </w:numPr>
              <w:spacing w:before="120" w:after="120" w:line="240" w:lineRule="auto"/>
              <w:rPr>
                <w:rFonts w:eastAsia="Times New Roman" w:cs="Times New Roman"/>
                <w:color w:val="000000"/>
                <w:szCs w:val="24"/>
              </w:rPr>
            </w:pPr>
            <w:r w:rsidRPr="004F5C1E">
              <w:rPr>
                <w:rFonts w:eastAsia="Times New Roman" w:cs="Times New Roman"/>
                <w:color w:val="000000"/>
                <w:szCs w:val="24"/>
              </w:rPr>
              <w:t xml:space="preserve">When the </w:t>
            </w:r>
            <w:r>
              <w:rPr>
                <w:rFonts w:eastAsia="Times New Roman" w:cs="Times New Roman"/>
                <w:color w:val="000000"/>
                <w:szCs w:val="24"/>
              </w:rPr>
              <w:t>agent</w:t>
            </w:r>
            <w:r w:rsidRPr="004F5C1E">
              <w:rPr>
                <w:rFonts w:eastAsia="Times New Roman" w:cs="Times New Roman"/>
                <w:color w:val="000000"/>
                <w:szCs w:val="24"/>
              </w:rPr>
              <w:t xml:space="preserve"> selects the </w:t>
            </w:r>
            <w:r w:rsidRPr="00873B37">
              <w:rPr>
                <w:rFonts w:eastAsia="Times New Roman" w:cs="Times New Roman"/>
                <w:b/>
                <w:bCs/>
                <w:color w:val="000000"/>
                <w:szCs w:val="24"/>
              </w:rPr>
              <w:t>family member name</w:t>
            </w:r>
            <w:r w:rsidRPr="004F5C1E">
              <w:rPr>
                <w:rFonts w:eastAsia="Times New Roman" w:cs="Times New Roman"/>
                <w:color w:val="000000"/>
                <w:szCs w:val="24"/>
              </w:rPr>
              <w:t xml:space="preserve"> hyperlink from the modal, the </w:t>
            </w:r>
            <w:r>
              <w:rPr>
                <w:rFonts w:eastAsia="Times New Roman" w:cs="Times New Roman"/>
                <w:color w:val="000000"/>
                <w:szCs w:val="24"/>
              </w:rPr>
              <w:t xml:space="preserve">selected </w:t>
            </w:r>
            <w:r w:rsidRPr="004F5C1E">
              <w:rPr>
                <w:rFonts w:eastAsia="Times New Roman" w:cs="Times New Roman"/>
                <w:color w:val="000000"/>
                <w:szCs w:val="24"/>
              </w:rPr>
              <w:t xml:space="preserve">member’s information </w:t>
            </w:r>
            <w:r>
              <w:rPr>
                <w:rFonts w:eastAsia="Times New Roman" w:cs="Times New Roman"/>
                <w:color w:val="000000"/>
                <w:szCs w:val="24"/>
              </w:rPr>
              <w:t>will populate</w:t>
            </w:r>
            <w:r w:rsidRPr="004F5C1E">
              <w:rPr>
                <w:rFonts w:eastAsia="Times New Roman" w:cs="Times New Roman"/>
                <w:color w:val="000000"/>
                <w:szCs w:val="24"/>
              </w:rPr>
              <w:t>.</w:t>
            </w:r>
          </w:p>
        </w:tc>
      </w:tr>
      <w:tr w:rsidR="00454771" w:rsidRPr="002C54F7" w14:paraId="6E26A675" w14:textId="77777777" w:rsidTr="0096161D">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461B1396" w14:textId="77777777" w:rsidR="00454771" w:rsidRDefault="00454771" w:rsidP="008E6A80">
            <w:pPr>
              <w:spacing w:before="120" w:after="120" w:line="240" w:lineRule="auto"/>
              <w:jc w:val="center"/>
              <w:rPr>
                <w:b/>
                <w:szCs w:val="24"/>
              </w:rPr>
            </w:pPr>
            <w:r>
              <w:rPr>
                <w:b/>
                <w:szCs w:val="24"/>
              </w:rPr>
              <w:t>3</w:t>
            </w:r>
          </w:p>
        </w:tc>
        <w:tc>
          <w:tcPr>
            <w:tcW w:w="4708"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7CB4CB8" w14:textId="77777777" w:rsidR="00454771" w:rsidRDefault="00454771" w:rsidP="00B41DCE">
            <w:pPr>
              <w:spacing w:before="120" w:after="120" w:line="240" w:lineRule="auto"/>
              <w:rPr>
                <w:color w:val="000000"/>
              </w:rPr>
            </w:pPr>
            <w:r>
              <w:rPr>
                <w:color w:val="000000"/>
              </w:rPr>
              <w:t xml:space="preserve">Navigate to the </w:t>
            </w:r>
            <w:r w:rsidRPr="00873B37">
              <w:rPr>
                <w:color w:val="000000"/>
              </w:rPr>
              <w:t>Claims Landing Page</w:t>
            </w:r>
            <w:r>
              <w:rPr>
                <w:color w:val="000000"/>
              </w:rPr>
              <w:t xml:space="preserve"> and</w:t>
            </w:r>
            <w:r>
              <w:rPr>
                <w:b/>
                <w:bCs/>
                <w:color w:val="000000"/>
              </w:rPr>
              <w:t> </w:t>
            </w:r>
            <w:r>
              <w:rPr>
                <w:color w:val="000000"/>
              </w:rPr>
              <w:t>click the</w:t>
            </w:r>
            <w:r>
              <w:rPr>
                <w:b/>
                <w:bCs/>
                <w:color w:val="000000"/>
              </w:rPr>
              <w:t> Mail Order History </w:t>
            </w:r>
            <w:r>
              <w:rPr>
                <w:color w:val="000000"/>
              </w:rPr>
              <w:t>tab.</w:t>
            </w:r>
          </w:p>
          <w:p w14:paraId="6D4AEB02" w14:textId="66ACC6EF" w:rsidR="00454771" w:rsidRPr="00282950" w:rsidRDefault="00454771" w:rsidP="008E6A80">
            <w:pPr>
              <w:spacing w:before="120" w:after="120" w:line="240" w:lineRule="auto"/>
              <w:rPr>
                <w:rFonts w:eastAsia="Calibri" w:cs="Times New Roman"/>
                <w:bCs/>
                <w:szCs w:val="24"/>
              </w:rPr>
            </w:pPr>
            <w:r>
              <w:rPr>
                <w:b/>
                <w:szCs w:val="24"/>
              </w:rPr>
              <w:t>Result</w:t>
            </w:r>
            <w:r w:rsidR="00AE68B7">
              <w:rPr>
                <w:b/>
                <w:szCs w:val="24"/>
              </w:rPr>
              <w:t xml:space="preserve">: </w:t>
            </w:r>
            <w:r>
              <w:rPr>
                <w:rFonts w:eastAsia="Calibri" w:cs="Times New Roman"/>
                <w:bCs/>
                <w:szCs w:val="24"/>
              </w:rPr>
              <w:t>Mail Orders within the default 90-day window display.</w:t>
            </w:r>
          </w:p>
        </w:tc>
      </w:tr>
      <w:tr w:rsidR="00454771" w:rsidRPr="002C54F7" w14:paraId="7B1F5329" w14:textId="77777777" w:rsidTr="0096161D">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5BCCC4B9" w14:textId="77777777" w:rsidR="00454771" w:rsidRDefault="00454771" w:rsidP="008E6A80">
            <w:pPr>
              <w:spacing w:before="120" w:after="120" w:line="240" w:lineRule="auto"/>
              <w:jc w:val="center"/>
              <w:rPr>
                <w:b/>
                <w:szCs w:val="24"/>
              </w:rPr>
            </w:pPr>
            <w:r>
              <w:rPr>
                <w:b/>
                <w:szCs w:val="24"/>
              </w:rPr>
              <w:t>4</w:t>
            </w:r>
          </w:p>
        </w:tc>
        <w:tc>
          <w:tcPr>
            <w:tcW w:w="4708"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9A3CE8A" w14:textId="77777777" w:rsidR="00454771" w:rsidRDefault="00454771" w:rsidP="008E6A80">
            <w:pPr>
              <w:spacing w:before="120" w:after="120" w:line="240" w:lineRule="auto"/>
              <w:textAlignment w:val="top"/>
              <w:rPr>
                <w:szCs w:val="24"/>
              </w:rPr>
            </w:pPr>
            <w:r w:rsidRPr="00681C8B">
              <w:rPr>
                <w:szCs w:val="24"/>
              </w:rPr>
              <w:t xml:space="preserve">Once the order is located, click the </w:t>
            </w:r>
            <w:r w:rsidRPr="00681C8B">
              <w:rPr>
                <w:b/>
                <w:bCs/>
                <w:szCs w:val="24"/>
              </w:rPr>
              <w:t>Order Number</w:t>
            </w:r>
            <w:r w:rsidRPr="00681C8B">
              <w:rPr>
                <w:szCs w:val="24"/>
              </w:rPr>
              <w:t xml:space="preserve"> hyperlink.</w:t>
            </w:r>
          </w:p>
          <w:p w14:paraId="7C375C18" w14:textId="77777777" w:rsidR="00454771" w:rsidRPr="00CD0822" w:rsidRDefault="00454771" w:rsidP="008E6A80">
            <w:pPr>
              <w:spacing w:before="120" w:after="120" w:line="240" w:lineRule="auto"/>
              <w:jc w:val="center"/>
              <w:rPr>
                <w:rFonts w:eastAsia="Calibri" w:cs="Times New Roman"/>
                <w:color w:val="000000"/>
              </w:rPr>
            </w:pPr>
          </w:p>
          <w:p w14:paraId="72D50E5C" w14:textId="1E049F7B" w:rsidR="00454771" w:rsidRDefault="00454771" w:rsidP="008E6A80">
            <w:pPr>
              <w:spacing w:before="120" w:after="120" w:line="240" w:lineRule="auto"/>
              <w:textAlignment w:val="top"/>
              <w:rPr>
                <w:rFonts w:eastAsia="Calibri" w:cs="Times New Roman"/>
                <w:szCs w:val="24"/>
              </w:rPr>
            </w:pPr>
            <w:r w:rsidRPr="003B1C6A">
              <w:rPr>
                <w:rFonts w:eastAsia="Calibri" w:cs="Times New Roman"/>
                <w:b/>
                <w:bCs/>
                <w:szCs w:val="24"/>
              </w:rPr>
              <w:t>Result</w:t>
            </w:r>
            <w:r w:rsidR="00AE68B7">
              <w:rPr>
                <w:rFonts w:eastAsia="Calibri" w:cs="Times New Roman"/>
                <w:b/>
                <w:bCs/>
                <w:szCs w:val="24"/>
              </w:rPr>
              <w:t xml:space="preserve">: </w:t>
            </w:r>
            <w:r w:rsidRPr="00692957">
              <w:rPr>
                <w:rFonts w:eastAsia="Calibri" w:cs="Times New Roman"/>
                <w:szCs w:val="24"/>
              </w:rPr>
              <w:t xml:space="preserve">The </w:t>
            </w:r>
            <w:r w:rsidRPr="003B1C6A">
              <w:rPr>
                <w:rFonts w:eastAsia="Calibri" w:cs="Times New Roman"/>
                <w:szCs w:val="24"/>
              </w:rPr>
              <w:t xml:space="preserve">Order Details </w:t>
            </w:r>
            <w:r>
              <w:rPr>
                <w:rFonts w:eastAsia="Calibri" w:cs="Times New Roman"/>
                <w:szCs w:val="24"/>
              </w:rPr>
              <w:t>s</w:t>
            </w:r>
            <w:r w:rsidRPr="003B1C6A">
              <w:rPr>
                <w:rFonts w:eastAsia="Calibri" w:cs="Times New Roman"/>
                <w:szCs w:val="24"/>
              </w:rPr>
              <w:t>creen displays</w:t>
            </w:r>
            <w:r>
              <w:rPr>
                <w:rFonts w:eastAsia="Calibri" w:cs="Times New Roman"/>
                <w:szCs w:val="24"/>
              </w:rPr>
              <w:t>.</w:t>
            </w:r>
          </w:p>
          <w:p w14:paraId="7294D32F" w14:textId="77777777" w:rsidR="00454771" w:rsidRPr="003B1C6A" w:rsidRDefault="00454771" w:rsidP="008E6A80">
            <w:pPr>
              <w:spacing w:before="120" w:after="120" w:line="240" w:lineRule="auto"/>
              <w:textAlignment w:val="top"/>
              <w:rPr>
                <w:rFonts w:eastAsia="Calibri" w:cs="Times New Roman"/>
                <w:szCs w:val="24"/>
              </w:rPr>
            </w:pPr>
          </w:p>
          <w:p w14:paraId="5276A457" w14:textId="77777777" w:rsidR="00454771" w:rsidRDefault="00454771" w:rsidP="008E6A80">
            <w:pPr>
              <w:spacing w:before="120" w:after="120" w:line="240" w:lineRule="auto"/>
              <w:textAlignment w:val="top"/>
              <w:rPr>
                <w:color w:val="000000"/>
                <w:szCs w:val="24"/>
              </w:rPr>
            </w:pPr>
            <w:r>
              <w:rPr>
                <w:b/>
                <w:bCs/>
                <w:color w:val="000000"/>
                <w:szCs w:val="24"/>
              </w:rPr>
              <w:t>Notes:</w:t>
            </w:r>
            <w:r>
              <w:rPr>
                <w:color w:val="000000"/>
                <w:szCs w:val="24"/>
              </w:rPr>
              <w:t xml:space="preserve"> </w:t>
            </w:r>
          </w:p>
          <w:p w14:paraId="2C8B7799" w14:textId="77777777" w:rsidR="00454771" w:rsidRDefault="00454771" w:rsidP="008E6A80">
            <w:pPr>
              <w:pStyle w:val="ListParagraph"/>
              <w:numPr>
                <w:ilvl w:val="0"/>
                <w:numId w:val="1"/>
              </w:numPr>
              <w:spacing w:before="120" w:after="120" w:line="240" w:lineRule="auto"/>
              <w:textAlignment w:val="top"/>
              <w:rPr>
                <w:color w:val="000000"/>
                <w:szCs w:val="24"/>
              </w:rPr>
            </w:pPr>
            <w:r>
              <w:rPr>
                <w:color w:val="000000"/>
                <w:szCs w:val="24"/>
              </w:rPr>
              <w:t xml:space="preserve">Agent can filter search results by using </w:t>
            </w:r>
            <w:r w:rsidRPr="004B7D2B">
              <w:rPr>
                <w:b/>
                <w:bCs/>
                <w:color w:val="000000"/>
                <w:szCs w:val="24"/>
              </w:rPr>
              <w:t>Show Last</w:t>
            </w:r>
            <w:r>
              <w:rPr>
                <w:color w:val="000000"/>
                <w:szCs w:val="24"/>
              </w:rPr>
              <w:t xml:space="preserve"> and </w:t>
            </w:r>
            <w:proofErr w:type="gramStart"/>
            <w:r>
              <w:rPr>
                <w:color w:val="000000"/>
                <w:szCs w:val="24"/>
              </w:rPr>
              <w:t>filtering</w:t>
            </w:r>
            <w:proofErr w:type="gramEnd"/>
            <w:r>
              <w:rPr>
                <w:color w:val="000000"/>
                <w:szCs w:val="24"/>
              </w:rPr>
              <w:t xml:space="preserve"> up to 2 years.</w:t>
            </w:r>
          </w:p>
          <w:p w14:paraId="7D77E1D3" w14:textId="77777777" w:rsidR="00454771" w:rsidRPr="00CD0822" w:rsidRDefault="00454771" w:rsidP="008E6A80">
            <w:pPr>
              <w:pStyle w:val="ListParagraph"/>
              <w:numPr>
                <w:ilvl w:val="0"/>
                <w:numId w:val="1"/>
              </w:numPr>
              <w:spacing w:before="120" w:after="120" w:line="240" w:lineRule="auto"/>
              <w:rPr>
                <w:color w:val="000000"/>
              </w:rPr>
            </w:pPr>
            <w:r w:rsidRPr="00CD0822">
              <w:rPr>
                <w:szCs w:val="24"/>
              </w:rPr>
              <w:t>Click the chevron arrow to expand/collapse a preview of the prescriptions in the order (refer</w:t>
            </w:r>
            <w:r>
              <w:rPr>
                <w:szCs w:val="24"/>
              </w:rPr>
              <w:t xml:space="preserve"> to</w:t>
            </w:r>
            <w:r w:rsidRPr="00CD0822">
              <w:rPr>
                <w:szCs w:val="24"/>
              </w:rPr>
              <w:t xml:space="preserve"> </w:t>
            </w:r>
            <w:r w:rsidRPr="00CD0822">
              <w:rPr>
                <w:b/>
                <w:bCs/>
                <w:szCs w:val="24"/>
              </w:rPr>
              <w:t>View Prescription Status and Details</w:t>
            </w:r>
            <w:r w:rsidRPr="00CD0822">
              <w:rPr>
                <w:szCs w:val="24"/>
              </w:rPr>
              <w:t xml:space="preserve"> section for assistance).</w:t>
            </w:r>
          </w:p>
        </w:tc>
      </w:tr>
      <w:tr w:rsidR="00454771" w:rsidRPr="002C54F7" w14:paraId="253F9F27" w14:textId="77777777" w:rsidTr="0096161D">
        <w:tc>
          <w:tcPr>
            <w:tcW w:w="292" w:type="pct"/>
            <w:vMerge w:val="restart"/>
            <w:tcBorders>
              <w:top w:val="single" w:sz="4" w:space="0" w:color="auto"/>
              <w:left w:val="single" w:sz="4" w:space="0" w:color="auto"/>
              <w:right w:val="single" w:sz="4" w:space="0" w:color="auto"/>
            </w:tcBorders>
            <w:shd w:val="clear" w:color="auto" w:fill="FFFFFF" w:themeFill="background1"/>
          </w:tcPr>
          <w:p w14:paraId="7BC6414E" w14:textId="77777777" w:rsidR="00454771" w:rsidRDefault="00454771" w:rsidP="008E6A80">
            <w:pPr>
              <w:spacing w:before="120" w:after="120" w:line="240" w:lineRule="auto"/>
              <w:jc w:val="center"/>
              <w:rPr>
                <w:b/>
                <w:szCs w:val="24"/>
              </w:rPr>
            </w:pPr>
            <w:r>
              <w:rPr>
                <w:b/>
                <w:szCs w:val="24"/>
              </w:rPr>
              <w:t>5</w:t>
            </w:r>
          </w:p>
        </w:tc>
        <w:tc>
          <w:tcPr>
            <w:tcW w:w="4708"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FC43F73" w14:textId="77777777" w:rsidR="00454771" w:rsidRDefault="00454771" w:rsidP="008E6A80">
            <w:pPr>
              <w:spacing w:before="120" w:after="120" w:line="240" w:lineRule="auto"/>
              <w:rPr>
                <w:szCs w:val="24"/>
              </w:rPr>
            </w:pPr>
            <w:r>
              <w:rPr>
                <w:szCs w:val="24"/>
              </w:rPr>
              <w:t xml:space="preserve">From the </w:t>
            </w:r>
            <w:r w:rsidRPr="00A202FC">
              <w:rPr>
                <w:b/>
                <w:bCs/>
                <w:szCs w:val="24"/>
              </w:rPr>
              <w:t>Use Settings For</w:t>
            </w:r>
            <w:r>
              <w:rPr>
                <w:szCs w:val="24"/>
              </w:rPr>
              <w:t xml:space="preserve"> drop-down menu, select the preferred Member’s name.</w:t>
            </w:r>
          </w:p>
          <w:p w14:paraId="26C31132" w14:textId="77777777" w:rsidR="00454771" w:rsidRDefault="00454771" w:rsidP="008E6A80">
            <w:pPr>
              <w:spacing w:before="120" w:after="120" w:line="240" w:lineRule="auto"/>
              <w:rPr>
                <w:szCs w:val="24"/>
              </w:rPr>
            </w:pPr>
          </w:p>
          <w:p w14:paraId="24776CBA" w14:textId="77777777" w:rsidR="00454771" w:rsidRDefault="00454771" w:rsidP="008E6A80">
            <w:pPr>
              <w:spacing w:before="120" w:after="120" w:line="240" w:lineRule="auto"/>
              <w:rPr>
                <w:szCs w:val="24"/>
              </w:rPr>
            </w:pPr>
            <w:r w:rsidRPr="005804E5">
              <w:rPr>
                <w:b/>
                <w:bCs/>
                <w:szCs w:val="24"/>
              </w:rPr>
              <w:t>Note</w:t>
            </w:r>
            <w:r>
              <w:rPr>
                <w:b/>
                <w:bCs/>
                <w:szCs w:val="24"/>
              </w:rPr>
              <w:t>s</w:t>
            </w:r>
            <w:r w:rsidRPr="005804E5">
              <w:rPr>
                <w:b/>
                <w:bCs/>
                <w:szCs w:val="24"/>
              </w:rPr>
              <w:t>:</w:t>
            </w:r>
            <w:r>
              <w:rPr>
                <w:szCs w:val="24"/>
              </w:rPr>
              <w:t xml:space="preserve"> </w:t>
            </w:r>
          </w:p>
          <w:p w14:paraId="1492F2F1" w14:textId="77777777" w:rsidR="00454771" w:rsidRDefault="00454771" w:rsidP="008A095D">
            <w:pPr>
              <w:pStyle w:val="ListParagraph"/>
              <w:numPr>
                <w:ilvl w:val="0"/>
                <w:numId w:val="23"/>
              </w:numPr>
              <w:spacing w:before="120" w:after="120" w:line="240" w:lineRule="auto"/>
              <w:rPr>
                <w:szCs w:val="24"/>
              </w:rPr>
            </w:pPr>
            <w:r>
              <w:rPr>
                <w:szCs w:val="24"/>
              </w:rPr>
              <w:t xml:space="preserve">Drop-down options will vary </w:t>
            </w:r>
            <w:r>
              <w:rPr>
                <w:rStyle w:val="ui-provider"/>
              </w:rPr>
              <w:t xml:space="preserve">depending on which </w:t>
            </w:r>
            <w:proofErr w:type="gramStart"/>
            <w:r>
              <w:rPr>
                <w:rStyle w:val="ui-provider"/>
              </w:rPr>
              <w:t>member(s)</w:t>
            </w:r>
            <w:proofErr w:type="gramEnd"/>
            <w:r>
              <w:rPr>
                <w:rStyle w:val="ui-provider"/>
              </w:rPr>
              <w:t xml:space="preserve"> have prescriptions in that order.</w:t>
            </w:r>
          </w:p>
          <w:p w14:paraId="647EB315" w14:textId="77777777" w:rsidR="00454771" w:rsidRPr="00761B7D" w:rsidRDefault="00454771" w:rsidP="008A095D">
            <w:pPr>
              <w:pStyle w:val="ListParagraph"/>
              <w:numPr>
                <w:ilvl w:val="0"/>
                <w:numId w:val="23"/>
              </w:numPr>
              <w:spacing w:before="120" w:after="120" w:line="240" w:lineRule="auto"/>
              <w:rPr>
                <w:szCs w:val="24"/>
              </w:rPr>
            </w:pPr>
            <w:r w:rsidRPr="00761B7D">
              <w:rPr>
                <w:szCs w:val="24"/>
              </w:rPr>
              <w:t>The drop</w:t>
            </w:r>
            <w:r>
              <w:rPr>
                <w:szCs w:val="24"/>
              </w:rPr>
              <w:t>-</w:t>
            </w:r>
            <w:r w:rsidRPr="00761B7D">
              <w:rPr>
                <w:szCs w:val="24"/>
              </w:rPr>
              <w:t>down menu will default to the Cardholder if the person the agent is viewing is not the Cardholder/Spouse.</w:t>
            </w:r>
            <w:r>
              <w:rPr>
                <w:szCs w:val="24"/>
              </w:rPr>
              <w:t xml:space="preserve"> For assistance, refer to the </w:t>
            </w:r>
            <w:r w:rsidRPr="00904FD8">
              <w:rPr>
                <w:b/>
                <w:bCs/>
                <w:szCs w:val="24"/>
              </w:rPr>
              <w:t>If/Then</w:t>
            </w:r>
            <w:r>
              <w:rPr>
                <w:szCs w:val="24"/>
              </w:rPr>
              <w:t xml:space="preserve"> table below.</w:t>
            </w:r>
          </w:p>
          <w:p w14:paraId="6BA91AEC" w14:textId="77777777" w:rsidR="00454771" w:rsidRDefault="00454771" w:rsidP="008E6A80">
            <w:pPr>
              <w:spacing w:before="120" w:after="120" w:line="240" w:lineRule="auto"/>
              <w:rPr>
                <w:szCs w:val="24"/>
              </w:rPr>
            </w:pPr>
          </w:p>
          <w:p w14:paraId="517AB7F5" w14:textId="77777777" w:rsidR="00454771" w:rsidRDefault="00511A35" w:rsidP="008E6A80">
            <w:pPr>
              <w:spacing w:before="120" w:after="120" w:line="240" w:lineRule="auto"/>
              <w:jc w:val="center"/>
              <w:rPr>
                <w:szCs w:val="24"/>
              </w:rPr>
            </w:pPr>
            <w:r>
              <w:rPr>
                <w:noProof/>
              </w:rPr>
              <w:drawing>
                <wp:inline distT="0" distB="0" distL="0" distR="0" wp14:anchorId="3BB6BC26" wp14:editId="6C5CC057">
                  <wp:extent cx="7173817" cy="567065"/>
                  <wp:effectExtent l="0" t="0" r="8255" b="4445"/>
                  <wp:docPr id="31570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01423" name=""/>
                          <pic:cNvPicPr/>
                        </pic:nvPicPr>
                        <pic:blipFill>
                          <a:blip r:embed="rId47"/>
                          <a:stretch>
                            <a:fillRect/>
                          </a:stretch>
                        </pic:blipFill>
                        <pic:spPr>
                          <a:xfrm>
                            <a:off x="0" y="0"/>
                            <a:ext cx="7215584" cy="570367"/>
                          </a:xfrm>
                          <a:prstGeom prst="rect">
                            <a:avLst/>
                          </a:prstGeom>
                        </pic:spPr>
                      </pic:pic>
                    </a:graphicData>
                  </a:graphic>
                </wp:inline>
              </w:drawing>
            </w:r>
          </w:p>
          <w:p w14:paraId="6BF02551" w14:textId="77777777" w:rsidR="00454771" w:rsidRDefault="00454771" w:rsidP="008E6A80">
            <w:pPr>
              <w:spacing w:before="120" w:after="120" w:line="240" w:lineRule="auto"/>
              <w:jc w:val="center"/>
              <w:rPr>
                <w:szCs w:val="24"/>
              </w:rPr>
            </w:pPr>
          </w:p>
          <w:p w14:paraId="76D4832B" w14:textId="77777777" w:rsidR="00454771" w:rsidRDefault="00454771" w:rsidP="008E6A80">
            <w:pPr>
              <w:spacing w:before="120" w:after="120" w:line="240" w:lineRule="auto"/>
              <w:rPr>
                <w:rFonts w:eastAsia="Times New Roman" w:cs="Times New Roman"/>
                <w:color w:val="000000"/>
                <w:szCs w:val="24"/>
              </w:rPr>
            </w:pPr>
            <w:r>
              <w:rPr>
                <w:noProof/>
              </w:rPr>
              <w:drawing>
                <wp:inline distT="0" distB="0" distL="0" distR="0" wp14:anchorId="3D4BAED6" wp14:editId="1B7F0A81">
                  <wp:extent cx="237490" cy="210820"/>
                  <wp:effectExtent l="0" t="0" r="0" b="0"/>
                  <wp:docPr id="846246028" name="Picture 84624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490" cy="210820"/>
                          </a:xfrm>
                          <a:prstGeom prst="rect">
                            <a:avLst/>
                          </a:prstGeom>
                          <a:noFill/>
                          <a:ln>
                            <a:noFill/>
                          </a:ln>
                        </pic:spPr>
                      </pic:pic>
                    </a:graphicData>
                  </a:graphic>
                </wp:inline>
              </w:drawing>
            </w:r>
            <w:r w:rsidRPr="00496A9B">
              <w:t xml:space="preserve"> </w:t>
            </w:r>
            <w:r w:rsidRPr="00496A9B">
              <w:rPr>
                <w:rFonts w:eastAsia="Times New Roman" w:cs="Times New Roman"/>
                <w:color w:val="000000"/>
                <w:szCs w:val="24"/>
              </w:rPr>
              <w:t>If the order contains Rx's for multiple members, Shipping Addresses available will be restricted</w:t>
            </w:r>
            <w:r>
              <w:rPr>
                <w:rFonts w:eastAsia="Times New Roman" w:cs="Times New Roman"/>
                <w:color w:val="000000"/>
                <w:szCs w:val="24"/>
              </w:rPr>
              <w:t xml:space="preserve"> (to the Cardholder or Spouses address)</w:t>
            </w:r>
            <w:r w:rsidRPr="00496A9B">
              <w:rPr>
                <w:rFonts w:eastAsia="Times New Roman" w:cs="Times New Roman"/>
                <w:color w:val="000000"/>
                <w:szCs w:val="24"/>
              </w:rPr>
              <w:t xml:space="preserve"> to those that belong to </w:t>
            </w:r>
            <w:r w:rsidRPr="00D70982">
              <w:rPr>
                <w:rFonts w:eastAsia="Times New Roman" w:cs="Times New Roman"/>
                <w:b/>
                <w:bCs/>
                <w:color w:val="000000"/>
                <w:szCs w:val="24"/>
              </w:rPr>
              <w:t>adult</w:t>
            </w:r>
            <w:r w:rsidRPr="00496A9B">
              <w:rPr>
                <w:rFonts w:eastAsia="Times New Roman" w:cs="Times New Roman"/>
                <w:color w:val="000000"/>
                <w:szCs w:val="24"/>
              </w:rPr>
              <w:t xml:space="preserve"> members on the account</w:t>
            </w:r>
            <w:r>
              <w:rPr>
                <w:rFonts w:eastAsia="Times New Roman" w:cs="Times New Roman"/>
                <w:color w:val="000000"/>
                <w:szCs w:val="24"/>
              </w:rPr>
              <w:t xml:space="preserve"> (</w:t>
            </w:r>
            <w:r w:rsidRPr="00291404">
              <w:rPr>
                <w:rFonts w:eastAsia="Times New Roman" w:cs="Times New Roman"/>
                <w:b/>
                <w:bCs/>
                <w:color w:val="000000"/>
                <w:szCs w:val="24"/>
              </w:rPr>
              <w:t>Add/Update</w:t>
            </w:r>
            <w:r>
              <w:rPr>
                <w:rFonts w:eastAsia="Times New Roman" w:cs="Times New Roman"/>
                <w:color w:val="000000"/>
                <w:szCs w:val="24"/>
              </w:rPr>
              <w:t xml:space="preserve"> button will be disabled)</w:t>
            </w:r>
            <w:r w:rsidRPr="00496A9B">
              <w:rPr>
                <w:rFonts w:eastAsia="Times New Roman" w:cs="Times New Roman"/>
                <w:color w:val="000000"/>
                <w:szCs w:val="24"/>
              </w:rPr>
              <w:t>.</w:t>
            </w:r>
            <w:r>
              <w:rPr>
                <w:rFonts w:eastAsia="Times New Roman" w:cs="Times New Roman"/>
                <w:color w:val="000000"/>
                <w:szCs w:val="24"/>
              </w:rPr>
              <w:t xml:space="preserve"> </w:t>
            </w:r>
            <w:proofErr w:type="gramStart"/>
            <w:r>
              <w:rPr>
                <w:rFonts w:eastAsia="Times New Roman" w:cs="Times New Roman"/>
                <w:color w:val="000000"/>
                <w:szCs w:val="24"/>
              </w:rPr>
              <w:t>Agent</w:t>
            </w:r>
            <w:proofErr w:type="gramEnd"/>
            <w:r>
              <w:rPr>
                <w:rFonts w:eastAsia="Times New Roman" w:cs="Times New Roman"/>
                <w:color w:val="000000"/>
                <w:szCs w:val="24"/>
              </w:rPr>
              <w:t xml:space="preserve"> will refer to </w:t>
            </w:r>
            <w:hyperlink w:anchor="AddressChangesMultiMembersStep2" w:history="1">
              <w:r w:rsidRPr="003A557A">
                <w:rPr>
                  <w:rStyle w:val="Hyperlink"/>
                  <w:rFonts w:eastAsia="Times New Roman" w:cs="Times New Roman"/>
                  <w:szCs w:val="24"/>
                </w:rPr>
                <w:t>Step 2</w:t>
              </w:r>
            </w:hyperlink>
            <w:r>
              <w:rPr>
                <w:rFonts w:eastAsia="Times New Roman" w:cs="Times New Roman"/>
                <w:color w:val="000000"/>
                <w:szCs w:val="24"/>
              </w:rPr>
              <w:t xml:space="preserve">, to update the (adult) member in session before being able to update </w:t>
            </w:r>
            <w:proofErr w:type="gramStart"/>
            <w:r>
              <w:rPr>
                <w:rFonts w:eastAsia="Times New Roman" w:cs="Times New Roman"/>
                <w:color w:val="000000"/>
                <w:szCs w:val="24"/>
              </w:rPr>
              <w:t>preferred</w:t>
            </w:r>
            <w:proofErr w:type="gramEnd"/>
            <w:r>
              <w:rPr>
                <w:rFonts w:eastAsia="Times New Roman" w:cs="Times New Roman"/>
                <w:color w:val="000000"/>
                <w:szCs w:val="24"/>
              </w:rPr>
              <w:t xml:space="preserve"> address on the order.</w:t>
            </w:r>
          </w:p>
          <w:p w14:paraId="51B8F471" w14:textId="77777777" w:rsidR="00454771" w:rsidRDefault="00454771" w:rsidP="008E6A80">
            <w:pPr>
              <w:spacing w:before="120" w:after="120" w:line="240" w:lineRule="auto"/>
              <w:rPr>
                <w:rFonts w:eastAsia="Times New Roman" w:cs="Times New Roman"/>
                <w:color w:val="000000"/>
                <w:szCs w:val="24"/>
              </w:rPr>
            </w:pPr>
          </w:p>
          <w:p w14:paraId="3F867B93" w14:textId="77777777" w:rsidR="00454771" w:rsidRPr="00E435B1" w:rsidRDefault="00454771" w:rsidP="008E6A80">
            <w:pPr>
              <w:spacing w:before="120" w:after="120" w:line="240" w:lineRule="auto"/>
              <w:rPr>
                <w:rFonts w:eastAsia="Times New Roman" w:cs="Times New Roman"/>
                <w:color w:val="000000"/>
                <w:szCs w:val="24"/>
              </w:rPr>
            </w:pPr>
            <w:r>
              <w:rPr>
                <w:color w:val="000000"/>
              </w:rPr>
              <w:t xml:space="preserve">Refer to </w:t>
            </w:r>
            <w:proofErr w:type="gramStart"/>
            <w:r>
              <w:rPr>
                <w:color w:val="000000"/>
              </w:rPr>
              <w:t>below</w:t>
            </w:r>
            <w:proofErr w:type="gramEnd"/>
            <w:r>
              <w:rPr>
                <w:color w:val="000000"/>
              </w:rPr>
              <w:t xml:space="preserve"> scenarios as needed:</w:t>
            </w:r>
          </w:p>
        </w:tc>
      </w:tr>
      <w:tr w:rsidR="003B28E5" w:rsidRPr="002C54F7" w14:paraId="3A096DBF" w14:textId="77777777" w:rsidTr="0096161D">
        <w:trPr>
          <w:trHeight w:val="37"/>
        </w:trPr>
        <w:tc>
          <w:tcPr>
            <w:tcW w:w="292" w:type="pct"/>
            <w:vMerge/>
          </w:tcPr>
          <w:p w14:paraId="14C97276" w14:textId="77777777" w:rsidR="00454771" w:rsidRDefault="00454771" w:rsidP="008E6A80">
            <w:pPr>
              <w:spacing w:before="120" w:after="120" w:line="240" w:lineRule="auto"/>
              <w:jc w:val="center"/>
              <w:rPr>
                <w:b/>
                <w:szCs w:val="24"/>
              </w:rPr>
            </w:pPr>
          </w:p>
        </w:tc>
        <w:tc>
          <w:tcPr>
            <w:tcW w:w="814" w:type="pct"/>
            <w:tcBorders>
              <w:top w:val="single" w:sz="4" w:space="0" w:color="auto"/>
              <w:left w:val="single" w:sz="4" w:space="0" w:color="auto"/>
              <w:right w:val="single" w:sz="4" w:space="0" w:color="auto"/>
            </w:tcBorders>
            <w:shd w:val="clear" w:color="auto" w:fill="D9D9D9" w:themeFill="background1" w:themeFillShade="D9"/>
          </w:tcPr>
          <w:p w14:paraId="0F38E3CC" w14:textId="77777777" w:rsidR="00454771" w:rsidRPr="006D4D2D" w:rsidRDefault="00454771" w:rsidP="008E6A80">
            <w:pPr>
              <w:spacing w:before="120" w:after="120" w:line="240" w:lineRule="auto"/>
              <w:jc w:val="center"/>
              <w:rPr>
                <w:b/>
                <w:bCs/>
                <w:szCs w:val="24"/>
              </w:rPr>
            </w:pPr>
            <w:r w:rsidRPr="006D4D2D">
              <w:rPr>
                <w:b/>
                <w:bCs/>
                <w:szCs w:val="24"/>
              </w:rPr>
              <w:t>If…</w:t>
            </w:r>
          </w:p>
        </w:tc>
        <w:tc>
          <w:tcPr>
            <w:tcW w:w="3894" w:type="pct"/>
            <w:tcBorders>
              <w:top w:val="single" w:sz="4" w:space="0" w:color="auto"/>
              <w:left w:val="single" w:sz="4" w:space="0" w:color="auto"/>
              <w:right w:val="single" w:sz="4" w:space="0" w:color="auto"/>
            </w:tcBorders>
            <w:shd w:val="clear" w:color="auto" w:fill="D9D9D9" w:themeFill="background1" w:themeFillShade="D9"/>
          </w:tcPr>
          <w:p w14:paraId="1487D52A" w14:textId="77777777" w:rsidR="00454771" w:rsidRPr="006D4D2D" w:rsidRDefault="00454771" w:rsidP="008E6A80">
            <w:pPr>
              <w:spacing w:before="120" w:after="120" w:line="240" w:lineRule="auto"/>
              <w:jc w:val="center"/>
              <w:rPr>
                <w:b/>
                <w:bCs/>
                <w:szCs w:val="24"/>
              </w:rPr>
            </w:pPr>
            <w:r w:rsidRPr="006D4D2D">
              <w:rPr>
                <w:b/>
                <w:bCs/>
                <w:szCs w:val="24"/>
              </w:rPr>
              <w:t>Then…</w:t>
            </w:r>
          </w:p>
        </w:tc>
      </w:tr>
      <w:tr w:rsidR="003B28E5" w:rsidRPr="002C54F7" w14:paraId="043FA63E" w14:textId="77777777" w:rsidTr="0096161D">
        <w:trPr>
          <w:trHeight w:val="37"/>
        </w:trPr>
        <w:tc>
          <w:tcPr>
            <w:tcW w:w="292" w:type="pct"/>
            <w:vMerge/>
          </w:tcPr>
          <w:p w14:paraId="16C408CA" w14:textId="77777777" w:rsidR="00454771" w:rsidRDefault="00454771" w:rsidP="008E6A80">
            <w:pPr>
              <w:spacing w:before="120" w:after="120" w:line="240" w:lineRule="auto"/>
              <w:jc w:val="center"/>
              <w:rPr>
                <w:b/>
                <w:szCs w:val="24"/>
              </w:rPr>
            </w:pPr>
          </w:p>
        </w:tc>
        <w:tc>
          <w:tcPr>
            <w:tcW w:w="814" w:type="pct"/>
            <w:tcBorders>
              <w:top w:val="single" w:sz="4" w:space="0" w:color="auto"/>
              <w:left w:val="single" w:sz="4" w:space="0" w:color="auto"/>
              <w:right w:val="single" w:sz="4" w:space="0" w:color="auto"/>
            </w:tcBorders>
            <w:shd w:val="clear" w:color="auto" w:fill="FFFFFF" w:themeFill="background1"/>
          </w:tcPr>
          <w:p w14:paraId="7991DD09" w14:textId="77777777" w:rsidR="00454771" w:rsidRDefault="00454771" w:rsidP="008E6A80">
            <w:pPr>
              <w:spacing w:before="120" w:after="120" w:line="240" w:lineRule="auto"/>
              <w:rPr>
                <w:szCs w:val="24"/>
              </w:rPr>
            </w:pPr>
            <w:r w:rsidRPr="006D4D2D">
              <w:rPr>
                <w:szCs w:val="24"/>
              </w:rPr>
              <w:t>Cardholder and Spouse on the order</w:t>
            </w:r>
          </w:p>
        </w:tc>
        <w:tc>
          <w:tcPr>
            <w:tcW w:w="3894" w:type="pct"/>
            <w:tcBorders>
              <w:top w:val="single" w:sz="4" w:space="0" w:color="auto"/>
              <w:left w:val="single" w:sz="4" w:space="0" w:color="auto"/>
              <w:right w:val="single" w:sz="4" w:space="0" w:color="auto"/>
            </w:tcBorders>
            <w:shd w:val="clear" w:color="auto" w:fill="FFFFFF" w:themeFill="background1"/>
          </w:tcPr>
          <w:p w14:paraId="6BD99030" w14:textId="77777777" w:rsidR="00454771" w:rsidRDefault="00454771" w:rsidP="00F051A6">
            <w:pPr>
              <w:pStyle w:val="ListParagraph"/>
              <w:numPr>
                <w:ilvl w:val="1"/>
                <w:numId w:val="59"/>
              </w:numPr>
              <w:spacing w:before="120" w:after="120" w:line="240" w:lineRule="auto"/>
              <w:ind w:left="475"/>
              <w:rPr>
                <w:szCs w:val="24"/>
              </w:rPr>
            </w:pPr>
            <w:r>
              <w:rPr>
                <w:szCs w:val="24"/>
              </w:rPr>
              <w:t xml:space="preserve">If address change is restricted, </w:t>
            </w:r>
            <w:r w:rsidRPr="00F4196A">
              <w:rPr>
                <w:szCs w:val="24"/>
              </w:rPr>
              <w:t xml:space="preserve">refer to </w:t>
            </w:r>
            <w:hyperlink w:anchor="AddressChangesMultiMembersStep2" w:history="1">
              <w:r w:rsidRPr="003A557A">
                <w:rPr>
                  <w:rStyle w:val="Hyperlink"/>
                  <w:szCs w:val="24"/>
                </w:rPr>
                <w:t>Step 2</w:t>
              </w:r>
            </w:hyperlink>
            <w:r w:rsidRPr="00F4196A">
              <w:rPr>
                <w:szCs w:val="24"/>
              </w:rPr>
              <w:t>, to update the (adult) member in session before being able to update the (adult’s) address on the order.</w:t>
            </w:r>
          </w:p>
          <w:p w14:paraId="147D6D43" w14:textId="77777777" w:rsidR="00454771" w:rsidRPr="00F4196A" w:rsidRDefault="00454771" w:rsidP="00F051A6">
            <w:pPr>
              <w:pStyle w:val="ListParagraph"/>
              <w:numPr>
                <w:ilvl w:val="1"/>
                <w:numId w:val="59"/>
              </w:numPr>
              <w:spacing w:before="120" w:after="120"/>
              <w:ind w:left="475"/>
              <w:rPr>
                <w:szCs w:val="24"/>
              </w:rPr>
            </w:pPr>
            <w:r w:rsidRPr="00F4196A">
              <w:rPr>
                <w:szCs w:val="24"/>
              </w:rPr>
              <w:t xml:space="preserve">Once the preferred settings are selected, proceed to </w:t>
            </w:r>
            <w:r>
              <w:rPr>
                <w:szCs w:val="24"/>
              </w:rPr>
              <w:t xml:space="preserve">the </w:t>
            </w:r>
            <w:r w:rsidRPr="00F4196A">
              <w:rPr>
                <w:szCs w:val="24"/>
              </w:rPr>
              <w:t>next step.</w:t>
            </w:r>
          </w:p>
          <w:p w14:paraId="2AD56581" w14:textId="77777777" w:rsidR="00454771" w:rsidRDefault="00454771" w:rsidP="003A74C0">
            <w:pPr>
              <w:spacing w:before="120" w:after="120" w:line="240" w:lineRule="auto"/>
              <w:rPr>
                <w:b/>
                <w:bCs/>
                <w:szCs w:val="24"/>
              </w:rPr>
            </w:pPr>
          </w:p>
          <w:p w14:paraId="57A3C840" w14:textId="312A1F4A" w:rsidR="00454771" w:rsidRPr="006D4D2D" w:rsidRDefault="00454771" w:rsidP="003A74C0">
            <w:pPr>
              <w:spacing w:before="120" w:after="120" w:line="240" w:lineRule="auto"/>
              <w:rPr>
                <w:szCs w:val="24"/>
              </w:rPr>
            </w:pPr>
            <w:r>
              <w:rPr>
                <w:b/>
                <w:bCs/>
                <w:szCs w:val="24"/>
              </w:rPr>
              <w:t>Notes</w:t>
            </w:r>
            <w:r w:rsidR="00AE68B7">
              <w:rPr>
                <w:b/>
                <w:bCs/>
                <w:szCs w:val="24"/>
              </w:rPr>
              <w:t xml:space="preserve">: </w:t>
            </w:r>
            <w:r w:rsidRPr="00F4196A">
              <w:rPr>
                <w:szCs w:val="24"/>
              </w:rPr>
              <w:t>The</w:t>
            </w:r>
            <w:r>
              <w:rPr>
                <w:b/>
                <w:bCs/>
                <w:szCs w:val="24"/>
              </w:rPr>
              <w:t xml:space="preserve"> </w:t>
            </w:r>
            <w:r w:rsidRPr="00A37785">
              <w:rPr>
                <w:b/>
                <w:bCs/>
                <w:szCs w:val="24"/>
              </w:rPr>
              <w:t>Use Settings For</w:t>
            </w:r>
            <w:r w:rsidRPr="006D4D2D">
              <w:rPr>
                <w:szCs w:val="24"/>
              </w:rPr>
              <w:t xml:space="preserve"> drop</w:t>
            </w:r>
            <w:r>
              <w:rPr>
                <w:szCs w:val="24"/>
              </w:rPr>
              <w:t>-</w:t>
            </w:r>
            <w:r w:rsidRPr="006D4D2D">
              <w:rPr>
                <w:szCs w:val="24"/>
              </w:rPr>
              <w:t>down menu:</w:t>
            </w:r>
          </w:p>
          <w:p w14:paraId="4146168B" w14:textId="77777777" w:rsidR="00454771" w:rsidRPr="00F4196A" w:rsidRDefault="003A74C0" w:rsidP="008A095D">
            <w:pPr>
              <w:pStyle w:val="ListParagraph"/>
              <w:numPr>
                <w:ilvl w:val="0"/>
                <w:numId w:val="21"/>
              </w:numPr>
              <w:spacing w:before="120" w:after="120" w:line="240" w:lineRule="auto"/>
              <w:rPr>
                <w:szCs w:val="24"/>
              </w:rPr>
            </w:pPr>
            <w:r>
              <w:rPr>
                <w:szCs w:val="24"/>
              </w:rPr>
              <w:t>D</w:t>
            </w:r>
            <w:r w:rsidR="00454771" w:rsidRPr="00F4196A">
              <w:rPr>
                <w:szCs w:val="24"/>
              </w:rPr>
              <w:t>efault</w:t>
            </w:r>
            <w:r>
              <w:rPr>
                <w:szCs w:val="24"/>
              </w:rPr>
              <w:t>s</w:t>
            </w:r>
            <w:r w:rsidR="00454771" w:rsidRPr="00F4196A">
              <w:rPr>
                <w:szCs w:val="24"/>
              </w:rPr>
              <w:t xml:space="preserve"> to the member in focus, with Card Holder and Spouse.</w:t>
            </w:r>
          </w:p>
          <w:p w14:paraId="38DB9D6D" w14:textId="77777777" w:rsidR="00454771" w:rsidRPr="00F4196A" w:rsidRDefault="00454771" w:rsidP="008A095D">
            <w:pPr>
              <w:pStyle w:val="ListParagraph"/>
              <w:numPr>
                <w:ilvl w:val="0"/>
                <w:numId w:val="21"/>
              </w:numPr>
              <w:spacing w:before="120" w:after="120" w:line="240" w:lineRule="auto"/>
              <w:rPr>
                <w:szCs w:val="24"/>
              </w:rPr>
            </w:pPr>
            <w:r w:rsidRPr="00F4196A">
              <w:rPr>
                <w:szCs w:val="24"/>
              </w:rPr>
              <w:t xml:space="preserve">If </w:t>
            </w:r>
            <w:r w:rsidR="003A74C0">
              <w:rPr>
                <w:szCs w:val="24"/>
              </w:rPr>
              <w:t xml:space="preserve">the </w:t>
            </w:r>
            <w:r w:rsidRPr="00F4196A">
              <w:rPr>
                <w:szCs w:val="24"/>
              </w:rPr>
              <w:t xml:space="preserve">member in focus is not </w:t>
            </w:r>
            <w:r w:rsidR="004F2A24" w:rsidRPr="00F4196A">
              <w:rPr>
                <w:szCs w:val="24"/>
              </w:rPr>
              <w:t>on</w:t>
            </w:r>
            <w:r w:rsidRPr="00F4196A">
              <w:rPr>
                <w:szCs w:val="24"/>
              </w:rPr>
              <w:t xml:space="preserve"> the order, dropdown will default to Card Holder.</w:t>
            </w:r>
          </w:p>
          <w:p w14:paraId="5C332AA6" w14:textId="77777777" w:rsidR="00454771" w:rsidRDefault="00454771" w:rsidP="003A74C0">
            <w:pPr>
              <w:spacing w:before="120" w:after="120" w:line="240" w:lineRule="auto"/>
              <w:rPr>
                <w:szCs w:val="24"/>
              </w:rPr>
            </w:pPr>
          </w:p>
          <w:p w14:paraId="31F80A28" w14:textId="77777777" w:rsidR="00454771" w:rsidRDefault="00454771" w:rsidP="003A74C0">
            <w:pPr>
              <w:spacing w:before="120" w:after="120" w:line="240" w:lineRule="auto"/>
              <w:rPr>
                <w:b/>
                <w:bCs/>
                <w:color w:val="000000"/>
              </w:rPr>
            </w:pPr>
            <w:r>
              <w:rPr>
                <w:b/>
                <w:bCs/>
                <w:color w:val="000000"/>
              </w:rPr>
              <w:t xml:space="preserve">Over 18 years of age: </w:t>
            </w:r>
          </w:p>
          <w:p w14:paraId="13AA70EF" w14:textId="77777777" w:rsidR="00454771" w:rsidRDefault="00454771" w:rsidP="003A74C0">
            <w:pPr>
              <w:spacing w:before="120" w:after="120" w:line="240" w:lineRule="auto"/>
              <w:rPr>
                <w:b/>
                <w:bCs/>
                <w:color w:val="000000"/>
              </w:rPr>
            </w:pPr>
          </w:p>
          <w:p w14:paraId="0CBB307B" w14:textId="5516CA61" w:rsidR="00454771" w:rsidRPr="00876FF6" w:rsidRDefault="00454771" w:rsidP="003A74C0">
            <w:pPr>
              <w:spacing w:before="120" w:after="120" w:line="240" w:lineRule="auto"/>
              <w:rPr>
                <w:rFonts w:ascii="Times New Roman" w:hAnsi="Times New Roman"/>
                <w:color w:val="000000"/>
              </w:rPr>
            </w:pPr>
            <w:r>
              <w:rPr>
                <w:b/>
                <w:bCs/>
                <w:color w:val="000000"/>
              </w:rPr>
              <w:t>Legal Guardian or POA</w:t>
            </w:r>
            <w:r w:rsidR="00AE68B7">
              <w:rPr>
                <w:b/>
                <w:bCs/>
                <w:color w:val="000000"/>
              </w:rPr>
              <w:t xml:space="preserve">: </w:t>
            </w:r>
            <w:r>
              <w:rPr>
                <w:color w:val="000000"/>
              </w:rPr>
              <w:t>To make any account level changes or proactively release any information we must have valid legal documentation (POA, Authorization form) to support their legal authority to act on behalf of the patient. This may be a durable POA that was signed while the patient was still competent, or a court appointment of a guardian / custodian or some sort of legal documentation.</w:t>
            </w:r>
          </w:p>
        </w:tc>
      </w:tr>
      <w:tr w:rsidR="003B28E5" w:rsidRPr="002C54F7" w14:paraId="4F80863F" w14:textId="77777777" w:rsidTr="0096161D">
        <w:trPr>
          <w:trHeight w:val="37"/>
        </w:trPr>
        <w:tc>
          <w:tcPr>
            <w:tcW w:w="292" w:type="pct"/>
            <w:vMerge/>
          </w:tcPr>
          <w:p w14:paraId="18D95DE9" w14:textId="77777777" w:rsidR="00454771" w:rsidRDefault="00454771" w:rsidP="008E6A80">
            <w:pPr>
              <w:spacing w:before="120" w:after="120" w:line="240" w:lineRule="auto"/>
              <w:jc w:val="center"/>
              <w:rPr>
                <w:b/>
                <w:szCs w:val="24"/>
              </w:rPr>
            </w:pPr>
          </w:p>
        </w:tc>
        <w:tc>
          <w:tcPr>
            <w:tcW w:w="814" w:type="pct"/>
            <w:tcBorders>
              <w:top w:val="single" w:sz="4" w:space="0" w:color="auto"/>
              <w:left w:val="single" w:sz="4" w:space="0" w:color="auto"/>
              <w:right w:val="single" w:sz="4" w:space="0" w:color="auto"/>
            </w:tcBorders>
            <w:shd w:val="clear" w:color="auto" w:fill="FFFFFF" w:themeFill="background1"/>
          </w:tcPr>
          <w:p w14:paraId="65F46EC3" w14:textId="77777777" w:rsidR="00454771" w:rsidRDefault="00454771" w:rsidP="008E6A80">
            <w:pPr>
              <w:spacing w:before="120" w:after="120" w:line="240" w:lineRule="auto"/>
              <w:rPr>
                <w:szCs w:val="24"/>
              </w:rPr>
            </w:pPr>
            <w:r w:rsidRPr="006D4D2D">
              <w:rPr>
                <w:szCs w:val="24"/>
              </w:rPr>
              <w:t>Minor only in the Order</w:t>
            </w:r>
          </w:p>
        </w:tc>
        <w:tc>
          <w:tcPr>
            <w:tcW w:w="3894" w:type="pct"/>
            <w:tcBorders>
              <w:top w:val="single" w:sz="4" w:space="0" w:color="auto"/>
              <w:left w:val="single" w:sz="4" w:space="0" w:color="auto"/>
              <w:right w:val="single" w:sz="4" w:space="0" w:color="auto"/>
            </w:tcBorders>
            <w:shd w:val="clear" w:color="auto" w:fill="FFFFFF" w:themeFill="background1"/>
          </w:tcPr>
          <w:p w14:paraId="6D4A14BD" w14:textId="77777777" w:rsidR="00454771" w:rsidRDefault="00454771" w:rsidP="008E6A80">
            <w:pPr>
              <w:spacing w:before="120" w:after="120" w:line="240" w:lineRule="auto"/>
              <w:rPr>
                <w:noProof/>
                <w:szCs w:val="24"/>
              </w:rPr>
            </w:pPr>
            <w:r>
              <w:rPr>
                <w:noProof/>
              </w:rPr>
              <w:drawing>
                <wp:inline distT="0" distB="0" distL="0" distR="0" wp14:anchorId="73C2CAA1" wp14:editId="12E4858A">
                  <wp:extent cx="247650" cy="219075"/>
                  <wp:effectExtent l="0" t="0" r="0" b="9525"/>
                  <wp:docPr id="846246032" name="Picture 84624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a:ln>
                            <a:noFill/>
                          </a:ln>
                        </pic:spPr>
                      </pic:pic>
                    </a:graphicData>
                  </a:graphic>
                </wp:inline>
              </w:drawing>
            </w:r>
            <w:r w:rsidRPr="00713A52">
              <w:rPr>
                <w:noProof/>
                <w:szCs w:val="24"/>
              </w:rPr>
              <w:t xml:space="preserve"> Some clients consider a child to be an adult at ages less than 18. Refer to the CIF.</w:t>
            </w:r>
          </w:p>
          <w:p w14:paraId="4E0A9810" w14:textId="77777777" w:rsidR="00454771" w:rsidRDefault="00454771" w:rsidP="008E6A80">
            <w:pPr>
              <w:rPr>
                <w:szCs w:val="24"/>
              </w:rPr>
            </w:pPr>
            <w:r w:rsidRPr="003E6778">
              <w:rPr>
                <w:noProof/>
              </w:rPr>
              <w:drawing>
                <wp:inline distT="0" distB="0" distL="0" distR="0" wp14:anchorId="63E3CD22" wp14:editId="35416E90">
                  <wp:extent cx="246380" cy="219710"/>
                  <wp:effectExtent l="0" t="0" r="127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2460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380" cy="219710"/>
                          </a:xfrm>
                          <a:prstGeom prst="rect">
                            <a:avLst/>
                          </a:prstGeom>
                          <a:noFill/>
                          <a:ln>
                            <a:noFill/>
                          </a:ln>
                        </pic:spPr>
                      </pic:pic>
                    </a:graphicData>
                  </a:graphic>
                </wp:inline>
              </w:drawing>
            </w:r>
            <w:r>
              <w:rPr>
                <w:b/>
                <w:bCs/>
                <w:szCs w:val="24"/>
              </w:rPr>
              <w:t xml:space="preserve"> </w:t>
            </w:r>
            <w:r w:rsidRPr="00B83EC4">
              <w:rPr>
                <w:szCs w:val="24"/>
              </w:rPr>
              <w:t xml:space="preserve">Orders for </w:t>
            </w:r>
            <w:r w:rsidRPr="004F5C1E">
              <w:rPr>
                <w:b/>
                <w:bCs/>
                <w:szCs w:val="24"/>
              </w:rPr>
              <w:t>minors</w:t>
            </w:r>
            <w:r w:rsidRPr="00B83EC4">
              <w:rPr>
                <w:szCs w:val="24"/>
              </w:rPr>
              <w:t xml:space="preserve"> must be sent to either the cardholder or adult spouse’s address. The phone number and payment method must also be associated with this same individual.</w:t>
            </w:r>
          </w:p>
          <w:p w14:paraId="07786BF7" w14:textId="77777777" w:rsidR="00454771" w:rsidRPr="00ED2F96" w:rsidRDefault="00454771" w:rsidP="008E6A80">
            <w:pPr>
              <w:rPr>
                <w:szCs w:val="24"/>
              </w:rPr>
            </w:pPr>
          </w:p>
          <w:p w14:paraId="31D2A784" w14:textId="77777777" w:rsidR="00454771" w:rsidRPr="00F66EC1" w:rsidRDefault="00454771" w:rsidP="008E6A80">
            <w:pPr>
              <w:spacing w:before="120" w:after="120" w:line="240" w:lineRule="auto"/>
              <w:rPr>
                <w:noProof/>
                <w:szCs w:val="24"/>
              </w:rPr>
            </w:pPr>
            <w:r w:rsidRPr="00F66EC1">
              <w:rPr>
                <w:noProof/>
                <w:szCs w:val="24"/>
              </w:rPr>
              <w:t xml:space="preserve">From the </w:t>
            </w:r>
            <w:r w:rsidRPr="00F66EC1">
              <w:rPr>
                <w:b/>
                <w:bCs/>
                <w:noProof/>
                <w:szCs w:val="24"/>
              </w:rPr>
              <w:t>Use Settings For</w:t>
            </w:r>
            <w:r w:rsidRPr="00F66EC1">
              <w:rPr>
                <w:noProof/>
                <w:szCs w:val="24"/>
              </w:rPr>
              <w:t xml:space="preserve"> drop-down menu, select the name for the Cardholder or Spouse.</w:t>
            </w:r>
          </w:p>
          <w:p w14:paraId="7971430C" w14:textId="77777777" w:rsidR="00454771" w:rsidRPr="00F504F4" w:rsidRDefault="00454771" w:rsidP="008A095D">
            <w:pPr>
              <w:pStyle w:val="ListParagraph"/>
              <w:numPr>
                <w:ilvl w:val="0"/>
                <w:numId w:val="21"/>
              </w:numPr>
              <w:spacing w:before="120" w:after="120" w:line="240" w:lineRule="auto"/>
              <w:rPr>
                <w:noProof/>
                <w:szCs w:val="24"/>
              </w:rPr>
            </w:pPr>
            <w:r w:rsidRPr="00F504F4">
              <w:rPr>
                <w:szCs w:val="24"/>
              </w:rPr>
              <w:t>If</w:t>
            </w:r>
            <w:r w:rsidRPr="00F504F4">
              <w:rPr>
                <w:noProof/>
                <w:szCs w:val="24"/>
              </w:rPr>
              <w:t xml:space="preserve"> the address or payment method is </w:t>
            </w:r>
            <w:r w:rsidRPr="00ED2F96">
              <w:rPr>
                <w:b/>
                <w:bCs/>
                <w:noProof/>
                <w:szCs w:val="24"/>
              </w:rPr>
              <w:t>correct</w:t>
            </w:r>
            <w:r w:rsidRPr="00F504F4">
              <w:rPr>
                <w:noProof/>
                <w:szCs w:val="24"/>
              </w:rPr>
              <w:t>, no future action is needed.</w:t>
            </w:r>
          </w:p>
          <w:p w14:paraId="09262A3C" w14:textId="77777777" w:rsidR="00454771" w:rsidRPr="004922EF" w:rsidRDefault="00454771" w:rsidP="008A095D">
            <w:pPr>
              <w:pStyle w:val="ListParagraph"/>
              <w:numPr>
                <w:ilvl w:val="0"/>
                <w:numId w:val="21"/>
              </w:numPr>
              <w:spacing w:before="120" w:after="120" w:line="240" w:lineRule="auto"/>
              <w:rPr>
                <w:szCs w:val="24"/>
              </w:rPr>
            </w:pPr>
            <w:r w:rsidRPr="004B7E11">
              <w:rPr>
                <w:szCs w:val="24"/>
              </w:rPr>
              <w:t xml:space="preserve">If </w:t>
            </w:r>
            <w:r w:rsidR="004F2A24" w:rsidRPr="004B7E11">
              <w:rPr>
                <w:szCs w:val="24"/>
              </w:rPr>
              <w:t>the address</w:t>
            </w:r>
            <w:r>
              <w:rPr>
                <w:szCs w:val="24"/>
              </w:rPr>
              <w:t xml:space="preserve"> or payment method</w:t>
            </w:r>
            <w:r w:rsidRPr="004B7E11">
              <w:rPr>
                <w:szCs w:val="24"/>
              </w:rPr>
              <w:t xml:space="preserve"> </w:t>
            </w:r>
            <w:r w:rsidRPr="004922EF">
              <w:rPr>
                <w:szCs w:val="24"/>
              </w:rPr>
              <w:t>is</w:t>
            </w:r>
            <w:r w:rsidRPr="00ED2F96">
              <w:rPr>
                <w:b/>
                <w:bCs/>
                <w:szCs w:val="24"/>
              </w:rPr>
              <w:t xml:space="preserve"> incorrect</w:t>
            </w:r>
            <w:r w:rsidRPr="004B7E11">
              <w:rPr>
                <w:szCs w:val="24"/>
              </w:rPr>
              <w:t>, select the preferred address</w:t>
            </w:r>
            <w:r>
              <w:rPr>
                <w:szCs w:val="24"/>
              </w:rPr>
              <w:t xml:space="preserve"> and/or payment</w:t>
            </w:r>
            <w:r w:rsidRPr="004B7E11">
              <w:rPr>
                <w:szCs w:val="24"/>
              </w:rPr>
              <w:t xml:space="preserve"> from the </w:t>
            </w:r>
            <w:r w:rsidRPr="004B7E11">
              <w:rPr>
                <w:b/>
                <w:bCs/>
                <w:szCs w:val="24"/>
              </w:rPr>
              <w:t>New Shipping Address</w:t>
            </w:r>
            <w:r>
              <w:rPr>
                <w:b/>
                <w:bCs/>
                <w:szCs w:val="24"/>
              </w:rPr>
              <w:t xml:space="preserve"> </w:t>
            </w:r>
            <w:r w:rsidRPr="008B4002">
              <w:rPr>
                <w:szCs w:val="24"/>
              </w:rPr>
              <w:t>or</w:t>
            </w:r>
            <w:r>
              <w:rPr>
                <w:b/>
                <w:bCs/>
                <w:szCs w:val="24"/>
              </w:rPr>
              <w:t xml:space="preserve"> New Payment Method</w:t>
            </w:r>
            <w:r w:rsidRPr="004B7E11">
              <w:rPr>
                <w:szCs w:val="24"/>
              </w:rPr>
              <w:t xml:space="preserve"> drop</w:t>
            </w:r>
            <w:r>
              <w:rPr>
                <w:szCs w:val="24"/>
              </w:rPr>
              <w:t>-</w:t>
            </w:r>
            <w:r w:rsidRPr="004B7E11">
              <w:rPr>
                <w:szCs w:val="24"/>
              </w:rPr>
              <w:t>down menu</w:t>
            </w:r>
            <w:r>
              <w:rPr>
                <w:szCs w:val="24"/>
              </w:rPr>
              <w:t>(s). Proceed to the next step.</w:t>
            </w:r>
          </w:p>
          <w:p w14:paraId="182EF17A" w14:textId="77777777" w:rsidR="00454771" w:rsidRDefault="00454771" w:rsidP="008A095D">
            <w:pPr>
              <w:pStyle w:val="ListParagraph"/>
              <w:numPr>
                <w:ilvl w:val="0"/>
                <w:numId w:val="21"/>
              </w:numPr>
              <w:spacing w:before="120" w:after="120" w:line="240" w:lineRule="auto"/>
              <w:rPr>
                <w:szCs w:val="24"/>
              </w:rPr>
            </w:pPr>
            <w:r w:rsidRPr="00B81F64">
              <w:rPr>
                <w:szCs w:val="24"/>
              </w:rPr>
              <w:t xml:space="preserve">To cancel any updates, click </w:t>
            </w:r>
            <w:r w:rsidRPr="00B81F64">
              <w:rPr>
                <w:b/>
                <w:bCs/>
                <w:szCs w:val="24"/>
              </w:rPr>
              <w:t>Reset</w:t>
            </w:r>
            <w:r w:rsidRPr="00B81F64">
              <w:rPr>
                <w:szCs w:val="24"/>
              </w:rPr>
              <w:t xml:space="preserve">. </w:t>
            </w:r>
          </w:p>
          <w:p w14:paraId="5BF29934" w14:textId="77777777" w:rsidR="00454771" w:rsidRPr="00F504F4" w:rsidRDefault="00454771" w:rsidP="008E6A80">
            <w:pPr>
              <w:pStyle w:val="ListParagraph"/>
              <w:spacing w:before="120" w:after="120" w:line="240" w:lineRule="auto"/>
              <w:ind w:left="1440"/>
              <w:rPr>
                <w:szCs w:val="24"/>
              </w:rPr>
            </w:pPr>
          </w:p>
          <w:p w14:paraId="04EC4F76" w14:textId="5B56F1F9" w:rsidR="00454771" w:rsidRPr="00136C33" w:rsidRDefault="00454771" w:rsidP="008E6A80">
            <w:pPr>
              <w:rPr>
                <w:szCs w:val="24"/>
              </w:rPr>
            </w:pPr>
            <w:r>
              <w:rPr>
                <w:b/>
                <w:bCs/>
                <w:szCs w:val="24"/>
              </w:rPr>
              <w:t>Note</w:t>
            </w:r>
            <w:r w:rsidR="00AE68B7">
              <w:rPr>
                <w:b/>
                <w:bCs/>
                <w:szCs w:val="24"/>
              </w:rPr>
              <w:t xml:space="preserve">: </w:t>
            </w:r>
            <w:r w:rsidRPr="00B0396A">
              <w:rPr>
                <w:szCs w:val="24"/>
              </w:rPr>
              <w:t xml:space="preserve">If member is a </w:t>
            </w:r>
            <w:r>
              <w:rPr>
                <w:szCs w:val="24"/>
              </w:rPr>
              <w:t>m</w:t>
            </w:r>
            <w:r w:rsidRPr="00B0396A">
              <w:rPr>
                <w:szCs w:val="24"/>
              </w:rPr>
              <w:t xml:space="preserve">inor the </w:t>
            </w:r>
            <w:r w:rsidRPr="00B0396A">
              <w:rPr>
                <w:b/>
                <w:bCs/>
                <w:szCs w:val="24"/>
              </w:rPr>
              <w:t>Add/Update</w:t>
            </w:r>
            <w:r w:rsidRPr="00B0396A">
              <w:rPr>
                <w:szCs w:val="24"/>
              </w:rPr>
              <w:t xml:space="preserve"> buttons will be disabled. (Agent can </w:t>
            </w:r>
            <w:r>
              <w:rPr>
                <w:szCs w:val="24"/>
              </w:rPr>
              <w:t xml:space="preserve">only </w:t>
            </w:r>
            <w:r w:rsidRPr="00B0396A">
              <w:rPr>
                <w:szCs w:val="24"/>
              </w:rPr>
              <w:t>select settings for the Cardholder or Spouse.)</w:t>
            </w:r>
          </w:p>
          <w:p w14:paraId="78B12719" w14:textId="77777777" w:rsidR="00454771" w:rsidRDefault="00454771" w:rsidP="008E6A80">
            <w:pPr>
              <w:spacing w:before="120" w:after="120" w:line="240" w:lineRule="auto"/>
              <w:jc w:val="center"/>
              <w:rPr>
                <w:szCs w:val="24"/>
              </w:rPr>
            </w:pPr>
          </w:p>
          <w:p w14:paraId="05349EF5" w14:textId="78F948DA" w:rsidR="00454771" w:rsidRDefault="00D90C75" w:rsidP="008E6A80">
            <w:pPr>
              <w:spacing w:before="120" w:after="120" w:line="240" w:lineRule="auto"/>
              <w:jc w:val="center"/>
              <w:rPr>
                <w:szCs w:val="24"/>
              </w:rPr>
            </w:pPr>
            <w:r>
              <w:rPr>
                <w:noProof/>
              </w:rPr>
              <w:drawing>
                <wp:inline distT="0" distB="0" distL="0" distR="0" wp14:anchorId="4EC2DBDE" wp14:editId="3D9E9BD9">
                  <wp:extent cx="7315200" cy="2075785"/>
                  <wp:effectExtent l="0" t="0" r="0" b="1270"/>
                  <wp:docPr id="190530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0900" name=""/>
                          <pic:cNvPicPr/>
                        </pic:nvPicPr>
                        <pic:blipFill>
                          <a:blip r:embed="rId50"/>
                          <a:stretch>
                            <a:fillRect/>
                          </a:stretch>
                        </pic:blipFill>
                        <pic:spPr>
                          <a:xfrm>
                            <a:off x="0" y="0"/>
                            <a:ext cx="7315200" cy="2075785"/>
                          </a:xfrm>
                          <a:prstGeom prst="rect">
                            <a:avLst/>
                          </a:prstGeom>
                        </pic:spPr>
                      </pic:pic>
                    </a:graphicData>
                  </a:graphic>
                </wp:inline>
              </w:drawing>
            </w:r>
          </w:p>
          <w:p w14:paraId="11784F22" w14:textId="77777777" w:rsidR="00454771" w:rsidRDefault="00454771" w:rsidP="00F051A6">
            <w:pPr>
              <w:spacing w:before="120" w:after="120" w:line="240" w:lineRule="auto"/>
              <w:ind w:left="360"/>
              <w:jc w:val="center"/>
              <w:rPr>
                <w:szCs w:val="24"/>
              </w:rPr>
            </w:pPr>
          </w:p>
        </w:tc>
      </w:tr>
      <w:tr w:rsidR="003B28E5" w:rsidRPr="002C54F7" w14:paraId="159497DE" w14:textId="77777777" w:rsidTr="0096161D">
        <w:trPr>
          <w:trHeight w:val="37"/>
        </w:trPr>
        <w:tc>
          <w:tcPr>
            <w:tcW w:w="292" w:type="pct"/>
            <w:vMerge/>
          </w:tcPr>
          <w:p w14:paraId="10AAEFE3" w14:textId="77777777" w:rsidR="00454771" w:rsidRDefault="00454771" w:rsidP="008E6A80">
            <w:pPr>
              <w:spacing w:before="120" w:after="120" w:line="240" w:lineRule="auto"/>
              <w:jc w:val="center"/>
              <w:rPr>
                <w:b/>
                <w:szCs w:val="24"/>
              </w:rPr>
            </w:pPr>
          </w:p>
        </w:tc>
        <w:tc>
          <w:tcPr>
            <w:tcW w:w="814" w:type="pct"/>
            <w:tcBorders>
              <w:top w:val="single" w:sz="4" w:space="0" w:color="auto"/>
              <w:left w:val="single" w:sz="4" w:space="0" w:color="auto"/>
              <w:right w:val="single" w:sz="4" w:space="0" w:color="auto"/>
            </w:tcBorders>
            <w:shd w:val="clear" w:color="auto" w:fill="FFFFFF" w:themeFill="background1"/>
          </w:tcPr>
          <w:p w14:paraId="08C19882" w14:textId="77777777" w:rsidR="00454771" w:rsidRPr="00273061" w:rsidRDefault="00454771" w:rsidP="008E6A80">
            <w:pPr>
              <w:shd w:val="clear" w:color="auto" w:fill="FFFFFF"/>
              <w:spacing w:before="100" w:beforeAutospacing="1" w:after="100" w:afterAutospacing="1" w:line="240" w:lineRule="auto"/>
              <w:rPr>
                <w:rFonts w:eastAsia="Times New Roman" w:cs="Times New Roman"/>
                <w:color w:val="000000"/>
                <w:szCs w:val="24"/>
              </w:rPr>
            </w:pPr>
            <w:r w:rsidRPr="00273061">
              <w:rPr>
                <w:rFonts w:eastAsia="Times New Roman" w:cs="Times New Roman"/>
                <w:color w:val="000000"/>
                <w:szCs w:val="24"/>
              </w:rPr>
              <w:t xml:space="preserve">Minor and </w:t>
            </w:r>
            <w:r w:rsidRPr="00E754C1">
              <w:rPr>
                <w:rFonts w:eastAsia="Times New Roman" w:cs="Times New Roman"/>
                <w:color w:val="000000"/>
                <w:szCs w:val="24"/>
              </w:rPr>
              <w:t>B</w:t>
            </w:r>
            <w:r w:rsidRPr="00273061">
              <w:rPr>
                <w:rFonts w:eastAsia="Times New Roman" w:cs="Times New Roman"/>
                <w:color w:val="000000"/>
                <w:szCs w:val="24"/>
              </w:rPr>
              <w:t>oth Card</w:t>
            </w:r>
            <w:r w:rsidR="00876FF6">
              <w:rPr>
                <w:rFonts w:eastAsia="Times New Roman" w:cs="Times New Roman"/>
                <w:color w:val="000000"/>
                <w:szCs w:val="24"/>
              </w:rPr>
              <w:t xml:space="preserve"> </w:t>
            </w:r>
            <w:r w:rsidRPr="00273061">
              <w:rPr>
                <w:rFonts w:eastAsia="Times New Roman" w:cs="Times New Roman"/>
                <w:color w:val="000000"/>
                <w:szCs w:val="24"/>
              </w:rPr>
              <w:t xml:space="preserve">Holder and Spouse on the order </w:t>
            </w:r>
          </w:p>
          <w:p w14:paraId="060459D2" w14:textId="77777777" w:rsidR="00454771" w:rsidRPr="006D4D2D" w:rsidRDefault="00454771" w:rsidP="008E6A80">
            <w:pPr>
              <w:spacing w:before="120" w:after="120" w:line="240" w:lineRule="auto"/>
              <w:rPr>
                <w:szCs w:val="24"/>
              </w:rPr>
            </w:pPr>
          </w:p>
        </w:tc>
        <w:tc>
          <w:tcPr>
            <w:tcW w:w="3894" w:type="pct"/>
            <w:tcBorders>
              <w:top w:val="single" w:sz="4" w:space="0" w:color="auto"/>
              <w:left w:val="single" w:sz="4" w:space="0" w:color="auto"/>
              <w:right w:val="single" w:sz="4" w:space="0" w:color="auto"/>
            </w:tcBorders>
            <w:shd w:val="clear" w:color="auto" w:fill="FFFFFF" w:themeFill="background1"/>
          </w:tcPr>
          <w:p w14:paraId="6FF66F4E" w14:textId="77777777" w:rsidR="00454771" w:rsidRPr="009D4ECC" w:rsidRDefault="00454771" w:rsidP="008A095D">
            <w:pPr>
              <w:pStyle w:val="ListParagraph"/>
              <w:numPr>
                <w:ilvl w:val="0"/>
                <w:numId w:val="30"/>
              </w:numPr>
              <w:spacing w:before="120" w:after="120" w:line="240" w:lineRule="auto"/>
              <w:rPr>
                <w:b/>
                <w:bCs/>
                <w:noProof/>
              </w:rPr>
            </w:pPr>
            <w:r w:rsidRPr="009D4ECC">
              <w:rPr>
                <w:szCs w:val="24"/>
              </w:rPr>
              <w:t xml:space="preserve">If address change is restricted, </w:t>
            </w:r>
            <w:r>
              <w:rPr>
                <w:noProof/>
              </w:rPr>
              <w:t xml:space="preserve">refer to </w:t>
            </w:r>
            <w:hyperlink w:anchor="AddressChangesMultiMembersStep2" w:history="1">
              <w:r w:rsidRPr="00F66EC1">
                <w:rPr>
                  <w:rStyle w:val="Hyperlink"/>
                  <w:noProof/>
                </w:rPr>
                <w:t>Step 2</w:t>
              </w:r>
            </w:hyperlink>
            <w:r>
              <w:rPr>
                <w:noProof/>
              </w:rPr>
              <w:t>, to update the (adult) member in session before being able to update the (adult’s) address on the order.</w:t>
            </w:r>
          </w:p>
          <w:p w14:paraId="5C18EF02" w14:textId="77777777" w:rsidR="00454771" w:rsidRPr="009D4ECC" w:rsidRDefault="00454771" w:rsidP="008A095D">
            <w:pPr>
              <w:pStyle w:val="ListParagraph"/>
              <w:numPr>
                <w:ilvl w:val="0"/>
                <w:numId w:val="30"/>
              </w:numPr>
              <w:spacing w:before="120" w:after="120" w:line="240" w:lineRule="auto"/>
              <w:rPr>
                <w:b/>
                <w:bCs/>
                <w:noProof/>
              </w:rPr>
            </w:pPr>
            <w:r w:rsidRPr="009D4ECC">
              <w:rPr>
                <w:szCs w:val="24"/>
              </w:rPr>
              <w:t xml:space="preserve">If member in focus is a Minor the </w:t>
            </w:r>
            <w:r w:rsidRPr="009D4ECC">
              <w:rPr>
                <w:b/>
                <w:bCs/>
                <w:szCs w:val="24"/>
              </w:rPr>
              <w:t>Add/Update</w:t>
            </w:r>
            <w:r w:rsidRPr="009D4ECC">
              <w:rPr>
                <w:szCs w:val="24"/>
              </w:rPr>
              <w:t xml:space="preserve"> buttons will be disabled. (Agent can select settings for the </w:t>
            </w:r>
            <w:r w:rsidRPr="009D4ECC">
              <w:rPr>
                <w:b/>
                <w:bCs/>
                <w:szCs w:val="24"/>
              </w:rPr>
              <w:t>Cardholder</w:t>
            </w:r>
            <w:r w:rsidRPr="009D4ECC">
              <w:rPr>
                <w:szCs w:val="24"/>
              </w:rPr>
              <w:t xml:space="preserve"> or </w:t>
            </w:r>
            <w:r w:rsidRPr="009D4ECC">
              <w:rPr>
                <w:b/>
                <w:bCs/>
                <w:szCs w:val="24"/>
              </w:rPr>
              <w:t>Spouse</w:t>
            </w:r>
            <w:r w:rsidRPr="009D4ECC">
              <w:rPr>
                <w:szCs w:val="24"/>
              </w:rPr>
              <w:t>.)</w:t>
            </w:r>
          </w:p>
          <w:p w14:paraId="4395FA51" w14:textId="77777777" w:rsidR="009D4ECC" w:rsidRDefault="009D4ECC" w:rsidP="009D4ECC">
            <w:pPr>
              <w:spacing w:before="120" w:after="120" w:line="240" w:lineRule="auto"/>
              <w:rPr>
                <w:szCs w:val="24"/>
              </w:rPr>
            </w:pPr>
          </w:p>
          <w:p w14:paraId="6BB0C00D" w14:textId="77777777" w:rsidR="00454771" w:rsidRPr="00287CED" w:rsidRDefault="00454771" w:rsidP="009D4ECC">
            <w:pPr>
              <w:spacing w:before="120" w:after="120" w:line="240" w:lineRule="auto"/>
              <w:rPr>
                <w:noProof/>
              </w:rPr>
            </w:pPr>
            <w:r w:rsidRPr="009D4ECC">
              <w:rPr>
                <w:szCs w:val="24"/>
              </w:rPr>
              <w:t>Once the preferred settings are selected, proceed to the next step.</w:t>
            </w:r>
          </w:p>
          <w:p w14:paraId="76C4AFA0" w14:textId="77777777" w:rsidR="00454771" w:rsidRDefault="00454771" w:rsidP="008E6A80">
            <w:pPr>
              <w:spacing w:before="120" w:after="120" w:line="240" w:lineRule="auto"/>
              <w:rPr>
                <w:b/>
                <w:bCs/>
                <w:noProof/>
              </w:rPr>
            </w:pPr>
          </w:p>
          <w:p w14:paraId="72928588" w14:textId="2683DBD9" w:rsidR="00454771" w:rsidRDefault="00454771" w:rsidP="008E6A80">
            <w:pPr>
              <w:spacing w:before="120" w:after="120" w:line="240" w:lineRule="auto"/>
              <w:rPr>
                <w:noProof/>
              </w:rPr>
            </w:pPr>
            <w:r w:rsidRPr="000D2423">
              <w:rPr>
                <w:b/>
                <w:bCs/>
                <w:noProof/>
              </w:rPr>
              <w:t>Notes</w:t>
            </w:r>
            <w:r w:rsidR="00AE68B7">
              <w:rPr>
                <w:b/>
                <w:bCs/>
                <w:noProof/>
              </w:rPr>
              <w:t xml:space="preserve">: </w:t>
            </w:r>
            <w:r w:rsidRPr="000D2423">
              <w:rPr>
                <w:noProof/>
              </w:rPr>
              <w:t>The</w:t>
            </w:r>
            <w:r w:rsidRPr="000D2423">
              <w:rPr>
                <w:b/>
                <w:bCs/>
                <w:noProof/>
              </w:rPr>
              <w:t xml:space="preserve"> Use Settings For </w:t>
            </w:r>
            <w:r w:rsidRPr="000D2423">
              <w:rPr>
                <w:noProof/>
              </w:rPr>
              <w:t>drop</w:t>
            </w:r>
            <w:r>
              <w:rPr>
                <w:noProof/>
              </w:rPr>
              <w:t>-</w:t>
            </w:r>
            <w:r w:rsidRPr="000D2423">
              <w:rPr>
                <w:noProof/>
              </w:rPr>
              <w:t>down menu:</w:t>
            </w:r>
          </w:p>
          <w:p w14:paraId="7A19AEB6" w14:textId="77777777" w:rsidR="00454771" w:rsidRDefault="00454771" w:rsidP="008A095D">
            <w:pPr>
              <w:pStyle w:val="ListParagraph"/>
              <w:numPr>
                <w:ilvl w:val="0"/>
                <w:numId w:val="19"/>
              </w:numPr>
              <w:spacing w:before="120" w:after="120" w:line="240" w:lineRule="auto"/>
              <w:rPr>
                <w:noProof/>
                <w:szCs w:val="24"/>
              </w:rPr>
            </w:pPr>
            <w:r w:rsidRPr="005E2935">
              <w:rPr>
                <w:noProof/>
                <w:szCs w:val="24"/>
              </w:rPr>
              <w:t>Both Cardholder and Spouse display</w:t>
            </w:r>
            <w:r w:rsidR="009D4ECC">
              <w:rPr>
                <w:noProof/>
                <w:szCs w:val="24"/>
              </w:rPr>
              <w:t>s</w:t>
            </w:r>
            <w:r w:rsidRPr="005E2935">
              <w:rPr>
                <w:noProof/>
                <w:szCs w:val="24"/>
              </w:rPr>
              <w:t xml:space="preserve"> in the drop</w:t>
            </w:r>
            <w:r>
              <w:rPr>
                <w:noProof/>
                <w:szCs w:val="24"/>
              </w:rPr>
              <w:t>-</w:t>
            </w:r>
            <w:r w:rsidRPr="005E2935">
              <w:rPr>
                <w:noProof/>
                <w:szCs w:val="24"/>
              </w:rPr>
              <w:t>d</w:t>
            </w:r>
            <w:r>
              <w:rPr>
                <w:noProof/>
                <w:szCs w:val="24"/>
              </w:rPr>
              <w:t>o</w:t>
            </w:r>
            <w:r w:rsidRPr="005E2935">
              <w:rPr>
                <w:noProof/>
                <w:szCs w:val="24"/>
              </w:rPr>
              <w:t>wn menu.</w:t>
            </w:r>
          </w:p>
          <w:p w14:paraId="46506325" w14:textId="77777777" w:rsidR="00454771" w:rsidRPr="00A52415" w:rsidRDefault="00454771" w:rsidP="008A095D">
            <w:pPr>
              <w:pStyle w:val="ListParagraph"/>
              <w:numPr>
                <w:ilvl w:val="0"/>
                <w:numId w:val="19"/>
              </w:numPr>
              <w:rPr>
                <w:szCs w:val="24"/>
              </w:rPr>
            </w:pPr>
            <w:r w:rsidRPr="00A52415">
              <w:rPr>
                <w:rFonts w:eastAsia="Times New Roman" w:cs="Times New Roman"/>
                <w:color w:val="000000"/>
                <w:szCs w:val="24"/>
              </w:rPr>
              <w:t xml:space="preserve">Dropdown will default to the member in session if </w:t>
            </w:r>
            <w:r w:rsidR="00510D1E" w:rsidRPr="00A52415">
              <w:rPr>
                <w:rFonts w:eastAsia="Times New Roman" w:cs="Times New Roman"/>
                <w:color w:val="000000"/>
                <w:szCs w:val="24"/>
              </w:rPr>
              <w:t>it is</w:t>
            </w:r>
            <w:r w:rsidRPr="00A52415">
              <w:rPr>
                <w:rFonts w:eastAsia="Times New Roman" w:cs="Times New Roman"/>
                <w:color w:val="000000"/>
                <w:szCs w:val="24"/>
              </w:rPr>
              <w:t xml:space="preserve"> the Cardholder/Spouse.</w:t>
            </w:r>
          </w:p>
          <w:p w14:paraId="14F852FE" w14:textId="77777777" w:rsidR="00454771" w:rsidRPr="000D2423" w:rsidRDefault="00454771" w:rsidP="008A095D">
            <w:pPr>
              <w:pStyle w:val="ListParagraph"/>
              <w:numPr>
                <w:ilvl w:val="0"/>
                <w:numId w:val="19"/>
              </w:numPr>
              <w:rPr>
                <w:szCs w:val="24"/>
              </w:rPr>
            </w:pPr>
            <w:r w:rsidRPr="00A52415">
              <w:rPr>
                <w:rFonts w:eastAsia="Times New Roman" w:cs="Times New Roman"/>
                <w:color w:val="000000"/>
                <w:szCs w:val="24"/>
              </w:rPr>
              <w:t>Dropdown will default to Cardholder if the member in session is other than the Card</w:t>
            </w:r>
            <w:r w:rsidR="00876FF6">
              <w:rPr>
                <w:rFonts w:eastAsia="Times New Roman" w:cs="Times New Roman"/>
                <w:color w:val="000000"/>
                <w:szCs w:val="24"/>
              </w:rPr>
              <w:t xml:space="preserve"> </w:t>
            </w:r>
            <w:r w:rsidRPr="00A52415">
              <w:rPr>
                <w:rFonts w:eastAsia="Times New Roman" w:cs="Times New Roman"/>
                <w:color w:val="000000"/>
                <w:szCs w:val="24"/>
              </w:rPr>
              <w:t>Holder/Spouse.</w:t>
            </w:r>
          </w:p>
        </w:tc>
      </w:tr>
      <w:tr w:rsidR="003B28E5" w:rsidRPr="002C54F7" w14:paraId="6850018D" w14:textId="77777777" w:rsidTr="0096161D">
        <w:trPr>
          <w:trHeight w:val="37"/>
        </w:trPr>
        <w:tc>
          <w:tcPr>
            <w:tcW w:w="292" w:type="pct"/>
            <w:vMerge/>
          </w:tcPr>
          <w:p w14:paraId="0092DEF8" w14:textId="77777777" w:rsidR="00454771" w:rsidRDefault="00454771" w:rsidP="008E6A80">
            <w:pPr>
              <w:spacing w:before="120" w:after="120" w:line="240" w:lineRule="auto"/>
              <w:jc w:val="center"/>
              <w:rPr>
                <w:b/>
                <w:szCs w:val="24"/>
              </w:rPr>
            </w:pPr>
          </w:p>
        </w:tc>
        <w:tc>
          <w:tcPr>
            <w:tcW w:w="814" w:type="pct"/>
            <w:tcBorders>
              <w:top w:val="single" w:sz="4" w:space="0" w:color="auto"/>
              <w:left w:val="single" w:sz="4" w:space="0" w:color="auto"/>
              <w:right w:val="single" w:sz="4" w:space="0" w:color="auto"/>
            </w:tcBorders>
            <w:shd w:val="clear" w:color="auto" w:fill="FFFFFF" w:themeFill="background1"/>
          </w:tcPr>
          <w:p w14:paraId="1D806FDE" w14:textId="77777777" w:rsidR="00454771" w:rsidRPr="006D4D2D" w:rsidRDefault="00454771" w:rsidP="008E6A80">
            <w:pPr>
              <w:spacing w:before="120" w:after="120" w:line="240" w:lineRule="auto"/>
              <w:rPr>
                <w:szCs w:val="24"/>
              </w:rPr>
            </w:pPr>
            <w:r w:rsidRPr="00A37785">
              <w:rPr>
                <w:szCs w:val="24"/>
              </w:rPr>
              <w:t>Minor and Adult in Order</w:t>
            </w:r>
          </w:p>
        </w:tc>
        <w:tc>
          <w:tcPr>
            <w:tcW w:w="3894" w:type="pct"/>
            <w:tcBorders>
              <w:top w:val="single" w:sz="4" w:space="0" w:color="auto"/>
              <w:left w:val="single" w:sz="4" w:space="0" w:color="auto"/>
              <w:right w:val="single" w:sz="4" w:space="0" w:color="auto"/>
            </w:tcBorders>
            <w:shd w:val="clear" w:color="auto" w:fill="FFFFFF" w:themeFill="background1"/>
          </w:tcPr>
          <w:p w14:paraId="63504BB9" w14:textId="77777777" w:rsidR="00454771" w:rsidRPr="009D4ECC" w:rsidRDefault="009D4ECC" w:rsidP="008A095D">
            <w:pPr>
              <w:pStyle w:val="ListParagraph"/>
              <w:numPr>
                <w:ilvl w:val="0"/>
                <w:numId w:val="31"/>
              </w:numPr>
              <w:spacing w:before="120" w:after="120" w:line="240" w:lineRule="auto"/>
              <w:rPr>
                <w:b/>
                <w:bCs/>
                <w:szCs w:val="24"/>
              </w:rPr>
            </w:pPr>
            <w:r w:rsidRPr="009D4ECC">
              <w:rPr>
                <w:szCs w:val="24"/>
              </w:rPr>
              <w:t>I</w:t>
            </w:r>
            <w:r w:rsidR="00454771" w:rsidRPr="009D4ECC">
              <w:rPr>
                <w:szCs w:val="24"/>
              </w:rPr>
              <w:t xml:space="preserve">f </w:t>
            </w:r>
            <w:proofErr w:type="gramStart"/>
            <w:r w:rsidR="00454771" w:rsidRPr="009D4ECC">
              <w:rPr>
                <w:szCs w:val="24"/>
              </w:rPr>
              <w:t>address</w:t>
            </w:r>
            <w:proofErr w:type="gramEnd"/>
            <w:r w:rsidR="00454771" w:rsidRPr="009D4ECC">
              <w:rPr>
                <w:szCs w:val="24"/>
              </w:rPr>
              <w:t xml:space="preserve"> change is restricted, </w:t>
            </w:r>
            <w:proofErr w:type="gramStart"/>
            <w:r w:rsidR="00454771" w:rsidRPr="009D4ECC">
              <w:rPr>
                <w:szCs w:val="24"/>
              </w:rPr>
              <w:t>a</w:t>
            </w:r>
            <w:r w:rsidR="00454771">
              <w:rPr>
                <w:noProof/>
              </w:rPr>
              <w:t>gent</w:t>
            </w:r>
            <w:proofErr w:type="gramEnd"/>
            <w:r w:rsidR="00454771">
              <w:rPr>
                <w:noProof/>
              </w:rPr>
              <w:t xml:space="preserve"> will refer to </w:t>
            </w:r>
            <w:hyperlink w:anchor="AddressChangesMultiMembersStep2" w:history="1">
              <w:r w:rsidR="00454771" w:rsidRPr="00F66EC1">
                <w:rPr>
                  <w:rStyle w:val="Hyperlink"/>
                  <w:noProof/>
                </w:rPr>
                <w:t>Step 2</w:t>
              </w:r>
            </w:hyperlink>
            <w:r w:rsidR="00454771">
              <w:rPr>
                <w:noProof/>
              </w:rPr>
              <w:t>, to update the (adult) member in session before being able to update the (adult’s) address on the order.</w:t>
            </w:r>
          </w:p>
          <w:p w14:paraId="1A75E6C4" w14:textId="77777777" w:rsidR="00454771" w:rsidRPr="009D4ECC" w:rsidRDefault="00454771" w:rsidP="008A095D">
            <w:pPr>
              <w:pStyle w:val="ListParagraph"/>
              <w:numPr>
                <w:ilvl w:val="0"/>
                <w:numId w:val="31"/>
              </w:numPr>
              <w:spacing w:before="120" w:after="120" w:line="240" w:lineRule="auto"/>
              <w:rPr>
                <w:b/>
                <w:bCs/>
                <w:szCs w:val="24"/>
              </w:rPr>
            </w:pPr>
            <w:r w:rsidRPr="009D4ECC">
              <w:rPr>
                <w:szCs w:val="24"/>
              </w:rPr>
              <w:t xml:space="preserve">If member in focus is a Minor the </w:t>
            </w:r>
            <w:r w:rsidRPr="009D4ECC">
              <w:rPr>
                <w:b/>
                <w:bCs/>
                <w:szCs w:val="24"/>
              </w:rPr>
              <w:t>Add/Update</w:t>
            </w:r>
            <w:r w:rsidRPr="009D4ECC">
              <w:rPr>
                <w:szCs w:val="24"/>
              </w:rPr>
              <w:t xml:space="preserve"> buttons will be disabled. (Agent can select settings for the </w:t>
            </w:r>
            <w:r w:rsidRPr="009D4ECC">
              <w:rPr>
                <w:b/>
                <w:bCs/>
                <w:szCs w:val="24"/>
              </w:rPr>
              <w:t>Cardholder</w:t>
            </w:r>
            <w:r w:rsidRPr="009D4ECC">
              <w:rPr>
                <w:szCs w:val="24"/>
              </w:rPr>
              <w:t xml:space="preserve"> or </w:t>
            </w:r>
            <w:r w:rsidRPr="009D4ECC">
              <w:rPr>
                <w:b/>
                <w:bCs/>
                <w:szCs w:val="24"/>
              </w:rPr>
              <w:t>Spouse</w:t>
            </w:r>
            <w:r w:rsidRPr="009D4ECC">
              <w:rPr>
                <w:szCs w:val="24"/>
              </w:rPr>
              <w:t>.)</w:t>
            </w:r>
          </w:p>
          <w:p w14:paraId="3822B43C" w14:textId="77777777" w:rsidR="009D4ECC" w:rsidRDefault="009D4ECC" w:rsidP="009D4ECC">
            <w:pPr>
              <w:spacing w:before="120" w:after="120" w:line="240" w:lineRule="auto"/>
              <w:rPr>
                <w:szCs w:val="24"/>
              </w:rPr>
            </w:pPr>
          </w:p>
          <w:p w14:paraId="26694321" w14:textId="77777777" w:rsidR="00454771" w:rsidRPr="00F4196A" w:rsidRDefault="00454771" w:rsidP="009D4ECC">
            <w:pPr>
              <w:spacing w:before="120" w:after="120" w:line="240" w:lineRule="auto"/>
              <w:rPr>
                <w:noProof/>
              </w:rPr>
            </w:pPr>
            <w:r w:rsidRPr="009D4ECC">
              <w:rPr>
                <w:szCs w:val="24"/>
              </w:rPr>
              <w:t xml:space="preserve">Once the preferred settings are selected, proceed to </w:t>
            </w:r>
            <w:r w:rsidR="004F2A24" w:rsidRPr="009D4ECC">
              <w:rPr>
                <w:szCs w:val="24"/>
              </w:rPr>
              <w:t>the next</w:t>
            </w:r>
            <w:r w:rsidRPr="009D4ECC">
              <w:rPr>
                <w:szCs w:val="24"/>
              </w:rPr>
              <w:t xml:space="preserve"> step.</w:t>
            </w:r>
          </w:p>
          <w:p w14:paraId="2F4120F5" w14:textId="77777777" w:rsidR="00454771" w:rsidRDefault="00454771" w:rsidP="008E6A80">
            <w:pPr>
              <w:spacing w:before="120" w:after="120" w:line="240" w:lineRule="auto"/>
              <w:rPr>
                <w:b/>
                <w:bCs/>
                <w:szCs w:val="24"/>
              </w:rPr>
            </w:pPr>
          </w:p>
          <w:p w14:paraId="709A13EB" w14:textId="31E2B01F" w:rsidR="00454771" w:rsidRPr="000D2423" w:rsidRDefault="00454771" w:rsidP="008E6A80">
            <w:pPr>
              <w:spacing w:before="120" w:after="120" w:line="240" w:lineRule="auto"/>
              <w:rPr>
                <w:szCs w:val="24"/>
              </w:rPr>
            </w:pPr>
            <w:r>
              <w:rPr>
                <w:b/>
                <w:bCs/>
                <w:szCs w:val="24"/>
              </w:rPr>
              <w:t>Notes</w:t>
            </w:r>
            <w:r w:rsidR="00AE68B7">
              <w:rPr>
                <w:b/>
                <w:bCs/>
                <w:szCs w:val="24"/>
              </w:rPr>
              <w:t xml:space="preserve">: </w:t>
            </w:r>
            <w:r w:rsidRPr="000D2423">
              <w:rPr>
                <w:szCs w:val="24"/>
              </w:rPr>
              <w:t>The</w:t>
            </w:r>
            <w:r>
              <w:rPr>
                <w:b/>
                <w:bCs/>
                <w:szCs w:val="24"/>
              </w:rPr>
              <w:t xml:space="preserve"> </w:t>
            </w:r>
            <w:r w:rsidRPr="00A37785">
              <w:rPr>
                <w:b/>
                <w:bCs/>
                <w:szCs w:val="24"/>
              </w:rPr>
              <w:t>Use Settings For</w:t>
            </w:r>
            <w:r w:rsidRPr="006D4D2D">
              <w:rPr>
                <w:szCs w:val="24"/>
              </w:rPr>
              <w:t xml:space="preserve"> drop</w:t>
            </w:r>
            <w:r>
              <w:rPr>
                <w:szCs w:val="24"/>
              </w:rPr>
              <w:t>-</w:t>
            </w:r>
            <w:r w:rsidRPr="006D4D2D">
              <w:rPr>
                <w:szCs w:val="24"/>
              </w:rPr>
              <w:t>down menu:</w:t>
            </w:r>
          </w:p>
          <w:p w14:paraId="61FB120F" w14:textId="77777777" w:rsidR="00454771" w:rsidRDefault="00454771" w:rsidP="008A095D">
            <w:pPr>
              <w:pStyle w:val="ListParagraph"/>
              <w:numPr>
                <w:ilvl w:val="0"/>
                <w:numId w:val="22"/>
              </w:numPr>
              <w:spacing w:before="120" w:after="120" w:line="240" w:lineRule="auto"/>
              <w:rPr>
                <w:noProof/>
              </w:rPr>
            </w:pPr>
            <w:r>
              <w:rPr>
                <w:noProof/>
              </w:rPr>
              <w:t>Both Cardholder and Spouse display</w:t>
            </w:r>
            <w:r w:rsidR="009D4ECC">
              <w:rPr>
                <w:noProof/>
              </w:rPr>
              <w:t>s</w:t>
            </w:r>
            <w:r>
              <w:rPr>
                <w:noProof/>
              </w:rPr>
              <w:t xml:space="preserve"> in the drop-down menu.</w:t>
            </w:r>
          </w:p>
          <w:p w14:paraId="77F0B4AB" w14:textId="77777777" w:rsidR="00454771" w:rsidRPr="00E86735" w:rsidRDefault="00454771" w:rsidP="008A095D">
            <w:pPr>
              <w:pStyle w:val="ListParagraph"/>
              <w:numPr>
                <w:ilvl w:val="0"/>
                <w:numId w:val="22"/>
              </w:numPr>
              <w:spacing w:before="120" w:after="120" w:line="240" w:lineRule="auto"/>
              <w:rPr>
                <w:noProof/>
              </w:rPr>
            </w:pPr>
            <w:r>
              <w:rPr>
                <w:noProof/>
              </w:rPr>
              <w:t>If neither the CardHolder/Spouse are in the order, address default</w:t>
            </w:r>
            <w:r w:rsidR="009D4ECC">
              <w:rPr>
                <w:noProof/>
              </w:rPr>
              <w:t>s</w:t>
            </w:r>
            <w:r>
              <w:rPr>
                <w:noProof/>
              </w:rPr>
              <w:t xml:space="preserve"> to the member in session (member displayed within the </w:t>
            </w:r>
            <w:r w:rsidRPr="00F66EC1">
              <w:rPr>
                <w:b/>
                <w:bCs/>
                <w:noProof/>
              </w:rPr>
              <w:t>Member Details</w:t>
            </w:r>
            <w:r>
              <w:rPr>
                <w:noProof/>
              </w:rPr>
              <w:t xml:space="preserve"> panel) if they are the Cardholder/Spouse. Otherwise address defaults to the Cardholder.</w:t>
            </w:r>
          </w:p>
        </w:tc>
      </w:tr>
      <w:tr w:rsidR="00454771" w:rsidRPr="002C54F7" w14:paraId="120F90D8" w14:textId="77777777" w:rsidTr="0096161D">
        <w:tc>
          <w:tcPr>
            <w:tcW w:w="292" w:type="pct"/>
            <w:tcBorders>
              <w:top w:val="single" w:sz="4" w:space="0" w:color="auto"/>
              <w:left w:val="single" w:sz="4" w:space="0" w:color="auto"/>
              <w:right w:val="single" w:sz="4" w:space="0" w:color="auto"/>
            </w:tcBorders>
            <w:shd w:val="clear" w:color="auto" w:fill="FFFFFF" w:themeFill="background1"/>
          </w:tcPr>
          <w:p w14:paraId="60585AC2" w14:textId="77777777" w:rsidR="00454771" w:rsidRDefault="00454771" w:rsidP="008E6A80">
            <w:pPr>
              <w:spacing w:before="120" w:after="120" w:line="240" w:lineRule="auto"/>
              <w:jc w:val="center"/>
              <w:rPr>
                <w:b/>
                <w:szCs w:val="24"/>
              </w:rPr>
            </w:pPr>
            <w:r>
              <w:rPr>
                <w:b/>
                <w:szCs w:val="24"/>
              </w:rPr>
              <w:t>6</w:t>
            </w:r>
          </w:p>
        </w:tc>
        <w:tc>
          <w:tcPr>
            <w:tcW w:w="4708"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89EAAD4" w14:textId="77777777" w:rsidR="00454771" w:rsidRDefault="00454771" w:rsidP="008E6A80">
            <w:pPr>
              <w:spacing w:before="120" w:after="120" w:line="240" w:lineRule="auto"/>
              <w:rPr>
                <w:szCs w:val="24"/>
              </w:rPr>
            </w:pPr>
            <w:r w:rsidRPr="004E3204">
              <w:rPr>
                <w:szCs w:val="24"/>
              </w:rPr>
              <w:t xml:space="preserve">Verify </w:t>
            </w:r>
            <w:r>
              <w:rPr>
                <w:szCs w:val="24"/>
              </w:rPr>
              <w:t xml:space="preserve">the </w:t>
            </w:r>
            <w:r w:rsidRPr="00541BB9">
              <w:rPr>
                <w:b/>
                <w:bCs/>
                <w:szCs w:val="24"/>
              </w:rPr>
              <w:t xml:space="preserve">Current </w:t>
            </w:r>
            <w:r w:rsidRPr="004E3204">
              <w:rPr>
                <w:b/>
                <w:bCs/>
                <w:szCs w:val="24"/>
              </w:rPr>
              <w:t>Shipping A</w:t>
            </w:r>
            <w:r w:rsidRPr="004E3204">
              <w:rPr>
                <w:b/>
                <w:szCs w:val="24"/>
              </w:rPr>
              <w:t>ddress</w:t>
            </w:r>
            <w:r w:rsidRPr="004E3204">
              <w:rPr>
                <w:szCs w:val="24"/>
              </w:rPr>
              <w:t xml:space="preserve"> </w:t>
            </w:r>
            <w:r>
              <w:rPr>
                <w:szCs w:val="24"/>
              </w:rPr>
              <w:t xml:space="preserve">or </w:t>
            </w:r>
            <w:r w:rsidRPr="00541BB9">
              <w:rPr>
                <w:b/>
                <w:bCs/>
                <w:szCs w:val="24"/>
              </w:rPr>
              <w:t>Current</w:t>
            </w:r>
            <w:r>
              <w:rPr>
                <w:szCs w:val="24"/>
              </w:rPr>
              <w:t xml:space="preserve"> </w:t>
            </w:r>
            <w:r w:rsidRPr="00AE410C">
              <w:rPr>
                <w:b/>
                <w:bCs/>
                <w:szCs w:val="24"/>
              </w:rPr>
              <w:t>Payment M</w:t>
            </w:r>
            <w:r w:rsidRPr="00AE410C">
              <w:rPr>
                <w:b/>
                <w:szCs w:val="24"/>
              </w:rPr>
              <w:t xml:space="preserve">ethod </w:t>
            </w:r>
            <w:r w:rsidRPr="00744064">
              <w:rPr>
                <w:bCs/>
                <w:szCs w:val="24"/>
              </w:rPr>
              <w:t>displayed</w:t>
            </w:r>
            <w:r>
              <w:rPr>
                <w:bCs/>
                <w:szCs w:val="24"/>
              </w:rPr>
              <w:t xml:space="preserve"> </w:t>
            </w:r>
            <w:r>
              <w:rPr>
                <w:szCs w:val="24"/>
              </w:rPr>
              <w:t>(last 4 digits) on the orde</w:t>
            </w:r>
            <w:r w:rsidRPr="001A1C11">
              <w:rPr>
                <w:szCs w:val="24"/>
              </w:rPr>
              <w:t>r,</w:t>
            </w:r>
            <w:r>
              <w:rPr>
                <w:szCs w:val="24"/>
              </w:rPr>
              <w:t xml:space="preserve"> </w:t>
            </w:r>
            <w:r w:rsidRPr="003B3947">
              <w:rPr>
                <w:b/>
                <w:bCs/>
                <w:szCs w:val="24"/>
              </w:rPr>
              <w:t>before</w:t>
            </w:r>
            <w:r>
              <w:rPr>
                <w:szCs w:val="24"/>
              </w:rPr>
              <w:t xml:space="preserve"> updating the address or payment method. </w:t>
            </w:r>
          </w:p>
          <w:p w14:paraId="3A0C6580" w14:textId="77777777" w:rsidR="00454771" w:rsidRPr="004B7E11" w:rsidRDefault="00454771" w:rsidP="008A095D">
            <w:pPr>
              <w:pStyle w:val="ListParagraph"/>
              <w:numPr>
                <w:ilvl w:val="0"/>
                <w:numId w:val="20"/>
              </w:numPr>
              <w:spacing w:before="120" w:after="120" w:line="240" w:lineRule="auto"/>
              <w:rPr>
                <w:szCs w:val="24"/>
              </w:rPr>
            </w:pPr>
            <w:r w:rsidRPr="004B7E11">
              <w:rPr>
                <w:szCs w:val="24"/>
              </w:rPr>
              <w:t>If the address</w:t>
            </w:r>
            <w:r>
              <w:rPr>
                <w:szCs w:val="24"/>
              </w:rPr>
              <w:t xml:space="preserve"> or payment method</w:t>
            </w:r>
            <w:r w:rsidRPr="004B7E11">
              <w:rPr>
                <w:szCs w:val="24"/>
              </w:rPr>
              <w:t xml:space="preserve"> is correct, no future action is needed.</w:t>
            </w:r>
          </w:p>
          <w:p w14:paraId="089EBB37" w14:textId="77777777" w:rsidR="00454771" w:rsidRDefault="00454771" w:rsidP="008A095D">
            <w:pPr>
              <w:pStyle w:val="ListParagraph"/>
              <w:numPr>
                <w:ilvl w:val="0"/>
                <w:numId w:val="20"/>
              </w:numPr>
              <w:spacing w:before="120" w:after="120" w:line="240" w:lineRule="auto"/>
              <w:rPr>
                <w:szCs w:val="24"/>
              </w:rPr>
            </w:pPr>
            <w:r w:rsidRPr="004B7E11">
              <w:rPr>
                <w:szCs w:val="24"/>
              </w:rPr>
              <w:t xml:space="preserve">If </w:t>
            </w:r>
            <w:r>
              <w:rPr>
                <w:szCs w:val="24"/>
              </w:rPr>
              <w:t xml:space="preserve">the </w:t>
            </w:r>
            <w:r w:rsidRPr="004B7E11">
              <w:rPr>
                <w:szCs w:val="24"/>
              </w:rPr>
              <w:t>address</w:t>
            </w:r>
            <w:r>
              <w:rPr>
                <w:szCs w:val="24"/>
              </w:rPr>
              <w:t xml:space="preserve"> or payment method</w:t>
            </w:r>
            <w:r w:rsidRPr="004B7E11">
              <w:rPr>
                <w:szCs w:val="24"/>
              </w:rPr>
              <w:t xml:space="preserve"> is </w:t>
            </w:r>
            <w:r>
              <w:rPr>
                <w:szCs w:val="24"/>
              </w:rPr>
              <w:t>in</w:t>
            </w:r>
            <w:r w:rsidRPr="004B7E11">
              <w:rPr>
                <w:szCs w:val="24"/>
              </w:rPr>
              <w:t>correct, select the preferred address</w:t>
            </w:r>
            <w:r>
              <w:rPr>
                <w:szCs w:val="24"/>
              </w:rPr>
              <w:t xml:space="preserve"> and/or payment</w:t>
            </w:r>
            <w:r w:rsidRPr="004B7E11">
              <w:rPr>
                <w:szCs w:val="24"/>
              </w:rPr>
              <w:t xml:space="preserve"> from the </w:t>
            </w:r>
            <w:r w:rsidRPr="004B7E11">
              <w:rPr>
                <w:b/>
                <w:bCs/>
                <w:szCs w:val="24"/>
              </w:rPr>
              <w:t>New Shipping Address</w:t>
            </w:r>
            <w:r>
              <w:rPr>
                <w:b/>
                <w:bCs/>
                <w:szCs w:val="24"/>
              </w:rPr>
              <w:t xml:space="preserve"> </w:t>
            </w:r>
            <w:r w:rsidRPr="008B4002">
              <w:rPr>
                <w:szCs w:val="24"/>
              </w:rPr>
              <w:t>or</w:t>
            </w:r>
            <w:r>
              <w:rPr>
                <w:b/>
                <w:bCs/>
                <w:szCs w:val="24"/>
              </w:rPr>
              <w:t xml:space="preserve"> New Payment Method</w:t>
            </w:r>
            <w:r w:rsidRPr="004B7E11">
              <w:rPr>
                <w:szCs w:val="24"/>
              </w:rPr>
              <w:t xml:space="preserve"> drop</w:t>
            </w:r>
            <w:r>
              <w:rPr>
                <w:szCs w:val="24"/>
              </w:rPr>
              <w:t>-</w:t>
            </w:r>
            <w:r w:rsidRPr="004B7E11">
              <w:rPr>
                <w:szCs w:val="24"/>
              </w:rPr>
              <w:t>down menu</w:t>
            </w:r>
            <w:r>
              <w:rPr>
                <w:szCs w:val="24"/>
              </w:rPr>
              <w:t>(s). Proceed to the next step.</w:t>
            </w:r>
          </w:p>
          <w:p w14:paraId="4C80ED0B" w14:textId="77777777" w:rsidR="00454771" w:rsidRPr="00B81F64" w:rsidRDefault="00454771" w:rsidP="008A095D">
            <w:pPr>
              <w:pStyle w:val="ListParagraph"/>
              <w:numPr>
                <w:ilvl w:val="0"/>
                <w:numId w:val="20"/>
              </w:numPr>
              <w:spacing w:before="120" w:after="120" w:line="240" w:lineRule="auto"/>
              <w:rPr>
                <w:szCs w:val="24"/>
              </w:rPr>
            </w:pPr>
            <w:r w:rsidRPr="00B81F64">
              <w:rPr>
                <w:szCs w:val="24"/>
              </w:rPr>
              <w:t xml:space="preserve">To cancel any updates, click </w:t>
            </w:r>
            <w:r w:rsidRPr="00B81F64">
              <w:rPr>
                <w:b/>
                <w:bCs/>
                <w:szCs w:val="24"/>
              </w:rPr>
              <w:t>Reset</w:t>
            </w:r>
            <w:r w:rsidRPr="00B81F64">
              <w:rPr>
                <w:szCs w:val="24"/>
              </w:rPr>
              <w:t xml:space="preserve">. </w:t>
            </w:r>
          </w:p>
          <w:p w14:paraId="0912A474" w14:textId="77777777" w:rsidR="00454771" w:rsidRDefault="00454771" w:rsidP="008E6A80">
            <w:pPr>
              <w:pStyle w:val="ListParagraph"/>
              <w:spacing w:before="120" w:after="120" w:line="240" w:lineRule="auto"/>
              <w:ind w:left="1080"/>
              <w:rPr>
                <w:szCs w:val="24"/>
              </w:rPr>
            </w:pPr>
          </w:p>
          <w:p w14:paraId="2B3BA75F" w14:textId="60EFC194" w:rsidR="00454771" w:rsidRDefault="00454771" w:rsidP="008E6A80">
            <w:pPr>
              <w:spacing w:before="120" w:after="120" w:line="240" w:lineRule="auto"/>
              <w:rPr>
                <w:szCs w:val="24"/>
              </w:rPr>
            </w:pPr>
            <w:r w:rsidRPr="00E84314">
              <w:rPr>
                <w:b/>
                <w:bCs/>
                <w:szCs w:val="24"/>
              </w:rPr>
              <w:t>Note</w:t>
            </w:r>
            <w:r>
              <w:rPr>
                <w:b/>
                <w:bCs/>
                <w:szCs w:val="24"/>
              </w:rPr>
              <w:t>s</w:t>
            </w:r>
            <w:r w:rsidR="00AE68B7">
              <w:rPr>
                <w:b/>
                <w:bCs/>
                <w:szCs w:val="24"/>
              </w:rPr>
              <w:t xml:space="preserve">: </w:t>
            </w:r>
          </w:p>
          <w:p w14:paraId="2A90A7F4" w14:textId="77777777" w:rsidR="00454771" w:rsidRPr="0016386D" w:rsidRDefault="00454771" w:rsidP="008A095D">
            <w:pPr>
              <w:pStyle w:val="ListParagraph"/>
              <w:numPr>
                <w:ilvl w:val="0"/>
                <w:numId w:val="20"/>
              </w:numPr>
              <w:spacing w:before="120" w:after="120" w:line="240" w:lineRule="auto"/>
              <w:rPr>
                <w:szCs w:val="24"/>
              </w:rPr>
            </w:pPr>
            <w:r>
              <w:t xml:space="preserve">The </w:t>
            </w:r>
            <w:r w:rsidRPr="0016386D">
              <w:rPr>
                <w:b/>
                <w:bCs/>
              </w:rPr>
              <w:t>New Shipping Address</w:t>
            </w:r>
            <w:r>
              <w:t xml:space="preserve"> field populates the address of the </w:t>
            </w:r>
            <w:proofErr w:type="gramStart"/>
            <w:r>
              <w:t>member</w:t>
            </w:r>
            <w:proofErr w:type="gramEnd"/>
            <w:r>
              <w:t xml:space="preserve"> whose settings are currently being used.</w:t>
            </w:r>
          </w:p>
          <w:p w14:paraId="0A87F736" w14:textId="77777777" w:rsidR="00454771" w:rsidRDefault="00454771" w:rsidP="008A095D">
            <w:pPr>
              <w:pStyle w:val="ListParagraph"/>
              <w:numPr>
                <w:ilvl w:val="0"/>
                <w:numId w:val="20"/>
              </w:numPr>
              <w:spacing w:before="120" w:after="120" w:line="240" w:lineRule="auto"/>
              <w:rPr>
                <w:szCs w:val="24"/>
              </w:rPr>
            </w:pPr>
            <w:r w:rsidRPr="0016386D">
              <w:rPr>
                <w:szCs w:val="24"/>
              </w:rPr>
              <w:t xml:space="preserve">Use the related drop-down arrow to view the plan member’s available Shipping Options, Shipping Addresses, and Payment Methods. If address or payment method is not listed, click the related </w:t>
            </w:r>
            <w:r w:rsidRPr="0016386D">
              <w:rPr>
                <w:b/>
                <w:bCs/>
                <w:szCs w:val="24"/>
              </w:rPr>
              <w:t>Add/Update</w:t>
            </w:r>
            <w:r w:rsidRPr="0016386D">
              <w:rPr>
                <w:szCs w:val="24"/>
              </w:rPr>
              <w:t xml:space="preserve"> button. For assistance, refer to </w:t>
            </w:r>
            <w:hyperlink r:id="rId51" w:anchor="!/view?docid=9cfb4422-7129-4bca-b1ea-f1d6fa964906" w:history="1">
              <w:r w:rsidR="001F3D2C">
                <w:rPr>
                  <w:rFonts w:eastAsia="Times New Roman" w:cs="Times New Roman"/>
                  <w:color w:val="0000FF"/>
                  <w:szCs w:val="24"/>
                  <w:u w:val="single"/>
                </w:rPr>
                <w:t>Compass - Add / Edit / Delete Mailing Address (053255)</w:t>
              </w:r>
            </w:hyperlink>
            <w:r>
              <w:t xml:space="preserve"> </w:t>
            </w:r>
            <w:r w:rsidRPr="0016386D">
              <w:rPr>
                <w:szCs w:val="24"/>
              </w:rPr>
              <w:t xml:space="preserve">or </w:t>
            </w:r>
            <w:hyperlink r:id="rId52" w:anchor="!/view?docid=5a1a67eb-a7b1-4ae5-bcfe-e986bbe4aa3d" w:history="1">
              <w:r w:rsidR="001F3D2C">
                <w:rPr>
                  <w:rStyle w:val="Hyperlink"/>
                  <w:szCs w:val="24"/>
                </w:rPr>
                <w:t>Compass - Add, Edit, and Delete Mail Order Payment Methods (Credit Card &amp; eCheck) (056289)</w:t>
              </w:r>
            </w:hyperlink>
            <w:r w:rsidRPr="0016386D">
              <w:rPr>
                <w:szCs w:val="24"/>
              </w:rPr>
              <w:t>.</w:t>
            </w:r>
          </w:p>
          <w:p w14:paraId="1D23959B" w14:textId="5D95AA1F" w:rsidR="008A49BA" w:rsidRPr="008A49BA" w:rsidRDefault="0040165E" w:rsidP="008A095D">
            <w:pPr>
              <w:pStyle w:val="ListParagraph"/>
              <w:numPr>
                <w:ilvl w:val="0"/>
                <w:numId w:val="20"/>
              </w:numPr>
              <w:spacing w:before="120" w:after="120" w:line="240" w:lineRule="auto"/>
              <w:rPr>
                <w:szCs w:val="24"/>
              </w:rPr>
            </w:pPr>
            <w:r>
              <w:rPr>
                <w:szCs w:val="24"/>
              </w:rPr>
              <w:t xml:space="preserve">If shipping needs waived on an order, refer to </w:t>
            </w:r>
            <w:hyperlink r:id="rId53" w:anchor="!/view?docid=4884979f-78c9-4dbe-9d11-2921104432cb" w:history="1">
              <w:r w:rsidR="008A49BA" w:rsidRPr="008A49BA">
                <w:rPr>
                  <w:rStyle w:val="Hyperlink"/>
                  <w:szCs w:val="24"/>
                </w:rPr>
                <w:t>Compass - Waiving Shipping Fees or Crediting Shipping (073541)</w:t>
              </w:r>
            </w:hyperlink>
            <w:r w:rsidR="008A49BA">
              <w:rPr>
                <w:szCs w:val="24"/>
              </w:rPr>
              <w:t>.</w:t>
            </w:r>
          </w:p>
          <w:p w14:paraId="792F1D9E" w14:textId="77777777" w:rsidR="0040165E" w:rsidRPr="0016386D" w:rsidRDefault="0040165E" w:rsidP="008A49BA">
            <w:pPr>
              <w:pStyle w:val="ListParagraph"/>
              <w:spacing w:before="120" w:after="120" w:line="240" w:lineRule="auto"/>
              <w:rPr>
                <w:szCs w:val="24"/>
              </w:rPr>
            </w:pPr>
          </w:p>
          <w:p w14:paraId="1F902D16" w14:textId="77777777" w:rsidR="00454771" w:rsidRPr="00F1381F" w:rsidRDefault="00454771" w:rsidP="008E6A80">
            <w:pPr>
              <w:spacing w:before="120" w:after="120" w:line="240" w:lineRule="auto"/>
              <w:rPr>
                <w:szCs w:val="24"/>
              </w:rPr>
            </w:pPr>
          </w:p>
          <w:p w14:paraId="442304A8" w14:textId="64DFC458" w:rsidR="00454771" w:rsidRDefault="00F6091D" w:rsidP="008E6A80">
            <w:pPr>
              <w:pStyle w:val="ListParagraph"/>
              <w:spacing w:before="120" w:after="120" w:line="240" w:lineRule="auto"/>
              <w:ind w:left="0"/>
              <w:jc w:val="center"/>
              <w:rPr>
                <w:szCs w:val="24"/>
              </w:rPr>
            </w:pPr>
            <w:r>
              <w:rPr>
                <w:noProof/>
              </w:rPr>
              <w:drawing>
                <wp:inline distT="0" distB="0" distL="0" distR="0" wp14:anchorId="0E766BBD" wp14:editId="1BFAD386">
                  <wp:extent cx="7315200" cy="2708512"/>
                  <wp:effectExtent l="19050" t="19050" r="19050" b="15875"/>
                  <wp:docPr id="95241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10021" name=""/>
                          <pic:cNvPicPr/>
                        </pic:nvPicPr>
                        <pic:blipFill>
                          <a:blip r:embed="rId54"/>
                          <a:stretch>
                            <a:fillRect/>
                          </a:stretch>
                        </pic:blipFill>
                        <pic:spPr>
                          <a:xfrm>
                            <a:off x="0" y="0"/>
                            <a:ext cx="7315200" cy="2708512"/>
                          </a:xfrm>
                          <a:prstGeom prst="rect">
                            <a:avLst/>
                          </a:prstGeom>
                          <a:ln w="12700">
                            <a:solidFill>
                              <a:schemeClr val="tx1"/>
                            </a:solidFill>
                          </a:ln>
                        </pic:spPr>
                      </pic:pic>
                    </a:graphicData>
                  </a:graphic>
                </wp:inline>
              </w:drawing>
            </w:r>
          </w:p>
          <w:p w14:paraId="205695AD" w14:textId="77777777" w:rsidR="00454771" w:rsidRPr="003D482F" w:rsidRDefault="00454771" w:rsidP="008E6A80">
            <w:pPr>
              <w:pStyle w:val="ListParagraph"/>
              <w:spacing w:before="120" w:after="120" w:line="240" w:lineRule="auto"/>
              <w:ind w:left="1080"/>
              <w:jc w:val="center"/>
              <w:rPr>
                <w:szCs w:val="24"/>
              </w:rPr>
            </w:pPr>
          </w:p>
          <w:p w14:paraId="34B8D302" w14:textId="77777777" w:rsidR="00454771" w:rsidRDefault="00454771" w:rsidP="008E6A80">
            <w:pPr>
              <w:spacing w:before="120" w:after="120" w:line="240" w:lineRule="auto"/>
              <w:rPr>
                <w:rFonts w:eastAsia="Times New Roman" w:cs="Times New Roman"/>
                <w:color w:val="000000"/>
                <w:szCs w:val="24"/>
              </w:rPr>
            </w:pPr>
            <w:r w:rsidRPr="00300732">
              <w:rPr>
                <w:rFonts w:eastAsia="Times New Roman" w:cs="Times New Roman"/>
                <w:b/>
                <w:bCs/>
                <w:color w:val="000000"/>
                <w:szCs w:val="24"/>
              </w:rPr>
              <w:t>Example</w:t>
            </w:r>
            <w:r w:rsidRPr="00BA665C">
              <w:rPr>
                <w:rFonts w:eastAsia="Times New Roman" w:cs="Times New Roman"/>
                <w:b/>
                <w:bCs/>
                <w:color w:val="000000"/>
                <w:szCs w:val="24"/>
              </w:rPr>
              <w:t xml:space="preserve">: </w:t>
            </w:r>
          </w:p>
          <w:p w14:paraId="3183C04E" w14:textId="77777777" w:rsidR="00454771" w:rsidRDefault="00454771" w:rsidP="008E6A80">
            <w:pPr>
              <w:spacing w:before="120" w:after="120" w:line="240" w:lineRule="auto"/>
              <w:rPr>
                <w:rFonts w:eastAsia="Times New Roman" w:cs="Times New Roman"/>
                <w:color w:val="000000"/>
                <w:szCs w:val="24"/>
              </w:rPr>
            </w:pPr>
            <w:r>
              <w:rPr>
                <w:rFonts w:eastAsia="Times New Roman" w:cs="Times New Roman"/>
                <w:color w:val="000000"/>
                <w:szCs w:val="24"/>
              </w:rPr>
              <w:t>John Doe (the card</w:t>
            </w:r>
            <w:r w:rsidR="00570640">
              <w:rPr>
                <w:rFonts w:eastAsia="Times New Roman" w:cs="Times New Roman"/>
                <w:color w:val="000000"/>
                <w:szCs w:val="24"/>
              </w:rPr>
              <w:t xml:space="preserve"> </w:t>
            </w:r>
            <w:r>
              <w:rPr>
                <w:rFonts w:eastAsia="Times New Roman" w:cs="Times New Roman"/>
                <w:color w:val="000000"/>
                <w:szCs w:val="24"/>
              </w:rPr>
              <w:t xml:space="preserve">holder) calls to update address on Jane Doe’s order (both are adults, and Jane is his adult daughter), but the member in session is John Doe, the </w:t>
            </w:r>
            <w:r w:rsidRPr="00300732">
              <w:rPr>
                <w:rFonts w:eastAsia="Times New Roman" w:cs="Times New Roman"/>
                <w:b/>
                <w:bCs/>
                <w:color w:val="000000"/>
                <w:szCs w:val="24"/>
              </w:rPr>
              <w:t>Use Settings For</w:t>
            </w:r>
            <w:r>
              <w:rPr>
                <w:rFonts w:eastAsia="Times New Roman" w:cs="Times New Roman"/>
                <w:b/>
                <w:bCs/>
                <w:color w:val="000000"/>
                <w:szCs w:val="24"/>
              </w:rPr>
              <w:t xml:space="preserve"> </w:t>
            </w:r>
            <w:r>
              <w:rPr>
                <w:rFonts w:eastAsia="Times New Roman" w:cs="Times New Roman"/>
                <w:color w:val="000000"/>
                <w:szCs w:val="24"/>
              </w:rPr>
              <w:t>drop-down menu will default to John Doe’s address, unless the agent updates the member in session (from View Related Members hyperlink) to reflect Jane Doe’s preferred address.</w:t>
            </w:r>
          </w:p>
          <w:p w14:paraId="26753C3D" w14:textId="77777777" w:rsidR="00454771" w:rsidRDefault="00454771" w:rsidP="008E6A80">
            <w:pPr>
              <w:spacing w:before="120" w:after="120" w:line="240" w:lineRule="auto"/>
              <w:rPr>
                <w:rFonts w:eastAsia="Times New Roman" w:cs="Times New Roman"/>
                <w:color w:val="000000"/>
                <w:szCs w:val="24"/>
              </w:rPr>
            </w:pPr>
          </w:p>
          <w:p w14:paraId="7A94CA12" w14:textId="7843C8AE" w:rsidR="00454771" w:rsidRDefault="00454771" w:rsidP="008E6A80">
            <w:pPr>
              <w:spacing w:before="120" w:after="120" w:line="240" w:lineRule="auto"/>
              <w:jc w:val="center"/>
              <w:rPr>
                <w:color w:val="000000"/>
              </w:rPr>
            </w:pPr>
            <w:r w:rsidRPr="000E12B4">
              <w:rPr>
                <w:color w:val="000000"/>
              </w:rPr>
              <w:t xml:space="preserve">  </w:t>
            </w:r>
            <w:r w:rsidR="00FF7FEB" w:rsidRPr="00FF7FEB">
              <w:rPr>
                <w:noProof/>
                <w:color w:val="000000"/>
              </w:rPr>
              <w:drawing>
                <wp:inline distT="0" distB="0" distL="0" distR="0" wp14:anchorId="33119473" wp14:editId="24573F4B">
                  <wp:extent cx="7315200" cy="2662253"/>
                  <wp:effectExtent l="0" t="0" r="0" b="5080"/>
                  <wp:docPr id="146441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18730" name=""/>
                          <pic:cNvPicPr/>
                        </pic:nvPicPr>
                        <pic:blipFill>
                          <a:blip r:embed="rId55"/>
                          <a:stretch>
                            <a:fillRect/>
                          </a:stretch>
                        </pic:blipFill>
                        <pic:spPr>
                          <a:xfrm>
                            <a:off x="0" y="0"/>
                            <a:ext cx="7315200" cy="2662253"/>
                          </a:xfrm>
                          <a:prstGeom prst="rect">
                            <a:avLst/>
                          </a:prstGeom>
                        </pic:spPr>
                      </pic:pic>
                    </a:graphicData>
                  </a:graphic>
                </wp:inline>
              </w:drawing>
            </w:r>
          </w:p>
          <w:p w14:paraId="3919138B" w14:textId="77777777" w:rsidR="00454771" w:rsidRDefault="00454771" w:rsidP="00F051A6">
            <w:pPr>
              <w:spacing w:before="120" w:after="120" w:line="240" w:lineRule="auto"/>
              <w:ind w:left="360"/>
              <w:jc w:val="center"/>
              <w:rPr>
                <w:color w:val="000000"/>
              </w:rPr>
            </w:pPr>
          </w:p>
        </w:tc>
      </w:tr>
      <w:tr w:rsidR="00454771" w:rsidRPr="002C54F7" w14:paraId="54371920" w14:textId="77777777" w:rsidTr="0096161D">
        <w:tc>
          <w:tcPr>
            <w:tcW w:w="292" w:type="pct"/>
            <w:tcBorders>
              <w:top w:val="single" w:sz="4" w:space="0" w:color="auto"/>
              <w:left w:val="single" w:sz="4" w:space="0" w:color="auto"/>
              <w:bottom w:val="single" w:sz="4" w:space="0" w:color="auto"/>
              <w:right w:val="single" w:sz="4" w:space="0" w:color="auto"/>
            </w:tcBorders>
            <w:shd w:val="clear" w:color="auto" w:fill="FFFFFF" w:themeFill="background1"/>
          </w:tcPr>
          <w:p w14:paraId="7A345DAC" w14:textId="77777777" w:rsidR="00454771" w:rsidRDefault="00454771" w:rsidP="008E6A80">
            <w:pPr>
              <w:spacing w:before="120" w:after="120" w:line="240" w:lineRule="auto"/>
              <w:jc w:val="center"/>
              <w:rPr>
                <w:b/>
                <w:szCs w:val="24"/>
              </w:rPr>
            </w:pPr>
            <w:r>
              <w:rPr>
                <w:b/>
                <w:szCs w:val="24"/>
              </w:rPr>
              <w:t>7</w:t>
            </w:r>
          </w:p>
        </w:tc>
        <w:tc>
          <w:tcPr>
            <w:tcW w:w="4708"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5FA79F5" w14:textId="77777777" w:rsidR="00454771" w:rsidRDefault="00454771" w:rsidP="008E6A80">
            <w:pPr>
              <w:spacing w:before="120" w:after="120" w:line="240" w:lineRule="auto"/>
              <w:rPr>
                <w:szCs w:val="24"/>
              </w:rPr>
            </w:pPr>
            <w:r w:rsidRPr="0096529C">
              <w:rPr>
                <w:rFonts w:eastAsia="Times New Roman" w:cs="Times New Roman"/>
                <w:color w:val="000000"/>
                <w:szCs w:val="24"/>
              </w:rPr>
              <w:t>Review the </w:t>
            </w:r>
            <w:r>
              <w:rPr>
                <w:rFonts w:eastAsia="Times New Roman" w:cs="Times New Roman"/>
                <w:color w:val="000000"/>
                <w:szCs w:val="24"/>
              </w:rPr>
              <w:t xml:space="preserve">updated </w:t>
            </w:r>
            <w:r w:rsidRPr="0096529C">
              <w:rPr>
                <w:rFonts w:eastAsia="Times New Roman" w:cs="Times New Roman"/>
                <w:b/>
                <w:bCs/>
                <w:color w:val="000000"/>
                <w:szCs w:val="24"/>
              </w:rPr>
              <w:t>Shipping Address</w:t>
            </w:r>
            <w:r w:rsidRPr="0096529C">
              <w:rPr>
                <w:rFonts w:eastAsia="Times New Roman" w:cs="Times New Roman"/>
                <w:color w:val="000000"/>
                <w:szCs w:val="24"/>
              </w:rPr>
              <w:t> and</w:t>
            </w:r>
            <w:r>
              <w:rPr>
                <w:rFonts w:eastAsia="Times New Roman" w:cs="Times New Roman"/>
                <w:color w:val="000000"/>
                <w:szCs w:val="24"/>
              </w:rPr>
              <w:t>/or</w:t>
            </w:r>
            <w:r w:rsidRPr="0096529C">
              <w:rPr>
                <w:rFonts w:eastAsia="Times New Roman" w:cs="Times New Roman"/>
                <w:color w:val="000000"/>
                <w:szCs w:val="24"/>
              </w:rPr>
              <w:t> </w:t>
            </w:r>
            <w:r w:rsidRPr="0096529C">
              <w:rPr>
                <w:rFonts w:eastAsia="Times New Roman" w:cs="Times New Roman"/>
                <w:b/>
                <w:bCs/>
                <w:color w:val="000000"/>
                <w:szCs w:val="24"/>
              </w:rPr>
              <w:t>Payment Method</w:t>
            </w:r>
            <w:r w:rsidRPr="0096529C">
              <w:rPr>
                <w:rFonts w:eastAsia="Times New Roman" w:cs="Times New Roman"/>
                <w:color w:val="000000"/>
                <w:szCs w:val="24"/>
              </w:rPr>
              <w:t xml:space="preserve"> </w:t>
            </w:r>
            <w:r>
              <w:rPr>
                <w:rFonts w:eastAsia="Times New Roman" w:cs="Times New Roman"/>
                <w:color w:val="000000"/>
                <w:szCs w:val="24"/>
              </w:rPr>
              <w:t xml:space="preserve">with the member, </w:t>
            </w:r>
            <w:r w:rsidRPr="0096529C">
              <w:rPr>
                <w:rFonts w:eastAsia="Times New Roman" w:cs="Times New Roman"/>
                <w:color w:val="000000"/>
                <w:szCs w:val="24"/>
              </w:rPr>
              <w:t>to verify that the </w:t>
            </w:r>
            <w:r>
              <w:rPr>
                <w:rFonts w:eastAsia="Times New Roman" w:cs="Times New Roman"/>
                <w:color w:val="000000"/>
                <w:szCs w:val="24"/>
              </w:rPr>
              <w:t>updated</w:t>
            </w:r>
            <w:r w:rsidRPr="0096529C">
              <w:rPr>
                <w:rFonts w:eastAsia="Times New Roman" w:cs="Times New Roman"/>
                <w:color w:val="000000"/>
                <w:szCs w:val="24"/>
              </w:rPr>
              <w:t xml:space="preserve"> address</w:t>
            </w:r>
            <w:r>
              <w:rPr>
                <w:rFonts w:eastAsia="Times New Roman" w:cs="Times New Roman"/>
                <w:color w:val="000000"/>
                <w:szCs w:val="24"/>
              </w:rPr>
              <w:t xml:space="preserve"> and/or payment </w:t>
            </w:r>
            <w:r w:rsidRPr="0096529C">
              <w:rPr>
                <w:rFonts w:eastAsia="Times New Roman" w:cs="Times New Roman"/>
                <w:color w:val="000000"/>
                <w:szCs w:val="24"/>
              </w:rPr>
              <w:t>are correct</w:t>
            </w:r>
            <w:r w:rsidRPr="004E3204">
              <w:rPr>
                <w:szCs w:val="24"/>
              </w:rPr>
              <w:t xml:space="preserve">, then click </w:t>
            </w:r>
            <w:r w:rsidRPr="004E3204">
              <w:rPr>
                <w:b/>
                <w:bCs/>
                <w:szCs w:val="24"/>
              </w:rPr>
              <w:t>Save</w:t>
            </w:r>
            <w:r w:rsidRPr="004E3204">
              <w:rPr>
                <w:szCs w:val="24"/>
              </w:rPr>
              <w:t>.</w:t>
            </w:r>
          </w:p>
          <w:p w14:paraId="35258A31" w14:textId="77777777" w:rsidR="00454771" w:rsidRPr="00342402" w:rsidRDefault="00454771" w:rsidP="00F051A6">
            <w:pPr>
              <w:pStyle w:val="ListParagraph"/>
              <w:numPr>
                <w:ilvl w:val="0"/>
                <w:numId w:val="60"/>
              </w:numPr>
              <w:spacing w:before="120" w:after="120" w:line="240" w:lineRule="auto"/>
              <w:rPr>
                <w:szCs w:val="24"/>
              </w:rPr>
            </w:pPr>
            <w:r w:rsidRPr="00342402">
              <w:rPr>
                <w:szCs w:val="24"/>
              </w:rPr>
              <w:t xml:space="preserve">To cancel any updates, click </w:t>
            </w:r>
            <w:r w:rsidRPr="00342402">
              <w:rPr>
                <w:b/>
                <w:bCs/>
                <w:szCs w:val="24"/>
              </w:rPr>
              <w:t>Reset</w:t>
            </w:r>
            <w:r w:rsidRPr="00342402">
              <w:rPr>
                <w:szCs w:val="24"/>
              </w:rPr>
              <w:t xml:space="preserve">. </w:t>
            </w:r>
          </w:p>
          <w:p w14:paraId="7C3339A3" w14:textId="0994E260" w:rsidR="00F006AD" w:rsidRPr="00C248D1" w:rsidRDefault="2D18BB73" w:rsidP="00F051A6">
            <w:pPr>
              <w:pStyle w:val="ListParagraph"/>
              <w:numPr>
                <w:ilvl w:val="0"/>
                <w:numId w:val="60"/>
              </w:numPr>
              <w:spacing w:before="120" w:after="120" w:line="240" w:lineRule="auto"/>
            </w:pPr>
            <w:r>
              <w:t xml:space="preserve">Verify the </w:t>
            </w:r>
            <w:r w:rsidRPr="00342402">
              <w:rPr>
                <w:b/>
                <w:bCs/>
              </w:rPr>
              <w:t>Email Address</w:t>
            </w:r>
            <w:r>
              <w:t xml:space="preserve"> and </w:t>
            </w:r>
            <w:r w:rsidRPr="00342402">
              <w:rPr>
                <w:b/>
                <w:bCs/>
              </w:rPr>
              <w:t>Phone Number</w:t>
            </w:r>
            <w:r>
              <w:t xml:space="preserve"> on file for the member and make sure that the Mail Order Alerts </w:t>
            </w:r>
            <w:r w:rsidR="00D573B5">
              <w:t>are</w:t>
            </w:r>
            <w:r>
              <w:t xml:space="preserve"> set up properly</w:t>
            </w:r>
            <w:r w:rsidR="00BB3472">
              <w:t xml:space="preserve">. </w:t>
            </w:r>
            <w:r w:rsidR="6995E8A2">
              <w:t xml:space="preserve">If </w:t>
            </w:r>
            <w:r w:rsidR="008C5179">
              <w:t>there is N</w:t>
            </w:r>
            <w:r w:rsidR="6995E8A2">
              <w:t>o Email and/or Phone number, obtain one from member and set Mail Order Alert</w:t>
            </w:r>
            <w:r w:rsidR="3ECB86AD">
              <w:t xml:space="preserve"> preferences.</w:t>
            </w:r>
            <w:r w:rsidR="2AA25266">
              <w:t xml:space="preserve"> </w:t>
            </w:r>
            <w:r w:rsidR="00777930">
              <w:t xml:space="preserve">Refer to </w:t>
            </w:r>
            <w:hyperlink r:id="rId56" w:anchor="!/view?docid=c37d4289-63b2-4732-a35c-c411cc26a29c" w:history="1">
              <w:r w:rsidR="00F27EE2">
                <w:rPr>
                  <w:rStyle w:val="Hyperlink"/>
                  <w:rFonts w:eastAsia="Verdana" w:cs="Verdana"/>
                  <w:szCs w:val="24"/>
                </w:rPr>
                <w:t>Compass - Add / Edit / Delete Phone Number (053256 (053256)</w:t>
              </w:r>
            </w:hyperlink>
            <w:r w:rsidR="2AA25266" w:rsidRPr="1F623BC9">
              <w:rPr>
                <w:rFonts w:eastAsia="Verdana" w:cs="Verdana"/>
                <w:szCs w:val="24"/>
              </w:rPr>
              <w:t>)</w:t>
            </w:r>
            <w:r w:rsidR="00777930" w:rsidRPr="00342402">
              <w:rPr>
                <w:rFonts w:eastAsia="Verdana" w:cs="Verdana"/>
                <w:szCs w:val="24"/>
              </w:rPr>
              <w:t xml:space="preserve"> </w:t>
            </w:r>
            <w:r w:rsidR="2AA25266" w:rsidRPr="00342402">
              <w:rPr>
                <w:rFonts w:eastAsia="Verdana" w:cs="Verdana"/>
                <w:szCs w:val="24"/>
              </w:rPr>
              <w:t xml:space="preserve">and </w:t>
            </w:r>
            <w:hyperlink r:id="rId57" w:anchor="!/view?docid=e01087c4-421c-4330-bcb3-81cb8cb45762" w:history="1">
              <w:r w:rsidR="001622F2" w:rsidRPr="00342402">
                <w:rPr>
                  <w:rStyle w:val="Hyperlink"/>
                  <w:rFonts w:eastAsia="Verdana" w:cs="Verdana"/>
                  <w:szCs w:val="24"/>
                </w:rPr>
                <w:t>Compass - Add / Edit / Delete Email Address (053409</w:t>
              </w:r>
              <w:r w:rsidR="2AA25266" w:rsidRPr="00627700">
                <w:rPr>
                  <w:rStyle w:val="Hyperlink"/>
                  <w:rFonts w:eastAsia="Verdana" w:cs="Verdana"/>
                  <w:szCs w:val="24"/>
                </w:rPr>
                <w:t>)</w:t>
              </w:r>
              <w:r w:rsidR="00627700" w:rsidRPr="00627700">
                <w:rPr>
                  <w:rStyle w:val="Hyperlink"/>
                  <w:rFonts w:eastAsia="Verdana" w:cs="Verdana"/>
                  <w:szCs w:val="24"/>
                </w:rPr>
                <w:t>.</w:t>
              </w:r>
            </w:hyperlink>
          </w:p>
        </w:tc>
      </w:tr>
    </w:tbl>
    <w:p w14:paraId="60CBC4A7" w14:textId="77777777" w:rsidR="008E2D3D" w:rsidRDefault="008E2D3D" w:rsidP="008E2D3D">
      <w:pPr>
        <w:spacing w:before="120" w:after="120" w:line="240" w:lineRule="auto"/>
        <w:rPr>
          <w:rFonts w:eastAsia="Times New Roman" w:cs="Times New Roman"/>
          <w:color w:val="000000"/>
          <w:szCs w:val="24"/>
        </w:rPr>
      </w:pPr>
    </w:p>
    <w:p w14:paraId="04442751" w14:textId="77777777" w:rsidR="002C54F7" w:rsidRDefault="006E654A" w:rsidP="00AE17CE">
      <w:pPr>
        <w:spacing w:before="120" w:after="120" w:line="240" w:lineRule="auto"/>
        <w:jc w:val="right"/>
        <w:rPr>
          <w:rFonts w:eastAsia="Times New Roman" w:cs="Times New Roman"/>
          <w:color w:val="000000"/>
          <w:szCs w:val="24"/>
        </w:rPr>
      </w:pPr>
      <w:hyperlink w:anchor="_top" w:history="1">
        <w:r w:rsidRPr="00F045D8">
          <w:rPr>
            <w:rStyle w:val="Hyperlink"/>
            <w:rFonts w:eastAsia="Times New Roman" w:cs="Times New Roman"/>
            <w:szCs w:val="24"/>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2C54F7" w14:paraId="68747380" w14:textId="77777777" w:rsidTr="003B28E5">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45A51070" w14:textId="77777777" w:rsidR="002C54F7" w:rsidRPr="006441D3" w:rsidRDefault="002C54F7" w:rsidP="00AE17CE">
            <w:pPr>
              <w:pStyle w:val="Heading2"/>
              <w:spacing w:before="120" w:after="120"/>
              <w:rPr>
                <w:rFonts w:ascii="Verdana" w:hAnsi="Verdana"/>
                <w:i w:val="0"/>
                <w:sz w:val="36"/>
                <w:szCs w:val="36"/>
              </w:rPr>
            </w:pPr>
            <w:bookmarkStart w:id="75" w:name="_Toc150429315"/>
            <w:bookmarkStart w:id="76" w:name="_Toc190865985"/>
            <w:bookmarkStart w:id="77" w:name="OLE_LINK72"/>
            <w:r w:rsidRPr="006441D3">
              <w:rPr>
                <w:rFonts w:ascii="Verdana" w:hAnsi="Verdana"/>
                <w:i w:val="0"/>
              </w:rPr>
              <w:t>Expedite Order in Process</w:t>
            </w:r>
            <w:bookmarkStart w:id="78" w:name="OLE_LINK28"/>
            <w:bookmarkEnd w:id="75"/>
            <w:bookmarkEnd w:id="76"/>
            <w:r w:rsidRPr="006441D3">
              <w:rPr>
                <w:rFonts w:ascii="Verdana" w:hAnsi="Verdana"/>
                <w:i w:val="0"/>
              </w:rPr>
              <w:t xml:space="preserve"> </w:t>
            </w:r>
            <w:bookmarkEnd w:id="77"/>
            <w:bookmarkEnd w:id="78"/>
          </w:p>
        </w:tc>
      </w:tr>
    </w:tbl>
    <w:p w14:paraId="567FD508" w14:textId="77777777" w:rsidR="002C54F7" w:rsidRPr="00A204DA" w:rsidRDefault="008D115A" w:rsidP="00AE17CE">
      <w:pPr>
        <w:spacing w:before="120" w:after="120" w:line="240" w:lineRule="auto"/>
        <w:rPr>
          <w:noProof/>
        </w:rPr>
      </w:pPr>
      <w:bookmarkStart w:id="79" w:name="OLE_LINK31"/>
      <w:r>
        <w:rPr>
          <w:noProof/>
          <w:szCs w:val="24"/>
        </w:rPr>
        <w:drawing>
          <wp:inline distT="0" distB="0" distL="0" distR="0" wp14:anchorId="3D32B4FF" wp14:editId="5D566A36">
            <wp:extent cx="238095" cy="20952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2C54F7">
        <w:rPr>
          <w:noProof/>
        </w:rPr>
        <w:t xml:space="preserve"> </w:t>
      </w:r>
      <w:r w:rsidR="002C54F7">
        <w:rPr>
          <w:noProof/>
          <w:szCs w:val="24"/>
        </w:rPr>
        <w:t xml:space="preserve">Any order with upgraded shipping will automatically be expedited once it reaches the pharmacy. </w:t>
      </w:r>
    </w:p>
    <w:p w14:paraId="011C8474" w14:textId="77777777" w:rsidR="002C54F7" w:rsidRDefault="002C54F7" w:rsidP="00AE17CE">
      <w:pPr>
        <w:spacing w:before="120" w:after="120" w:line="240" w:lineRule="auto"/>
        <w:rPr>
          <w:noProof/>
          <w:szCs w:val="24"/>
        </w:rPr>
      </w:pPr>
      <w:r>
        <w:rPr>
          <w:noProof/>
        </w:rPr>
        <w:drawing>
          <wp:inline distT="0" distB="0" distL="0" distR="0" wp14:anchorId="57356FB5" wp14:editId="380B67A5">
            <wp:extent cx="237490" cy="2139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Pr>
          <w:noProof/>
          <w:szCs w:val="24"/>
        </w:rPr>
        <w:t> </w:t>
      </w:r>
      <w:r w:rsidR="00F8651E">
        <w:rPr>
          <w:noProof/>
          <w:szCs w:val="24"/>
        </w:rPr>
        <w:t>Shipped orders</w:t>
      </w:r>
      <w:r>
        <w:rPr>
          <w:noProof/>
          <w:szCs w:val="24"/>
        </w:rPr>
        <w:t> </w:t>
      </w:r>
      <w:r>
        <w:rPr>
          <w:b/>
          <w:bCs/>
          <w:noProof/>
          <w:szCs w:val="24"/>
        </w:rPr>
        <w:t>cannot be expedited</w:t>
      </w:r>
      <w:r w:rsidR="009D5325">
        <w:rPr>
          <w:noProof/>
          <w:szCs w:val="24"/>
        </w:rPr>
        <w:t>.</w:t>
      </w:r>
    </w:p>
    <w:bookmarkEnd w:id="79"/>
    <w:p w14:paraId="3E1202E0" w14:textId="77777777" w:rsidR="00175C1E" w:rsidRDefault="00FC4DEE" w:rsidP="00AE17CE">
      <w:pPr>
        <w:spacing w:before="120" w:after="120" w:line="240" w:lineRule="auto"/>
      </w:pPr>
      <w:r>
        <w:rPr>
          <w:noProof/>
        </w:rPr>
        <w:drawing>
          <wp:inline distT="0" distB="0" distL="0" distR="0" wp14:anchorId="2893E635" wp14:editId="7AC746BF">
            <wp:extent cx="238095" cy="2095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6D692D">
        <w:t>When an order contains a cold pack drug</w:t>
      </w:r>
      <w:r>
        <w:t>, Compass will disable the option to upgrade shipping to prevent member from being charged for expedited shipping (as orders with cold pack drugs are automatically expedited).</w:t>
      </w:r>
    </w:p>
    <w:p w14:paraId="2E99FB04" w14:textId="34102FC4" w:rsidR="7F9F2CE6" w:rsidRDefault="001663BC" w:rsidP="557EAFF6">
      <w:pPr>
        <w:spacing w:before="120" w:after="120" w:line="240" w:lineRule="auto"/>
      </w:pPr>
      <w:r>
        <w:rPr>
          <w:noProof/>
        </w:rPr>
        <w:drawing>
          <wp:inline distT="0" distB="0" distL="0" distR="0" wp14:anchorId="6C052F1E" wp14:editId="4DB0618C">
            <wp:extent cx="304762" cy="304762"/>
            <wp:effectExtent l="0" t="0" r="635" b="635"/>
            <wp:docPr id="1504204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04129" name="Picture 1504204129"/>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 </w:t>
      </w:r>
      <w:r w:rsidR="007B3F29">
        <w:rPr>
          <w:noProof/>
        </w:rPr>
        <w:drawing>
          <wp:inline distT="0" distB="0" distL="0" distR="0" wp14:anchorId="4A70A3A2" wp14:editId="372FE339">
            <wp:extent cx="238125" cy="209550"/>
            <wp:effectExtent l="0" t="0" r="9525" b="0"/>
            <wp:docPr id="110045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pic:spPr>
                </pic:pic>
              </a:graphicData>
            </a:graphic>
          </wp:inline>
        </w:drawing>
      </w:r>
      <w:r w:rsidR="7F9F2CE6">
        <w:t xml:space="preserve">When an order is marked for expedited processing, our pharmacy will </w:t>
      </w:r>
      <w:proofErr w:type="gramStart"/>
      <w:r w:rsidR="7F9F2CE6">
        <w:t>make an attempt</w:t>
      </w:r>
      <w:proofErr w:type="gramEnd"/>
      <w:r w:rsidR="7F9F2CE6">
        <w:t xml:space="preserve"> to move the order to the front of the processing queue.  Continue to quote standard TAT for order proce</w:t>
      </w:r>
      <w:r w:rsidR="4ED46037">
        <w:t>ssing</w:t>
      </w:r>
      <w:r w:rsidR="00CE18C9">
        <w:t xml:space="preserve">.  Refer to </w:t>
      </w:r>
      <w:hyperlink r:id="rId59" w:anchor="!/view?docid=31ee69db-e3d5-4717-b336-23ca51f1191e" w:history="1">
        <w:r w:rsidR="001B5724" w:rsidRPr="002F56BD">
          <w:rPr>
            <w:rStyle w:val="Hyperlink"/>
          </w:rPr>
          <w:t xml:space="preserve">Compass </w:t>
        </w:r>
        <w:r w:rsidR="009B1D4E" w:rsidRPr="002F56BD">
          <w:rPr>
            <w:rStyle w:val="Hyperlink"/>
          </w:rPr>
          <w:t>–</w:t>
        </w:r>
        <w:r w:rsidR="001B5724" w:rsidRPr="002F56BD">
          <w:rPr>
            <w:rStyle w:val="Hyperlink"/>
          </w:rPr>
          <w:t xml:space="preserve"> </w:t>
        </w:r>
        <w:r w:rsidR="009B1D4E" w:rsidRPr="002F56BD">
          <w:rPr>
            <w:rStyle w:val="Hyperlink"/>
          </w:rPr>
          <w:t>Order Shipping Turn Around Time (TAT) (</w:t>
        </w:r>
        <w:r w:rsidR="00BF607C" w:rsidRPr="002F56BD">
          <w:rPr>
            <w:rStyle w:val="Hyperlink"/>
          </w:rPr>
          <w:t>062824)</w:t>
        </w:r>
      </w:hyperlink>
      <w:r w:rsidR="00BF607C">
        <w:t xml:space="preserve"> </w:t>
      </w:r>
      <w:r w:rsidR="00D534C4">
        <w:t xml:space="preserve">or </w:t>
      </w:r>
      <w:hyperlink r:id="rId60" w:anchor="!/view?docid=7c997e99-e6b0-43d8-9078-7bbe0ec848cf" w:history="1">
        <w:r w:rsidR="00D87430" w:rsidRPr="00E57639">
          <w:rPr>
            <w:rStyle w:val="Hyperlink"/>
          </w:rPr>
          <w:t xml:space="preserve">Compass </w:t>
        </w:r>
        <w:r w:rsidR="008253E6" w:rsidRPr="00E57639">
          <w:rPr>
            <w:rStyle w:val="Hyperlink"/>
          </w:rPr>
          <w:t>– Expediting</w:t>
        </w:r>
        <w:r w:rsidR="00F258F5" w:rsidRPr="00E57639">
          <w:rPr>
            <w:rStyle w:val="Hyperlink"/>
          </w:rPr>
          <w:t xml:space="preserve"> a Mail Order in Process and Upgrading Order Shipping (</w:t>
        </w:r>
        <w:r w:rsidR="00263F1B" w:rsidRPr="00E57639">
          <w:rPr>
            <w:rStyle w:val="Hyperlink"/>
          </w:rPr>
          <w:t>056372)</w:t>
        </w:r>
      </w:hyperlink>
      <w:r w:rsidR="000A4236">
        <w:t>.</w:t>
      </w:r>
    </w:p>
    <w:p w14:paraId="3845C825" w14:textId="77777777" w:rsidR="004F3A60" w:rsidRDefault="004F3A60" w:rsidP="00AE17CE">
      <w:pPr>
        <w:spacing w:before="120" w:after="120" w:line="240" w:lineRule="auto"/>
        <w:rPr>
          <w:color w:val="000000"/>
          <w:szCs w:val="24"/>
        </w:rPr>
      </w:pPr>
    </w:p>
    <w:p w14:paraId="54050FB6" w14:textId="71E6A49B" w:rsidR="008A49BA" w:rsidRDefault="008A49BA" w:rsidP="00AE17CE">
      <w:pPr>
        <w:spacing w:before="120" w:after="120" w:line="240" w:lineRule="auto"/>
        <w:rPr>
          <w:szCs w:val="24"/>
        </w:rPr>
      </w:pPr>
      <w:r>
        <w:rPr>
          <w:color w:val="000000"/>
          <w:szCs w:val="24"/>
        </w:rPr>
        <w:t>Users will have an indicator on screen to show which medications require a cold pack. In addition to the indicator, there will be a legend and help text on shipping. The screen will also provide a hyperlink to the work instruction on cold packed shipping in theSource. </w:t>
      </w:r>
      <w:r>
        <w:rPr>
          <w:rFonts w:ascii="Arial" w:hAnsi="Arial" w:cs="Arial"/>
          <w:color w:val="000000"/>
          <w:szCs w:val="24"/>
        </w:rPr>
        <w:t>​</w:t>
      </w:r>
    </w:p>
    <w:p w14:paraId="6138913B" w14:textId="77777777" w:rsidR="00175C1E" w:rsidRDefault="00175C1E" w:rsidP="00AE17CE">
      <w:pPr>
        <w:spacing w:before="120" w:after="120" w:line="240" w:lineRule="auto"/>
        <w:rPr>
          <w:szCs w:val="24"/>
        </w:rPr>
      </w:pPr>
    </w:p>
    <w:p w14:paraId="522875A6" w14:textId="77777777" w:rsidR="002C54F7" w:rsidRDefault="002C54F7" w:rsidP="00AE17CE">
      <w:pPr>
        <w:spacing w:before="120" w:after="120" w:line="240" w:lineRule="auto"/>
        <w:rPr>
          <w:szCs w:val="24"/>
        </w:rPr>
      </w:pPr>
      <w:r>
        <w:rPr>
          <w:szCs w:val="24"/>
        </w:rPr>
        <w:t>To expedite an order in process, follow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B2129D" w14:paraId="7B51824D" w14:textId="77777777" w:rsidTr="001F52A9">
        <w:tc>
          <w:tcPr>
            <w:tcW w:w="3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364CC0" w14:textId="77777777" w:rsidR="002C54F7" w:rsidRDefault="002C54F7" w:rsidP="00AE17CE">
            <w:pPr>
              <w:spacing w:before="120" w:after="120" w:line="240" w:lineRule="auto"/>
              <w:jc w:val="center"/>
              <w:rPr>
                <w:b/>
                <w:szCs w:val="24"/>
              </w:rPr>
            </w:pPr>
            <w:r>
              <w:rPr>
                <w:b/>
                <w:szCs w:val="24"/>
              </w:rPr>
              <w:t>Step</w:t>
            </w:r>
          </w:p>
        </w:tc>
        <w:tc>
          <w:tcPr>
            <w:tcW w:w="46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2B4DB9" w14:textId="77777777" w:rsidR="002C54F7" w:rsidRDefault="002C54F7" w:rsidP="00AE17CE">
            <w:pPr>
              <w:spacing w:before="120" w:after="120" w:line="240" w:lineRule="auto"/>
              <w:jc w:val="center"/>
              <w:rPr>
                <w:b/>
                <w:szCs w:val="24"/>
              </w:rPr>
            </w:pPr>
            <w:r>
              <w:rPr>
                <w:b/>
                <w:szCs w:val="24"/>
              </w:rPr>
              <w:t>Action</w:t>
            </w:r>
          </w:p>
        </w:tc>
      </w:tr>
      <w:tr w:rsidR="00B2129D" w14:paraId="697FCF7D" w14:textId="77777777" w:rsidTr="001F52A9">
        <w:tc>
          <w:tcPr>
            <w:tcW w:w="30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100CAD9" w14:textId="77777777" w:rsidR="002C54F7" w:rsidRDefault="002C54F7" w:rsidP="00AE17CE">
            <w:pPr>
              <w:spacing w:before="120" w:after="120" w:line="240" w:lineRule="auto"/>
              <w:jc w:val="center"/>
              <w:rPr>
                <w:b/>
                <w:szCs w:val="24"/>
              </w:rPr>
            </w:pPr>
            <w:r>
              <w:rPr>
                <w:b/>
                <w:szCs w:val="24"/>
              </w:rPr>
              <w:t>1</w:t>
            </w:r>
          </w:p>
        </w:tc>
        <w:tc>
          <w:tcPr>
            <w:tcW w:w="469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29883" w14:textId="77777777" w:rsidR="0016653A" w:rsidRPr="00132DAD" w:rsidRDefault="002C54F7" w:rsidP="00AE17CE">
            <w:pPr>
              <w:spacing w:before="120" w:after="120" w:line="240" w:lineRule="auto"/>
              <w:rPr>
                <w:szCs w:val="24"/>
              </w:rPr>
            </w:pPr>
            <w:r w:rsidRPr="00132DAD">
              <w:rPr>
                <w:szCs w:val="24"/>
              </w:rPr>
              <w:t>Determine if</w:t>
            </w:r>
            <w:r w:rsidR="003B1C6A">
              <w:rPr>
                <w:szCs w:val="24"/>
              </w:rPr>
              <w:t xml:space="preserve"> </w:t>
            </w:r>
            <w:r w:rsidRPr="00132DAD">
              <w:rPr>
                <w:szCs w:val="24"/>
              </w:rPr>
              <w:t>the</w:t>
            </w:r>
            <w:r w:rsidR="003B1C6A">
              <w:rPr>
                <w:szCs w:val="24"/>
              </w:rPr>
              <w:t xml:space="preserve"> </w:t>
            </w:r>
            <w:r w:rsidR="00CF62D7">
              <w:rPr>
                <w:szCs w:val="24"/>
              </w:rPr>
              <w:t>m</w:t>
            </w:r>
            <w:r w:rsidRPr="00132DAD">
              <w:rPr>
                <w:szCs w:val="24"/>
              </w:rPr>
              <w:t>ember</w:t>
            </w:r>
            <w:r w:rsidR="003B1C6A">
              <w:rPr>
                <w:szCs w:val="24"/>
              </w:rPr>
              <w:t xml:space="preserve"> </w:t>
            </w:r>
            <w:r w:rsidRPr="00132DAD">
              <w:rPr>
                <w:szCs w:val="24"/>
              </w:rPr>
              <w:t>is</w:t>
            </w:r>
            <w:r w:rsidR="003B1C6A">
              <w:rPr>
                <w:szCs w:val="24"/>
              </w:rPr>
              <w:t xml:space="preserve"> </w:t>
            </w:r>
            <w:r w:rsidRPr="00132DAD">
              <w:rPr>
                <w:szCs w:val="24"/>
              </w:rPr>
              <w:t>low</w:t>
            </w:r>
            <w:r w:rsidR="003B1C6A">
              <w:rPr>
                <w:szCs w:val="24"/>
              </w:rPr>
              <w:t xml:space="preserve"> </w:t>
            </w:r>
            <w:r w:rsidRPr="00132DAD">
              <w:rPr>
                <w:szCs w:val="24"/>
              </w:rPr>
              <w:t>or</w:t>
            </w:r>
            <w:r w:rsidR="003B1C6A">
              <w:rPr>
                <w:szCs w:val="24"/>
              </w:rPr>
              <w:t xml:space="preserve"> </w:t>
            </w:r>
            <w:r w:rsidRPr="00132DAD">
              <w:rPr>
                <w:szCs w:val="24"/>
              </w:rPr>
              <w:t>out</w:t>
            </w:r>
            <w:r w:rsidR="003B1C6A">
              <w:rPr>
                <w:szCs w:val="24"/>
              </w:rPr>
              <w:t xml:space="preserve"> </w:t>
            </w:r>
            <w:r w:rsidRPr="00132DAD">
              <w:rPr>
                <w:szCs w:val="24"/>
              </w:rPr>
              <w:t>of</w:t>
            </w:r>
            <w:r w:rsidR="003B1C6A">
              <w:rPr>
                <w:szCs w:val="24"/>
              </w:rPr>
              <w:t xml:space="preserve"> </w:t>
            </w:r>
            <w:r w:rsidRPr="00132DAD">
              <w:rPr>
                <w:szCs w:val="24"/>
              </w:rPr>
              <w:t>medication. Refer</w:t>
            </w:r>
            <w:r w:rsidR="003B1C6A">
              <w:rPr>
                <w:szCs w:val="24"/>
              </w:rPr>
              <w:t xml:space="preserve"> </w:t>
            </w:r>
            <w:r w:rsidRPr="00132DAD">
              <w:rPr>
                <w:szCs w:val="24"/>
              </w:rPr>
              <w:t>to</w:t>
            </w:r>
            <w:r w:rsidR="003B1C6A">
              <w:rPr>
                <w:szCs w:val="24"/>
              </w:rPr>
              <w:t xml:space="preserve"> </w:t>
            </w:r>
            <w:r w:rsidR="000144AD" w:rsidRPr="00A11BF7">
              <w:rPr>
                <w:szCs w:val="24"/>
              </w:rPr>
              <w:t>C</w:t>
            </w:r>
            <w:r w:rsidR="000144AD">
              <w:rPr>
                <w:szCs w:val="24"/>
              </w:rPr>
              <w:t xml:space="preserve">lient Program Offerings in the </w:t>
            </w:r>
            <w:r w:rsidR="000144AD" w:rsidRPr="00681928">
              <w:rPr>
                <w:b/>
                <w:bCs/>
                <w:szCs w:val="24"/>
              </w:rPr>
              <w:t>Quick Action</w:t>
            </w:r>
            <w:r w:rsidR="000144AD">
              <w:rPr>
                <w:szCs w:val="24"/>
              </w:rPr>
              <w:t xml:space="preserve"> panel on the Claims Landing </w:t>
            </w:r>
            <w:r w:rsidR="00266086">
              <w:rPr>
                <w:szCs w:val="24"/>
              </w:rPr>
              <w:t>P</w:t>
            </w:r>
            <w:r w:rsidR="000144AD">
              <w:rPr>
                <w:szCs w:val="24"/>
              </w:rPr>
              <w:t>age</w:t>
            </w:r>
            <w:r w:rsidR="003B1C6A">
              <w:rPr>
                <w:szCs w:val="24"/>
              </w:rPr>
              <w:t xml:space="preserve"> </w:t>
            </w:r>
            <w:r w:rsidRPr="00132DAD">
              <w:rPr>
                <w:szCs w:val="24"/>
              </w:rPr>
              <w:t>for</w:t>
            </w:r>
            <w:r w:rsidR="003B1C6A">
              <w:rPr>
                <w:szCs w:val="24"/>
              </w:rPr>
              <w:t xml:space="preserve"> </w:t>
            </w:r>
            <w:r w:rsidRPr="00132DAD">
              <w:rPr>
                <w:szCs w:val="24"/>
              </w:rPr>
              <w:t>additional</w:t>
            </w:r>
            <w:r w:rsidR="003B1C6A">
              <w:rPr>
                <w:szCs w:val="24"/>
              </w:rPr>
              <w:t xml:space="preserve"> </w:t>
            </w:r>
            <w:r w:rsidRPr="00132DAD">
              <w:rPr>
                <w:szCs w:val="24"/>
              </w:rPr>
              <w:t>information</w:t>
            </w:r>
            <w:r w:rsidR="003B1C6A">
              <w:rPr>
                <w:szCs w:val="24"/>
              </w:rPr>
              <w:t xml:space="preserve"> </w:t>
            </w:r>
            <w:r w:rsidRPr="00132DAD">
              <w:rPr>
                <w:szCs w:val="24"/>
              </w:rPr>
              <w:t>and</w:t>
            </w:r>
            <w:r w:rsidR="003B1C6A">
              <w:rPr>
                <w:szCs w:val="24"/>
              </w:rPr>
              <w:t xml:space="preserve"> </w:t>
            </w:r>
            <w:r w:rsidRPr="00132DAD">
              <w:rPr>
                <w:szCs w:val="24"/>
              </w:rPr>
              <w:t>options.</w:t>
            </w:r>
          </w:p>
          <w:p w14:paraId="45519D7A" w14:textId="77777777" w:rsidR="003B1C6A" w:rsidRDefault="003B1C6A" w:rsidP="00AE17CE">
            <w:pPr>
              <w:spacing w:before="120" w:after="120" w:line="240" w:lineRule="auto"/>
              <w:rPr>
                <w:rFonts w:eastAsia="Times New Roman" w:cs="Times New Roman"/>
                <w:b/>
                <w:bCs/>
                <w:color w:val="000000"/>
                <w:szCs w:val="24"/>
              </w:rPr>
            </w:pPr>
          </w:p>
          <w:p w14:paraId="67132606" w14:textId="4BCD647D" w:rsidR="00E50B03" w:rsidRPr="000D3DBF" w:rsidRDefault="0016653A" w:rsidP="000D3DBF">
            <w:pPr>
              <w:spacing w:before="120" w:after="120" w:line="240" w:lineRule="auto"/>
              <w:rPr>
                <w:rFonts w:eastAsia="Times New Roman" w:cs="Times New Roman"/>
                <w:color w:val="000000"/>
                <w:szCs w:val="24"/>
              </w:rPr>
            </w:pPr>
            <w:r>
              <w:rPr>
                <w:rFonts w:eastAsia="Times New Roman" w:cs="Times New Roman"/>
                <w:b/>
                <w:bCs/>
                <w:color w:val="000000"/>
                <w:szCs w:val="24"/>
              </w:rPr>
              <w:t>Expedited</w:t>
            </w:r>
            <w:r w:rsidR="003B1C6A">
              <w:rPr>
                <w:rFonts w:eastAsia="Times New Roman" w:cs="Times New Roman"/>
                <w:b/>
                <w:bCs/>
                <w:color w:val="000000"/>
                <w:szCs w:val="24"/>
              </w:rPr>
              <w:t xml:space="preserve"> </w:t>
            </w:r>
            <w:r>
              <w:rPr>
                <w:rFonts w:eastAsia="Times New Roman" w:cs="Times New Roman"/>
                <w:b/>
                <w:bCs/>
                <w:color w:val="000000"/>
                <w:szCs w:val="24"/>
              </w:rPr>
              <w:t>Processing</w:t>
            </w:r>
            <w:r w:rsidR="003B1C6A">
              <w:rPr>
                <w:rFonts w:eastAsia="Times New Roman" w:cs="Times New Roman"/>
                <w:b/>
                <w:bCs/>
                <w:color w:val="000000"/>
                <w:szCs w:val="24"/>
              </w:rPr>
              <w:t xml:space="preserve"> </w:t>
            </w:r>
            <w:r>
              <w:rPr>
                <w:rFonts w:eastAsia="Times New Roman" w:cs="Times New Roman"/>
                <w:b/>
                <w:bCs/>
                <w:color w:val="000000"/>
                <w:szCs w:val="24"/>
              </w:rPr>
              <w:t>Verbiage</w:t>
            </w:r>
            <w:r w:rsidR="00AE68B7">
              <w:rPr>
                <w:rFonts w:eastAsia="Times New Roman" w:cs="Times New Roman"/>
                <w:b/>
                <w:bCs/>
                <w:color w:val="000000"/>
                <w:szCs w:val="24"/>
              </w:rPr>
              <w:t xml:space="preserve">: </w:t>
            </w:r>
            <w:r w:rsidR="003B1C6A">
              <w:rPr>
                <w:rFonts w:eastAsia="Times New Roman" w:cs="Times New Roman"/>
                <w:noProof/>
                <w:color w:val="000000"/>
                <w:szCs w:val="24"/>
              </w:rPr>
              <w:drawing>
                <wp:inline distT="0" distB="0" distL="0" distR="0" wp14:anchorId="4B95D6F3" wp14:editId="4E63FAD9">
                  <wp:extent cx="238158" cy="20957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1">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3B1C6A">
              <w:rPr>
                <w:rFonts w:eastAsia="Times New Roman" w:cs="Times New Roman"/>
                <w:color w:val="000000"/>
                <w:szCs w:val="24"/>
              </w:rPr>
              <w:t xml:space="preserve"> </w:t>
            </w:r>
            <w:r>
              <w:rPr>
                <w:rFonts w:eastAsia="Times New Roman" w:cs="Times New Roman"/>
                <w:color w:val="000000"/>
                <w:szCs w:val="24"/>
              </w:rPr>
              <w:t>This</w:t>
            </w:r>
            <w:r w:rsidR="003B1C6A">
              <w:rPr>
                <w:rFonts w:eastAsia="Times New Roman" w:cs="Times New Roman"/>
                <w:color w:val="000000"/>
                <w:szCs w:val="24"/>
              </w:rPr>
              <w:t xml:space="preserve"> </w:t>
            </w:r>
            <w:r>
              <w:rPr>
                <w:rFonts w:eastAsia="Times New Roman" w:cs="Times New Roman"/>
                <w:color w:val="000000"/>
                <w:szCs w:val="24"/>
              </w:rPr>
              <w:t>request</w:t>
            </w:r>
            <w:r w:rsidR="003B1C6A">
              <w:rPr>
                <w:rFonts w:eastAsia="Times New Roman" w:cs="Times New Roman"/>
                <w:color w:val="000000"/>
                <w:szCs w:val="24"/>
              </w:rPr>
              <w:t xml:space="preserve"> </w:t>
            </w:r>
            <w:r>
              <w:rPr>
                <w:rFonts w:eastAsia="Times New Roman" w:cs="Times New Roman"/>
                <w:color w:val="000000"/>
                <w:szCs w:val="24"/>
              </w:rPr>
              <w:t>will</w:t>
            </w:r>
            <w:r w:rsidR="003B1C6A">
              <w:rPr>
                <w:rFonts w:eastAsia="Times New Roman" w:cs="Times New Roman"/>
                <w:color w:val="000000"/>
                <w:szCs w:val="24"/>
              </w:rPr>
              <w:t xml:space="preserve"> </w:t>
            </w:r>
            <w:r>
              <w:rPr>
                <w:rFonts w:eastAsia="Times New Roman" w:cs="Times New Roman"/>
                <w:color w:val="000000"/>
                <w:szCs w:val="24"/>
              </w:rPr>
              <w:t>be</w:t>
            </w:r>
            <w:r w:rsidR="003B1C6A">
              <w:rPr>
                <w:rFonts w:eastAsia="Times New Roman" w:cs="Times New Roman"/>
                <w:color w:val="000000"/>
                <w:szCs w:val="24"/>
              </w:rPr>
              <w:t xml:space="preserve"> </w:t>
            </w:r>
            <w:r>
              <w:rPr>
                <w:rFonts w:eastAsia="Times New Roman" w:cs="Times New Roman"/>
                <w:color w:val="000000"/>
                <w:szCs w:val="24"/>
              </w:rPr>
              <w:t>sent</w:t>
            </w:r>
            <w:r w:rsidR="003B1C6A">
              <w:rPr>
                <w:rFonts w:eastAsia="Times New Roman" w:cs="Times New Roman"/>
                <w:color w:val="000000"/>
                <w:szCs w:val="24"/>
              </w:rPr>
              <w:t xml:space="preserve"> </w:t>
            </w:r>
            <w:r>
              <w:rPr>
                <w:rFonts w:eastAsia="Times New Roman" w:cs="Times New Roman"/>
                <w:color w:val="000000"/>
                <w:szCs w:val="24"/>
              </w:rPr>
              <w:t>to</w:t>
            </w:r>
            <w:r w:rsidR="003B1C6A">
              <w:rPr>
                <w:rFonts w:eastAsia="Times New Roman" w:cs="Times New Roman"/>
                <w:color w:val="000000"/>
                <w:szCs w:val="24"/>
              </w:rPr>
              <w:t xml:space="preserve"> </w:t>
            </w:r>
            <w:r>
              <w:rPr>
                <w:rFonts w:eastAsia="Times New Roman" w:cs="Times New Roman"/>
                <w:color w:val="000000"/>
                <w:szCs w:val="24"/>
              </w:rPr>
              <w:t>our</w:t>
            </w:r>
            <w:r w:rsidR="003B1C6A">
              <w:rPr>
                <w:rFonts w:eastAsia="Times New Roman" w:cs="Times New Roman"/>
                <w:color w:val="000000"/>
                <w:szCs w:val="24"/>
              </w:rPr>
              <w:t xml:space="preserve"> </w:t>
            </w:r>
            <w:r>
              <w:rPr>
                <w:rFonts w:eastAsia="Times New Roman" w:cs="Times New Roman"/>
                <w:color w:val="000000"/>
                <w:szCs w:val="24"/>
              </w:rPr>
              <w:t>pharmacy</w:t>
            </w:r>
            <w:r w:rsidR="003B1C6A">
              <w:rPr>
                <w:rFonts w:eastAsia="Times New Roman" w:cs="Times New Roman"/>
                <w:color w:val="000000"/>
                <w:szCs w:val="24"/>
              </w:rPr>
              <w:t xml:space="preserve"> </w:t>
            </w:r>
            <w:r>
              <w:rPr>
                <w:rFonts w:eastAsia="Times New Roman" w:cs="Times New Roman"/>
                <w:color w:val="000000"/>
                <w:szCs w:val="24"/>
              </w:rPr>
              <w:t>to</w:t>
            </w:r>
            <w:r w:rsidR="003B1C6A">
              <w:rPr>
                <w:rFonts w:eastAsia="Times New Roman" w:cs="Times New Roman"/>
                <w:color w:val="000000"/>
                <w:szCs w:val="24"/>
              </w:rPr>
              <w:t xml:space="preserve"> </w:t>
            </w:r>
            <w:r>
              <w:rPr>
                <w:rFonts w:eastAsia="Times New Roman" w:cs="Times New Roman"/>
                <w:color w:val="000000"/>
                <w:szCs w:val="24"/>
              </w:rPr>
              <w:t>attempt</w:t>
            </w:r>
            <w:r w:rsidR="003B1C6A">
              <w:rPr>
                <w:rFonts w:eastAsia="Times New Roman" w:cs="Times New Roman"/>
                <w:color w:val="000000"/>
                <w:szCs w:val="24"/>
              </w:rPr>
              <w:t xml:space="preserve"> </w:t>
            </w:r>
            <w:r>
              <w:rPr>
                <w:rFonts w:eastAsia="Times New Roman" w:cs="Times New Roman"/>
                <w:color w:val="000000"/>
                <w:szCs w:val="24"/>
              </w:rPr>
              <w:t>to</w:t>
            </w:r>
            <w:r w:rsidR="003B1C6A">
              <w:rPr>
                <w:rFonts w:eastAsia="Times New Roman" w:cs="Times New Roman"/>
                <w:color w:val="000000"/>
                <w:szCs w:val="24"/>
              </w:rPr>
              <w:t xml:space="preserve"> </w:t>
            </w:r>
            <w:r>
              <w:rPr>
                <w:rFonts w:eastAsia="Times New Roman" w:cs="Times New Roman"/>
                <w:color w:val="000000"/>
                <w:szCs w:val="24"/>
              </w:rPr>
              <w:t>expedite</w:t>
            </w:r>
            <w:r w:rsidR="003B1C6A">
              <w:rPr>
                <w:rFonts w:eastAsia="Times New Roman" w:cs="Times New Roman"/>
                <w:color w:val="000000"/>
                <w:szCs w:val="24"/>
              </w:rPr>
              <w:t xml:space="preserve"> </w:t>
            </w:r>
            <w:r>
              <w:rPr>
                <w:rFonts w:eastAsia="Times New Roman" w:cs="Times New Roman"/>
                <w:color w:val="000000"/>
                <w:szCs w:val="24"/>
              </w:rPr>
              <w:t>the</w:t>
            </w:r>
            <w:r w:rsidR="003B1C6A">
              <w:rPr>
                <w:rFonts w:eastAsia="Times New Roman" w:cs="Times New Roman"/>
                <w:color w:val="000000"/>
                <w:szCs w:val="24"/>
              </w:rPr>
              <w:t xml:space="preserve"> </w:t>
            </w:r>
            <w:r>
              <w:rPr>
                <w:rFonts w:eastAsia="Times New Roman" w:cs="Times New Roman"/>
                <w:color w:val="000000"/>
                <w:szCs w:val="24"/>
              </w:rPr>
              <w:t>processing</w:t>
            </w:r>
            <w:r w:rsidR="003B1C6A">
              <w:rPr>
                <w:rFonts w:eastAsia="Times New Roman" w:cs="Times New Roman"/>
                <w:color w:val="000000"/>
                <w:szCs w:val="24"/>
              </w:rPr>
              <w:t xml:space="preserve"> </w:t>
            </w:r>
            <w:r>
              <w:rPr>
                <w:rFonts w:eastAsia="Times New Roman" w:cs="Times New Roman"/>
                <w:color w:val="000000"/>
                <w:szCs w:val="24"/>
              </w:rPr>
              <w:t>only</w:t>
            </w:r>
            <w:r w:rsidR="003B1C6A">
              <w:rPr>
                <w:rFonts w:eastAsia="Times New Roman" w:cs="Times New Roman"/>
                <w:color w:val="000000"/>
                <w:szCs w:val="24"/>
              </w:rPr>
              <w:t xml:space="preserve"> </w:t>
            </w:r>
            <w:r>
              <w:rPr>
                <w:rFonts w:eastAsia="Times New Roman" w:cs="Times New Roman"/>
                <w:color w:val="000000"/>
                <w:szCs w:val="24"/>
              </w:rPr>
              <w:t>however</w:t>
            </w:r>
            <w:r w:rsidR="003B1C6A">
              <w:rPr>
                <w:rFonts w:eastAsia="Times New Roman" w:cs="Times New Roman"/>
                <w:color w:val="000000"/>
                <w:szCs w:val="24"/>
              </w:rPr>
              <w:t xml:space="preserve"> </w:t>
            </w:r>
            <w:r>
              <w:rPr>
                <w:rFonts w:eastAsia="Times New Roman" w:cs="Times New Roman"/>
                <w:color w:val="000000"/>
                <w:szCs w:val="24"/>
              </w:rPr>
              <w:t>this</w:t>
            </w:r>
            <w:r w:rsidR="003B1C6A">
              <w:rPr>
                <w:rFonts w:eastAsia="Times New Roman" w:cs="Times New Roman"/>
                <w:color w:val="000000"/>
                <w:szCs w:val="24"/>
              </w:rPr>
              <w:t xml:space="preserve"> </w:t>
            </w:r>
            <w:r>
              <w:rPr>
                <w:rFonts w:eastAsia="Times New Roman" w:cs="Times New Roman"/>
                <w:color w:val="000000"/>
                <w:szCs w:val="24"/>
              </w:rPr>
              <w:t>does</w:t>
            </w:r>
            <w:r w:rsidR="003B1C6A">
              <w:rPr>
                <w:rFonts w:eastAsia="Times New Roman" w:cs="Times New Roman"/>
                <w:color w:val="000000"/>
                <w:szCs w:val="24"/>
              </w:rPr>
              <w:t xml:space="preserve"> </w:t>
            </w:r>
            <w:r>
              <w:rPr>
                <w:rFonts w:eastAsia="Times New Roman" w:cs="Times New Roman"/>
                <w:color w:val="000000"/>
                <w:szCs w:val="24"/>
              </w:rPr>
              <w:t>NOT</w:t>
            </w:r>
            <w:r w:rsidR="003B1C6A">
              <w:rPr>
                <w:rFonts w:eastAsia="Times New Roman" w:cs="Times New Roman"/>
                <w:color w:val="000000"/>
                <w:szCs w:val="24"/>
              </w:rPr>
              <w:t xml:space="preserve"> </w:t>
            </w:r>
            <w:r>
              <w:rPr>
                <w:rFonts w:eastAsia="Times New Roman" w:cs="Times New Roman"/>
                <w:color w:val="000000"/>
                <w:szCs w:val="24"/>
              </w:rPr>
              <w:t>apply</w:t>
            </w:r>
            <w:r w:rsidR="003B1C6A">
              <w:rPr>
                <w:rFonts w:eastAsia="Times New Roman" w:cs="Times New Roman"/>
                <w:color w:val="000000"/>
                <w:szCs w:val="24"/>
              </w:rPr>
              <w:t xml:space="preserve"> </w:t>
            </w:r>
            <w:r>
              <w:rPr>
                <w:rFonts w:eastAsia="Times New Roman" w:cs="Times New Roman"/>
                <w:color w:val="000000"/>
                <w:szCs w:val="24"/>
              </w:rPr>
              <w:t>to</w:t>
            </w:r>
            <w:r w:rsidR="003B1C6A">
              <w:rPr>
                <w:rFonts w:eastAsia="Times New Roman" w:cs="Times New Roman"/>
                <w:color w:val="000000"/>
                <w:szCs w:val="24"/>
              </w:rPr>
              <w:t xml:space="preserve"> </w:t>
            </w:r>
            <w:r>
              <w:rPr>
                <w:rFonts w:eastAsia="Times New Roman" w:cs="Times New Roman"/>
                <w:color w:val="000000"/>
                <w:szCs w:val="24"/>
              </w:rPr>
              <w:t>your</w:t>
            </w:r>
            <w:r w:rsidR="003B1C6A">
              <w:rPr>
                <w:rFonts w:eastAsia="Times New Roman" w:cs="Times New Roman"/>
                <w:color w:val="000000"/>
                <w:szCs w:val="24"/>
              </w:rPr>
              <w:t xml:space="preserve"> </w:t>
            </w:r>
            <w:r>
              <w:rPr>
                <w:rFonts w:eastAsia="Times New Roman" w:cs="Times New Roman"/>
                <w:color w:val="000000"/>
                <w:szCs w:val="24"/>
              </w:rPr>
              <w:t>receive</w:t>
            </w:r>
            <w:r w:rsidR="003B1C6A">
              <w:rPr>
                <w:rFonts w:eastAsia="Times New Roman" w:cs="Times New Roman"/>
                <w:color w:val="000000"/>
                <w:szCs w:val="24"/>
              </w:rPr>
              <w:t xml:space="preserve"> </w:t>
            </w:r>
            <w:r>
              <w:rPr>
                <w:rFonts w:eastAsia="Times New Roman" w:cs="Times New Roman"/>
                <w:color w:val="000000"/>
                <w:szCs w:val="24"/>
              </w:rPr>
              <w:t>date.</w:t>
            </w:r>
            <w:r w:rsidR="003B1C6A">
              <w:rPr>
                <w:rFonts w:eastAsia="Times New Roman" w:cs="Times New Roman"/>
                <w:color w:val="000000"/>
                <w:szCs w:val="24"/>
              </w:rPr>
              <w:t xml:space="preserve"> </w:t>
            </w:r>
            <w:r>
              <w:rPr>
                <w:rFonts w:eastAsia="Times New Roman" w:cs="Times New Roman"/>
                <w:color w:val="000000"/>
                <w:szCs w:val="24"/>
              </w:rPr>
              <w:t>We</w:t>
            </w:r>
            <w:r w:rsidR="003B1C6A">
              <w:rPr>
                <w:rFonts w:eastAsia="Times New Roman" w:cs="Times New Roman"/>
                <w:color w:val="000000"/>
                <w:szCs w:val="24"/>
              </w:rPr>
              <w:t xml:space="preserve"> </w:t>
            </w:r>
            <w:proofErr w:type="gramStart"/>
            <w:r>
              <w:rPr>
                <w:rFonts w:eastAsia="Times New Roman" w:cs="Times New Roman"/>
                <w:color w:val="000000"/>
                <w:szCs w:val="24"/>
              </w:rPr>
              <w:t>are</w:t>
            </w:r>
            <w:r w:rsidR="003B1C6A">
              <w:rPr>
                <w:rFonts w:eastAsia="Times New Roman" w:cs="Times New Roman"/>
                <w:color w:val="000000"/>
                <w:szCs w:val="24"/>
              </w:rPr>
              <w:t xml:space="preserve"> </w:t>
            </w:r>
            <w:r>
              <w:rPr>
                <w:rFonts w:eastAsia="Times New Roman" w:cs="Times New Roman"/>
                <w:color w:val="000000"/>
                <w:szCs w:val="24"/>
              </w:rPr>
              <w:t>not</w:t>
            </w:r>
            <w:r w:rsidR="003B1C6A">
              <w:rPr>
                <w:rFonts w:eastAsia="Times New Roman" w:cs="Times New Roman"/>
                <w:color w:val="000000"/>
                <w:szCs w:val="24"/>
              </w:rPr>
              <w:t xml:space="preserve"> </w:t>
            </w:r>
            <w:r>
              <w:rPr>
                <w:rFonts w:eastAsia="Times New Roman" w:cs="Times New Roman"/>
                <w:color w:val="000000"/>
                <w:szCs w:val="24"/>
              </w:rPr>
              <w:t>able</w:t>
            </w:r>
            <w:r w:rsidR="003B1C6A">
              <w:rPr>
                <w:rFonts w:eastAsia="Times New Roman" w:cs="Times New Roman"/>
                <w:color w:val="000000"/>
                <w:szCs w:val="24"/>
              </w:rPr>
              <w:t xml:space="preserve"> </w:t>
            </w:r>
            <w:r>
              <w:rPr>
                <w:rFonts w:eastAsia="Times New Roman" w:cs="Times New Roman"/>
                <w:color w:val="000000"/>
                <w:szCs w:val="24"/>
              </w:rPr>
              <w:t>to</w:t>
            </w:r>
            <w:proofErr w:type="gramEnd"/>
            <w:r w:rsidR="003B1C6A">
              <w:rPr>
                <w:rFonts w:eastAsia="Times New Roman" w:cs="Times New Roman"/>
                <w:color w:val="000000"/>
                <w:szCs w:val="24"/>
              </w:rPr>
              <w:t xml:space="preserve"> </w:t>
            </w:r>
            <w:r>
              <w:rPr>
                <w:rFonts w:eastAsia="Times New Roman" w:cs="Times New Roman"/>
                <w:color w:val="000000"/>
                <w:szCs w:val="24"/>
              </w:rPr>
              <w:t>expedite</w:t>
            </w:r>
            <w:r w:rsidR="003B1C6A">
              <w:rPr>
                <w:rFonts w:eastAsia="Times New Roman" w:cs="Times New Roman"/>
                <w:color w:val="000000"/>
                <w:szCs w:val="24"/>
              </w:rPr>
              <w:t xml:space="preserve"> </w:t>
            </w:r>
            <w:r>
              <w:rPr>
                <w:rFonts w:eastAsia="Times New Roman" w:cs="Times New Roman"/>
                <w:color w:val="000000"/>
                <w:szCs w:val="24"/>
              </w:rPr>
              <w:t>the</w:t>
            </w:r>
            <w:r w:rsidR="003B1C6A">
              <w:rPr>
                <w:rFonts w:eastAsia="Times New Roman" w:cs="Times New Roman"/>
                <w:color w:val="000000"/>
                <w:szCs w:val="24"/>
              </w:rPr>
              <w:t xml:space="preserve"> </w:t>
            </w:r>
            <w:r>
              <w:rPr>
                <w:rFonts w:eastAsia="Times New Roman" w:cs="Times New Roman"/>
                <w:color w:val="000000"/>
                <w:szCs w:val="24"/>
              </w:rPr>
              <w:t>shipping</w:t>
            </w:r>
            <w:r w:rsidR="003B1C6A">
              <w:rPr>
                <w:rFonts w:eastAsia="Times New Roman" w:cs="Times New Roman"/>
                <w:color w:val="000000"/>
                <w:szCs w:val="24"/>
              </w:rPr>
              <w:t xml:space="preserve"> </w:t>
            </w:r>
            <w:r>
              <w:rPr>
                <w:rFonts w:eastAsia="Times New Roman" w:cs="Times New Roman"/>
                <w:color w:val="000000"/>
                <w:szCs w:val="24"/>
              </w:rPr>
              <w:t>time</w:t>
            </w:r>
            <w:r w:rsidR="003B1C6A">
              <w:rPr>
                <w:rFonts w:eastAsia="Times New Roman" w:cs="Times New Roman"/>
                <w:color w:val="000000"/>
                <w:szCs w:val="24"/>
              </w:rPr>
              <w:t xml:space="preserve"> </w:t>
            </w:r>
            <w:r>
              <w:rPr>
                <w:rFonts w:eastAsia="Times New Roman" w:cs="Times New Roman"/>
                <w:color w:val="000000"/>
                <w:szCs w:val="24"/>
              </w:rPr>
              <w:t>it</w:t>
            </w:r>
            <w:r w:rsidR="003B1C6A">
              <w:rPr>
                <w:rFonts w:eastAsia="Times New Roman" w:cs="Times New Roman"/>
                <w:color w:val="000000"/>
                <w:szCs w:val="24"/>
              </w:rPr>
              <w:t xml:space="preserve"> </w:t>
            </w:r>
            <w:r>
              <w:rPr>
                <w:rFonts w:eastAsia="Times New Roman" w:cs="Times New Roman"/>
                <w:color w:val="000000"/>
                <w:szCs w:val="24"/>
              </w:rPr>
              <w:t>takes</w:t>
            </w:r>
            <w:r w:rsidR="003B1C6A">
              <w:rPr>
                <w:rFonts w:eastAsia="Times New Roman" w:cs="Times New Roman"/>
                <w:color w:val="000000"/>
                <w:szCs w:val="24"/>
              </w:rPr>
              <w:t xml:space="preserve"> </w:t>
            </w:r>
            <w:r>
              <w:rPr>
                <w:rFonts w:eastAsia="Times New Roman" w:cs="Times New Roman"/>
                <w:color w:val="000000"/>
                <w:szCs w:val="24"/>
              </w:rPr>
              <w:t>after</w:t>
            </w:r>
            <w:r w:rsidR="003B1C6A">
              <w:rPr>
                <w:rFonts w:eastAsia="Times New Roman" w:cs="Times New Roman"/>
                <w:color w:val="000000"/>
                <w:szCs w:val="24"/>
              </w:rPr>
              <w:t xml:space="preserve"> </w:t>
            </w:r>
            <w:r>
              <w:rPr>
                <w:rFonts w:eastAsia="Times New Roman" w:cs="Times New Roman"/>
                <w:color w:val="000000"/>
                <w:szCs w:val="24"/>
              </w:rPr>
              <w:t>it</w:t>
            </w:r>
            <w:r w:rsidR="003B1C6A">
              <w:rPr>
                <w:rFonts w:eastAsia="Times New Roman" w:cs="Times New Roman"/>
                <w:color w:val="000000"/>
                <w:szCs w:val="24"/>
              </w:rPr>
              <w:t xml:space="preserve"> </w:t>
            </w:r>
            <w:r>
              <w:rPr>
                <w:rFonts w:eastAsia="Times New Roman" w:cs="Times New Roman"/>
                <w:color w:val="000000"/>
                <w:szCs w:val="24"/>
              </w:rPr>
              <w:t>leaves</w:t>
            </w:r>
            <w:r w:rsidR="003B1C6A">
              <w:rPr>
                <w:rFonts w:eastAsia="Times New Roman" w:cs="Times New Roman"/>
                <w:color w:val="000000"/>
                <w:szCs w:val="24"/>
              </w:rPr>
              <w:t xml:space="preserve"> </w:t>
            </w:r>
            <w:r>
              <w:rPr>
                <w:rFonts w:eastAsia="Times New Roman" w:cs="Times New Roman"/>
                <w:color w:val="000000"/>
                <w:szCs w:val="24"/>
              </w:rPr>
              <w:t>our</w:t>
            </w:r>
            <w:r w:rsidR="003B1C6A">
              <w:rPr>
                <w:rFonts w:eastAsia="Times New Roman" w:cs="Times New Roman"/>
                <w:color w:val="000000"/>
                <w:szCs w:val="24"/>
              </w:rPr>
              <w:t xml:space="preserve"> </w:t>
            </w:r>
            <w:r>
              <w:rPr>
                <w:rFonts w:eastAsia="Times New Roman" w:cs="Times New Roman"/>
                <w:color w:val="000000"/>
                <w:szCs w:val="24"/>
              </w:rPr>
              <w:t>facility</w:t>
            </w:r>
            <w:r w:rsidR="003B1C6A">
              <w:rPr>
                <w:rFonts w:eastAsia="Times New Roman" w:cs="Times New Roman"/>
                <w:color w:val="000000"/>
                <w:szCs w:val="24"/>
              </w:rPr>
              <w:t xml:space="preserve"> </w:t>
            </w:r>
            <w:r>
              <w:rPr>
                <w:rFonts w:eastAsia="Times New Roman" w:cs="Times New Roman"/>
                <w:color w:val="000000"/>
                <w:szCs w:val="24"/>
              </w:rPr>
              <w:t>for</w:t>
            </w:r>
            <w:r w:rsidR="003B1C6A">
              <w:rPr>
                <w:rFonts w:eastAsia="Times New Roman" w:cs="Times New Roman"/>
                <w:color w:val="000000"/>
                <w:szCs w:val="24"/>
              </w:rPr>
              <w:t xml:space="preserve"> </w:t>
            </w:r>
            <w:proofErr w:type="gramStart"/>
            <w:r>
              <w:rPr>
                <w:rFonts w:eastAsia="Times New Roman" w:cs="Times New Roman"/>
                <w:color w:val="000000"/>
                <w:szCs w:val="24"/>
              </w:rPr>
              <w:t>you</w:t>
            </w:r>
            <w:r w:rsidR="003B1C6A">
              <w:rPr>
                <w:rFonts w:eastAsia="Times New Roman" w:cs="Times New Roman"/>
                <w:color w:val="000000"/>
                <w:szCs w:val="24"/>
              </w:rPr>
              <w:t xml:space="preserve"> </w:t>
            </w:r>
            <w:r>
              <w:rPr>
                <w:rFonts w:eastAsia="Times New Roman" w:cs="Times New Roman"/>
                <w:color w:val="000000"/>
                <w:szCs w:val="24"/>
              </w:rPr>
              <w:t>to</w:t>
            </w:r>
            <w:r w:rsidR="003B1C6A">
              <w:rPr>
                <w:rFonts w:eastAsia="Times New Roman" w:cs="Times New Roman"/>
                <w:color w:val="000000"/>
                <w:szCs w:val="24"/>
              </w:rPr>
              <w:t xml:space="preserve"> </w:t>
            </w:r>
            <w:r>
              <w:rPr>
                <w:rFonts w:eastAsia="Times New Roman" w:cs="Times New Roman"/>
                <w:color w:val="000000"/>
                <w:szCs w:val="24"/>
              </w:rPr>
              <w:t>receive</w:t>
            </w:r>
            <w:r w:rsidR="003B1C6A">
              <w:rPr>
                <w:rFonts w:eastAsia="Times New Roman" w:cs="Times New Roman"/>
                <w:color w:val="000000"/>
                <w:szCs w:val="24"/>
              </w:rPr>
              <w:t xml:space="preserve"> </w:t>
            </w:r>
            <w:r>
              <w:rPr>
                <w:rFonts w:eastAsia="Times New Roman" w:cs="Times New Roman"/>
                <w:color w:val="000000"/>
                <w:szCs w:val="24"/>
              </w:rPr>
              <w:t>it</w:t>
            </w:r>
            <w:proofErr w:type="gramEnd"/>
            <w:r w:rsidR="003B1C6A">
              <w:rPr>
                <w:rFonts w:eastAsia="Times New Roman" w:cs="Times New Roman"/>
                <w:color w:val="000000"/>
                <w:szCs w:val="24"/>
              </w:rPr>
              <w:t xml:space="preserve"> </w:t>
            </w:r>
            <w:r>
              <w:rPr>
                <w:rFonts w:eastAsia="Times New Roman" w:cs="Times New Roman"/>
                <w:b/>
                <w:bCs/>
                <w:color w:val="000000"/>
                <w:szCs w:val="24"/>
              </w:rPr>
              <w:t>unless</w:t>
            </w:r>
            <w:r w:rsidR="003B1C6A">
              <w:rPr>
                <w:rFonts w:eastAsia="Times New Roman" w:cs="Times New Roman"/>
                <w:color w:val="000000"/>
                <w:szCs w:val="24"/>
              </w:rPr>
              <w:t xml:space="preserve"> </w:t>
            </w:r>
            <w:r>
              <w:rPr>
                <w:rFonts w:eastAsia="Times New Roman" w:cs="Times New Roman"/>
                <w:color w:val="000000"/>
                <w:szCs w:val="24"/>
              </w:rPr>
              <w:t>you</w:t>
            </w:r>
            <w:r w:rsidR="003B1C6A">
              <w:rPr>
                <w:rFonts w:eastAsia="Times New Roman" w:cs="Times New Roman"/>
                <w:color w:val="000000"/>
                <w:szCs w:val="24"/>
              </w:rPr>
              <w:t xml:space="preserve"> </w:t>
            </w:r>
            <w:r>
              <w:rPr>
                <w:rFonts w:eastAsia="Times New Roman" w:cs="Times New Roman"/>
                <w:color w:val="000000"/>
                <w:szCs w:val="24"/>
              </w:rPr>
              <w:t>select</w:t>
            </w:r>
            <w:r w:rsidR="003B1C6A">
              <w:rPr>
                <w:rFonts w:eastAsia="Times New Roman" w:cs="Times New Roman"/>
                <w:color w:val="000000"/>
                <w:szCs w:val="24"/>
              </w:rPr>
              <w:t xml:space="preserve"> </w:t>
            </w:r>
            <w:r>
              <w:rPr>
                <w:rFonts w:eastAsia="Times New Roman" w:cs="Times New Roman"/>
                <w:color w:val="000000"/>
                <w:szCs w:val="24"/>
              </w:rPr>
              <w:t>to</w:t>
            </w:r>
            <w:r w:rsidR="003B1C6A">
              <w:rPr>
                <w:rFonts w:eastAsia="Times New Roman" w:cs="Times New Roman"/>
                <w:color w:val="000000"/>
                <w:szCs w:val="24"/>
              </w:rPr>
              <w:t xml:space="preserve"> </w:t>
            </w:r>
            <w:r>
              <w:rPr>
                <w:rFonts w:eastAsia="Times New Roman" w:cs="Times New Roman"/>
                <w:color w:val="000000"/>
                <w:szCs w:val="24"/>
              </w:rPr>
              <w:t>upgrade</w:t>
            </w:r>
            <w:r w:rsidR="003B1C6A">
              <w:rPr>
                <w:rFonts w:eastAsia="Times New Roman" w:cs="Times New Roman"/>
                <w:color w:val="000000"/>
                <w:szCs w:val="24"/>
              </w:rPr>
              <w:t xml:space="preserve"> </w:t>
            </w:r>
            <w:r>
              <w:rPr>
                <w:rFonts w:eastAsia="Times New Roman" w:cs="Times New Roman"/>
                <w:color w:val="000000"/>
                <w:szCs w:val="24"/>
              </w:rPr>
              <w:t>your</w:t>
            </w:r>
            <w:r w:rsidR="003B1C6A">
              <w:rPr>
                <w:rFonts w:eastAsia="Times New Roman" w:cs="Times New Roman"/>
                <w:color w:val="000000"/>
                <w:szCs w:val="24"/>
              </w:rPr>
              <w:t xml:space="preserve"> </w:t>
            </w:r>
            <w:r>
              <w:rPr>
                <w:rFonts w:eastAsia="Times New Roman" w:cs="Times New Roman"/>
                <w:color w:val="000000"/>
                <w:szCs w:val="24"/>
              </w:rPr>
              <w:t>shipping.</w:t>
            </w:r>
            <w:r w:rsidR="003B1C6A">
              <w:rPr>
                <w:rFonts w:eastAsia="Times New Roman" w:cs="Times New Roman"/>
                <w:color w:val="000000"/>
                <w:szCs w:val="24"/>
              </w:rPr>
              <w:t xml:space="preserve"> </w:t>
            </w:r>
            <w:r>
              <w:rPr>
                <w:rFonts w:eastAsia="Times New Roman" w:cs="Times New Roman"/>
                <w:color w:val="000000"/>
                <w:szCs w:val="24"/>
              </w:rPr>
              <w:t>If</w:t>
            </w:r>
            <w:r w:rsidR="003B1C6A">
              <w:rPr>
                <w:rFonts w:eastAsia="Times New Roman" w:cs="Times New Roman"/>
                <w:color w:val="000000"/>
                <w:szCs w:val="24"/>
              </w:rPr>
              <w:t xml:space="preserve"> </w:t>
            </w:r>
            <w:r>
              <w:rPr>
                <w:rFonts w:eastAsia="Times New Roman" w:cs="Times New Roman"/>
                <w:color w:val="000000"/>
                <w:szCs w:val="24"/>
              </w:rPr>
              <w:t>you</w:t>
            </w:r>
            <w:r w:rsidR="003B1C6A">
              <w:rPr>
                <w:rFonts w:eastAsia="Times New Roman" w:cs="Times New Roman"/>
                <w:color w:val="000000"/>
                <w:szCs w:val="24"/>
              </w:rPr>
              <w:t xml:space="preserve"> </w:t>
            </w:r>
            <w:r>
              <w:rPr>
                <w:rFonts w:eastAsia="Times New Roman" w:cs="Times New Roman"/>
                <w:color w:val="000000"/>
                <w:szCs w:val="24"/>
              </w:rPr>
              <w:t>would</w:t>
            </w:r>
            <w:r w:rsidR="003B1C6A">
              <w:rPr>
                <w:rFonts w:eastAsia="Times New Roman" w:cs="Times New Roman"/>
                <w:color w:val="000000"/>
                <w:szCs w:val="24"/>
              </w:rPr>
              <w:t xml:space="preserve"> </w:t>
            </w:r>
            <w:r>
              <w:rPr>
                <w:rFonts w:eastAsia="Times New Roman" w:cs="Times New Roman"/>
                <w:color w:val="000000"/>
                <w:szCs w:val="24"/>
              </w:rPr>
              <w:t>like,</w:t>
            </w:r>
            <w:r w:rsidR="003B1C6A">
              <w:rPr>
                <w:rFonts w:eastAsia="Times New Roman" w:cs="Times New Roman"/>
                <w:color w:val="000000"/>
                <w:szCs w:val="24"/>
              </w:rPr>
              <w:t xml:space="preserve"> </w:t>
            </w:r>
            <w:r>
              <w:rPr>
                <w:rFonts w:eastAsia="Times New Roman" w:cs="Times New Roman"/>
                <w:color w:val="000000"/>
                <w:szCs w:val="24"/>
              </w:rPr>
              <w:t>I</w:t>
            </w:r>
            <w:r w:rsidR="003B1C6A">
              <w:rPr>
                <w:rFonts w:eastAsia="Times New Roman" w:cs="Times New Roman"/>
                <w:color w:val="000000"/>
                <w:szCs w:val="24"/>
              </w:rPr>
              <w:t xml:space="preserve"> </w:t>
            </w:r>
            <w:r>
              <w:rPr>
                <w:rFonts w:eastAsia="Times New Roman" w:cs="Times New Roman"/>
                <w:color w:val="000000"/>
                <w:szCs w:val="24"/>
              </w:rPr>
              <w:t>can</w:t>
            </w:r>
            <w:r w:rsidR="003B1C6A">
              <w:rPr>
                <w:rFonts w:eastAsia="Times New Roman" w:cs="Times New Roman"/>
                <w:color w:val="000000"/>
                <w:szCs w:val="24"/>
              </w:rPr>
              <w:t xml:space="preserve"> </w:t>
            </w:r>
            <w:r>
              <w:rPr>
                <w:rFonts w:eastAsia="Times New Roman" w:cs="Times New Roman"/>
                <w:color w:val="000000"/>
                <w:szCs w:val="24"/>
              </w:rPr>
              <w:t>provide</w:t>
            </w:r>
            <w:r w:rsidR="003B1C6A">
              <w:rPr>
                <w:rFonts w:eastAsia="Times New Roman" w:cs="Times New Roman"/>
                <w:color w:val="000000"/>
                <w:szCs w:val="24"/>
              </w:rPr>
              <w:t xml:space="preserve"> </w:t>
            </w:r>
            <w:r>
              <w:rPr>
                <w:rFonts w:eastAsia="Times New Roman" w:cs="Times New Roman"/>
                <w:color w:val="000000"/>
                <w:szCs w:val="24"/>
              </w:rPr>
              <w:t>you</w:t>
            </w:r>
            <w:r w:rsidR="003B1C6A">
              <w:rPr>
                <w:rFonts w:eastAsia="Times New Roman" w:cs="Times New Roman"/>
                <w:color w:val="000000"/>
                <w:szCs w:val="24"/>
              </w:rPr>
              <w:t xml:space="preserve"> </w:t>
            </w:r>
            <w:r>
              <w:rPr>
                <w:rFonts w:eastAsia="Times New Roman" w:cs="Times New Roman"/>
                <w:color w:val="000000"/>
                <w:szCs w:val="24"/>
              </w:rPr>
              <w:t>with</w:t>
            </w:r>
            <w:r w:rsidR="003B1C6A">
              <w:rPr>
                <w:rFonts w:eastAsia="Times New Roman" w:cs="Times New Roman"/>
                <w:color w:val="000000"/>
                <w:szCs w:val="24"/>
              </w:rPr>
              <w:t xml:space="preserve"> </w:t>
            </w:r>
            <w:r>
              <w:rPr>
                <w:rFonts w:eastAsia="Times New Roman" w:cs="Times New Roman"/>
                <w:color w:val="000000"/>
                <w:szCs w:val="24"/>
              </w:rPr>
              <w:t>those</w:t>
            </w:r>
            <w:r w:rsidR="003B1C6A">
              <w:rPr>
                <w:rFonts w:eastAsia="Times New Roman" w:cs="Times New Roman"/>
                <w:color w:val="000000"/>
                <w:szCs w:val="24"/>
              </w:rPr>
              <w:t xml:space="preserve"> </w:t>
            </w:r>
            <w:r>
              <w:rPr>
                <w:rFonts w:eastAsia="Times New Roman" w:cs="Times New Roman"/>
                <w:color w:val="000000"/>
                <w:szCs w:val="24"/>
              </w:rPr>
              <w:t>additional</w:t>
            </w:r>
            <w:r w:rsidR="003B1C6A">
              <w:rPr>
                <w:rFonts w:eastAsia="Times New Roman" w:cs="Times New Roman"/>
                <w:color w:val="000000"/>
                <w:szCs w:val="24"/>
              </w:rPr>
              <w:t xml:space="preserve"> </w:t>
            </w:r>
            <w:r>
              <w:rPr>
                <w:rFonts w:eastAsia="Times New Roman" w:cs="Times New Roman"/>
                <w:color w:val="000000"/>
                <w:szCs w:val="24"/>
              </w:rPr>
              <w:t>shipping</w:t>
            </w:r>
            <w:r w:rsidR="003B1C6A">
              <w:rPr>
                <w:rFonts w:eastAsia="Times New Roman" w:cs="Times New Roman"/>
                <w:color w:val="000000"/>
                <w:szCs w:val="24"/>
              </w:rPr>
              <w:t xml:space="preserve"> </w:t>
            </w:r>
            <w:r>
              <w:rPr>
                <w:rFonts w:eastAsia="Times New Roman" w:cs="Times New Roman"/>
                <w:color w:val="000000"/>
                <w:szCs w:val="24"/>
              </w:rPr>
              <w:t>options.</w:t>
            </w:r>
          </w:p>
          <w:p w14:paraId="64A6AE76" w14:textId="77777777" w:rsidR="0016653A" w:rsidRPr="002C54F7" w:rsidRDefault="0016653A" w:rsidP="00AE17CE">
            <w:pPr>
              <w:spacing w:before="120" w:after="120" w:line="240" w:lineRule="auto"/>
            </w:pPr>
          </w:p>
        </w:tc>
      </w:tr>
      <w:tr w:rsidR="00B2129D" w14:paraId="462CF99D" w14:textId="77777777" w:rsidTr="001F52A9">
        <w:tc>
          <w:tcPr>
            <w:tcW w:w="30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747DA74" w14:textId="77777777" w:rsidR="002C54F7" w:rsidRDefault="002C54F7" w:rsidP="00AE17CE">
            <w:pPr>
              <w:spacing w:before="120" w:after="120" w:line="240" w:lineRule="auto"/>
              <w:jc w:val="center"/>
              <w:rPr>
                <w:b/>
                <w:szCs w:val="24"/>
              </w:rPr>
            </w:pPr>
            <w:r>
              <w:rPr>
                <w:b/>
                <w:szCs w:val="24"/>
              </w:rPr>
              <w:t>2</w:t>
            </w:r>
          </w:p>
        </w:tc>
        <w:tc>
          <w:tcPr>
            <w:tcW w:w="4692" w:type="pct"/>
            <w:tcBorders>
              <w:top w:val="single" w:sz="4" w:space="0" w:color="auto"/>
              <w:left w:val="single" w:sz="4" w:space="0" w:color="auto"/>
              <w:bottom w:val="single" w:sz="4" w:space="0" w:color="auto"/>
              <w:right w:val="single" w:sz="4" w:space="0" w:color="auto"/>
            </w:tcBorders>
            <w:shd w:val="clear" w:color="auto" w:fill="FFFFFF" w:themeFill="background1"/>
          </w:tcPr>
          <w:p w14:paraId="4A94917F" w14:textId="77777777" w:rsidR="00C84711" w:rsidRDefault="0016653A" w:rsidP="00AE17CE">
            <w:pPr>
              <w:spacing w:before="120" w:after="120" w:line="240" w:lineRule="auto"/>
              <w:rPr>
                <w:rFonts w:eastAsia="Times New Roman" w:cs="Times New Roman"/>
                <w:color w:val="000000"/>
                <w:szCs w:val="24"/>
              </w:rPr>
            </w:pPr>
            <w:r>
              <w:rPr>
                <w:rFonts w:eastAsia="Times New Roman" w:cs="Times New Roman"/>
                <w:color w:val="000000"/>
                <w:szCs w:val="24"/>
              </w:rPr>
              <w:t>Ask</w:t>
            </w:r>
            <w:r w:rsidR="003B1C6A">
              <w:rPr>
                <w:rFonts w:eastAsia="Times New Roman" w:cs="Times New Roman"/>
                <w:color w:val="000000"/>
                <w:szCs w:val="24"/>
              </w:rPr>
              <w:t xml:space="preserve"> </w:t>
            </w:r>
            <w:r w:rsidR="002C54F7">
              <w:rPr>
                <w:rFonts w:eastAsia="Times New Roman" w:cs="Times New Roman"/>
                <w:color w:val="000000"/>
                <w:szCs w:val="24"/>
              </w:rPr>
              <w:t>the</w:t>
            </w:r>
            <w:r w:rsidR="003B1C6A">
              <w:rPr>
                <w:rFonts w:eastAsia="Times New Roman" w:cs="Times New Roman"/>
                <w:color w:val="000000"/>
                <w:szCs w:val="24"/>
              </w:rPr>
              <w:t xml:space="preserve"> </w:t>
            </w:r>
            <w:proofErr w:type="gramStart"/>
            <w:r w:rsidR="002C54F7">
              <w:rPr>
                <w:rFonts w:eastAsia="Times New Roman" w:cs="Times New Roman"/>
                <w:color w:val="000000"/>
                <w:szCs w:val="24"/>
              </w:rPr>
              <w:t>member</w:t>
            </w:r>
            <w:proofErr w:type="gramEnd"/>
            <w:r w:rsidR="003B1C6A">
              <w:rPr>
                <w:rFonts w:eastAsia="Times New Roman" w:cs="Times New Roman"/>
                <w:color w:val="000000"/>
                <w:szCs w:val="24"/>
              </w:rPr>
              <w:t xml:space="preserve"> </w:t>
            </w:r>
            <w:r>
              <w:rPr>
                <w:rFonts w:eastAsia="Times New Roman" w:cs="Times New Roman"/>
                <w:color w:val="000000"/>
                <w:szCs w:val="24"/>
              </w:rPr>
              <w:t xml:space="preserve">if they </w:t>
            </w:r>
            <w:r w:rsidR="002C54F7">
              <w:rPr>
                <w:rFonts w:eastAsia="Times New Roman" w:cs="Times New Roman"/>
                <w:color w:val="000000"/>
                <w:szCs w:val="24"/>
              </w:rPr>
              <w:t>would</w:t>
            </w:r>
            <w:r w:rsidR="003B1C6A">
              <w:rPr>
                <w:rFonts w:eastAsia="Times New Roman" w:cs="Times New Roman"/>
                <w:color w:val="000000"/>
                <w:szCs w:val="24"/>
              </w:rPr>
              <w:t xml:space="preserve"> </w:t>
            </w:r>
            <w:r w:rsidR="002C54F7">
              <w:rPr>
                <w:rFonts w:eastAsia="Times New Roman" w:cs="Times New Roman"/>
                <w:color w:val="000000"/>
                <w:szCs w:val="24"/>
              </w:rPr>
              <w:t>like</w:t>
            </w:r>
            <w:r w:rsidR="003B1C6A">
              <w:rPr>
                <w:rFonts w:eastAsia="Times New Roman" w:cs="Times New Roman"/>
                <w:color w:val="000000"/>
                <w:szCs w:val="24"/>
              </w:rPr>
              <w:t xml:space="preserve"> </w:t>
            </w:r>
            <w:r w:rsidR="002C54F7">
              <w:rPr>
                <w:rFonts w:eastAsia="Times New Roman" w:cs="Times New Roman"/>
                <w:color w:val="000000"/>
                <w:szCs w:val="24"/>
              </w:rPr>
              <w:t>to</w:t>
            </w:r>
            <w:r w:rsidR="003B1C6A">
              <w:rPr>
                <w:rFonts w:eastAsia="Times New Roman" w:cs="Times New Roman"/>
                <w:color w:val="000000"/>
                <w:szCs w:val="24"/>
              </w:rPr>
              <w:t xml:space="preserve"> </w:t>
            </w:r>
            <w:r w:rsidR="002C54F7">
              <w:rPr>
                <w:rFonts w:eastAsia="Times New Roman" w:cs="Times New Roman"/>
                <w:color w:val="000000"/>
                <w:szCs w:val="24"/>
              </w:rPr>
              <w:t>upgrade</w:t>
            </w:r>
            <w:r w:rsidR="003B1C6A">
              <w:rPr>
                <w:rFonts w:eastAsia="Times New Roman" w:cs="Times New Roman"/>
                <w:color w:val="000000"/>
                <w:szCs w:val="24"/>
              </w:rPr>
              <w:t xml:space="preserve"> </w:t>
            </w:r>
            <w:r w:rsidR="002C54F7">
              <w:rPr>
                <w:rFonts w:eastAsia="Times New Roman" w:cs="Times New Roman"/>
                <w:color w:val="000000"/>
                <w:szCs w:val="24"/>
              </w:rPr>
              <w:t>the</w:t>
            </w:r>
            <w:r w:rsidR="003B1C6A">
              <w:rPr>
                <w:rFonts w:eastAsia="Times New Roman" w:cs="Times New Roman"/>
                <w:color w:val="000000"/>
                <w:szCs w:val="24"/>
              </w:rPr>
              <w:t xml:space="preserve"> </w:t>
            </w:r>
            <w:r w:rsidR="002C54F7">
              <w:rPr>
                <w:rFonts w:eastAsia="Times New Roman" w:cs="Times New Roman"/>
                <w:color w:val="000000"/>
                <w:szCs w:val="24"/>
              </w:rPr>
              <w:t>shipping</w:t>
            </w:r>
            <w:r w:rsidR="003B1C6A">
              <w:rPr>
                <w:rFonts w:eastAsia="Times New Roman" w:cs="Times New Roman"/>
                <w:color w:val="000000"/>
                <w:szCs w:val="24"/>
              </w:rPr>
              <w:t xml:space="preserve"> </w:t>
            </w:r>
            <w:r w:rsidR="002C54F7">
              <w:rPr>
                <w:rFonts w:eastAsia="Times New Roman" w:cs="Times New Roman"/>
                <w:color w:val="000000"/>
                <w:szCs w:val="24"/>
              </w:rPr>
              <w:t>method</w:t>
            </w:r>
            <w:r w:rsidR="00E50B03">
              <w:rPr>
                <w:rFonts w:eastAsia="Times New Roman" w:cs="Times New Roman"/>
                <w:color w:val="000000"/>
                <w:szCs w:val="24"/>
              </w:rPr>
              <w:t xml:space="preserve">. </w:t>
            </w:r>
          </w:p>
          <w:p w14:paraId="409E8A8E" w14:textId="77777777" w:rsidR="002C54F7" w:rsidRDefault="00C84711" w:rsidP="008A095D">
            <w:pPr>
              <w:pStyle w:val="ListParagraph"/>
              <w:numPr>
                <w:ilvl w:val="0"/>
                <w:numId w:val="9"/>
              </w:numPr>
              <w:spacing w:before="120" w:after="120" w:line="240" w:lineRule="auto"/>
              <w:rPr>
                <w:rFonts w:eastAsia="Times New Roman" w:cs="Times New Roman"/>
                <w:szCs w:val="24"/>
              </w:rPr>
            </w:pPr>
            <w:r w:rsidRPr="00C84711">
              <w:rPr>
                <w:rFonts w:eastAsia="Times New Roman" w:cs="Times New Roman"/>
                <w:color w:val="000000"/>
                <w:szCs w:val="24"/>
              </w:rPr>
              <w:t>If yes, r</w:t>
            </w:r>
            <w:r w:rsidR="00E50B03" w:rsidRPr="00C84711">
              <w:rPr>
                <w:rFonts w:eastAsia="Times New Roman" w:cs="Times New Roman"/>
                <w:color w:val="000000"/>
                <w:szCs w:val="24"/>
              </w:rPr>
              <w:t xml:space="preserve">efer to </w:t>
            </w:r>
            <w:r w:rsidR="00B873F0" w:rsidRPr="00C84711">
              <w:rPr>
                <w:rFonts w:eastAsia="Times New Roman" w:cs="Times New Roman"/>
                <w:color w:val="000000"/>
                <w:szCs w:val="24"/>
              </w:rPr>
              <w:t xml:space="preserve">the </w:t>
            </w:r>
            <w:hyperlink w:anchor="_Scenario_Guide" w:history="1">
              <w:r w:rsidR="00E50B03" w:rsidRPr="00C84711">
                <w:rPr>
                  <w:rStyle w:val="Hyperlink"/>
                  <w:rFonts w:eastAsia="Times New Roman" w:cs="Times New Roman"/>
                  <w:szCs w:val="24"/>
                </w:rPr>
                <w:t>Scenario Guide</w:t>
              </w:r>
            </w:hyperlink>
            <w:r w:rsidRPr="00C84711">
              <w:rPr>
                <w:rFonts w:eastAsia="Times New Roman" w:cs="Times New Roman"/>
                <w:szCs w:val="24"/>
              </w:rPr>
              <w:t xml:space="preserve"> for the process</w:t>
            </w:r>
            <w:r w:rsidR="00E50B03" w:rsidRPr="00C84711">
              <w:rPr>
                <w:rFonts w:eastAsia="Times New Roman" w:cs="Times New Roman"/>
                <w:szCs w:val="24"/>
              </w:rPr>
              <w:t xml:space="preserve"> to complete </w:t>
            </w:r>
            <w:r w:rsidRPr="00C84711">
              <w:rPr>
                <w:rFonts w:eastAsia="Times New Roman" w:cs="Times New Roman"/>
                <w:szCs w:val="24"/>
              </w:rPr>
              <w:t xml:space="preserve">this </w:t>
            </w:r>
            <w:r w:rsidR="00E50B03" w:rsidRPr="00C84711">
              <w:rPr>
                <w:rFonts w:eastAsia="Times New Roman" w:cs="Times New Roman"/>
                <w:szCs w:val="24"/>
              </w:rPr>
              <w:t>request.</w:t>
            </w:r>
          </w:p>
          <w:p w14:paraId="1D364620" w14:textId="77777777" w:rsidR="002C54F7" w:rsidRPr="000D3DBF" w:rsidRDefault="00E50B03" w:rsidP="008A095D">
            <w:pPr>
              <w:pStyle w:val="ListParagraph"/>
              <w:numPr>
                <w:ilvl w:val="0"/>
                <w:numId w:val="9"/>
              </w:numPr>
              <w:spacing w:before="120" w:after="120" w:line="240" w:lineRule="auto"/>
              <w:rPr>
                <w:rFonts w:eastAsia="Times New Roman" w:cs="Times New Roman"/>
                <w:color w:val="0000FF"/>
                <w:szCs w:val="24"/>
                <w:u w:val="single"/>
              </w:rPr>
            </w:pPr>
            <w:r w:rsidRPr="00132DAD">
              <w:rPr>
                <w:rFonts w:eastAsia="Times New Roman" w:cs="Times New Roman"/>
                <w:szCs w:val="24"/>
              </w:rPr>
              <w:t xml:space="preserve">If </w:t>
            </w:r>
            <w:proofErr w:type="gramStart"/>
            <w:r w:rsidRPr="00132DAD">
              <w:rPr>
                <w:rFonts w:eastAsia="Times New Roman" w:cs="Times New Roman"/>
                <w:szCs w:val="24"/>
              </w:rPr>
              <w:t>no</w:t>
            </w:r>
            <w:proofErr w:type="gramEnd"/>
            <w:r w:rsidRPr="00132DAD">
              <w:rPr>
                <w:rFonts w:eastAsia="Times New Roman" w:cs="Times New Roman"/>
                <w:szCs w:val="24"/>
              </w:rPr>
              <w:t>,</w:t>
            </w:r>
            <w:r w:rsidRPr="00132DAD">
              <w:rPr>
                <w:szCs w:val="24"/>
              </w:rPr>
              <w:t xml:space="preserve"> proceed</w:t>
            </w:r>
            <w:r w:rsidR="003B1C6A">
              <w:rPr>
                <w:szCs w:val="24"/>
              </w:rPr>
              <w:t xml:space="preserve"> </w:t>
            </w:r>
            <w:r w:rsidRPr="00132DAD">
              <w:rPr>
                <w:szCs w:val="24"/>
              </w:rPr>
              <w:t>to</w:t>
            </w:r>
            <w:r w:rsidR="003B1C6A">
              <w:rPr>
                <w:szCs w:val="24"/>
              </w:rPr>
              <w:t xml:space="preserve"> </w:t>
            </w:r>
            <w:r w:rsidRPr="00132DAD">
              <w:rPr>
                <w:szCs w:val="24"/>
              </w:rPr>
              <w:t>the</w:t>
            </w:r>
            <w:r w:rsidR="003B1C6A">
              <w:rPr>
                <w:szCs w:val="24"/>
              </w:rPr>
              <w:t xml:space="preserve"> </w:t>
            </w:r>
            <w:r w:rsidRPr="00132DAD">
              <w:rPr>
                <w:szCs w:val="24"/>
              </w:rPr>
              <w:t>next</w:t>
            </w:r>
            <w:r w:rsidR="003B1C6A">
              <w:rPr>
                <w:szCs w:val="24"/>
              </w:rPr>
              <w:t xml:space="preserve"> </w:t>
            </w:r>
            <w:r w:rsidRPr="00132DAD">
              <w:rPr>
                <w:szCs w:val="24"/>
              </w:rPr>
              <w:t>step</w:t>
            </w:r>
            <w:r w:rsidR="00D55BCF">
              <w:rPr>
                <w:szCs w:val="24"/>
              </w:rPr>
              <w:t>.</w:t>
            </w:r>
          </w:p>
        </w:tc>
      </w:tr>
      <w:tr w:rsidR="00E50B03" w14:paraId="7193D59E" w14:textId="77777777" w:rsidTr="001F52A9">
        <w:tc>
          <w:tcPr>
            <w:tcW w:w="308" w:type="pct"/>
            <w:tcBorders>
              <w:top w:val="single" w:sz="4" w:space="0" w:color="auto"/>
              <w:left w:val="single" w:sz="4" w:space="0" w:color="auto"/>
              <w:bottom w:val="single" w:sz="4" w:space="0" w:color="auto"/>
              <w:right w:val="single" w:sz="4" w:space="0" w:color="auto"/>
            </w:tcBorders>
            <w:shd w:val="clear" w:color="auto" w:fill="FFFFFF" w:themeFill="background1"/>
          </w:tcPr>
          <w:p w14:paraId="4670DA85" w14:textId="77777777" w:rsidR="00E50B03" w:rsidRDefault="00E50B03" w:rsidP="00AE17CE">
            <w:pPr>
              <w:spacing w:before="120" w:after="120" w:line="240" w:lineRule="auto"/>
              <w:jc w:val="center"/>
              <w:rPr>
                <w:b/>
                <w:szCs w:val="24"/>
              </w:rPr>
            </w:pPr>
            <w:r>
              <w:rPr>
                <w:b/>
                <w:szCs w:val="24"/>
              </w:rPr>
              <w:t>3</w:t>
            </w:r>
          </w:p>
        </w:tc>
        <w:tc>
          <w:tcPr>
            <w:tcW w:w="4692" w:type="pct"/>
            <w:tcBorders>
              <w:top w:val="single" w:sz="4" w:space="0" w:color="auto"/>
              <w:left w:val="single" w:sz="4" w:space="0" w:color="auto"/>
              <w:bottom w:val="single" w:sz="4" w:space="0" w:color="auto"/>
              <w:right w:val="single" w:sz="4" w:space="0" w:color="auto"/>
            </w:tcBorders>
            <w:shd w:val="clear" w:color="auto" w:fill="FFFFFF" w:themeFill="background1"/>
          </w:tcPr>
          <w:p w14:paraId="727BFC07" w14:textId="77777777" w:rsidR="003B1C6A" w:rsidRDefault="00E50B03" w:rsidP="00AE17CE">
            <w:pPr>
              <w:spacing w:before="120" w:after="120" w:line="240" w:lineRule="auto"/>
              <w:textAlignment w:val="top"/>
              <w:rPr>
                <w:b/>
                <w:szCs w:val="24"/>
              </w:rPr>
            </w:pPr>
            <w:r>
              <w:rPr>
                <w:szCs w:val="24"/>
              </w:rPr>
              <w:t xml:space="preserve">Navigate to the </w:t>
            </w:r>
            <w:r w:rsidRPr="003646A1">
              <w:rPr>
                <w:bCs/>
                <w:szCs w:val="24"/>
              </w:rPr>
              <w:t>Claims Landing Page</w:t>
            </w:r>
            <w:r>
              <w:rPr>
                <w:b/>
                <w:szCs w:val="24"/>
              </w:rPr>
              <w:t xml:space="preserve"> </w:t>
            </w:r>
            <w:r>
              <w:rPr>
                <w:bCs/>
                <w:szCs w:val="24"/>
              </w:rPr>
              <w:t>and click the</w:t>
            </w:r>
            <w:r>
              <w:rPr>
                <w:b/>
                <w:szCs w:val="24"/>
              </w:rPr>
              <w:t xml:space="preserve"> Mail Order History </w:t>
            </w:r>
            <w:r>
              <w:rPr>
                <w:bCs/>
                <w:szCs w:val="24"/>
              </w:rPr>
              <w:t>tab</w:t>
            </w:r>
            <w:r w:rsidRPr="00DC1BCC">
              <w:rPr>
                <w:szCs w:val="24"/>
              </w:rPr>
              <w:t>.</w:t>
            </w:r>
            <w:r w:rsidR="00C201F6" w:rsidRPr="00DC1BCC">
              <w:rPr>
                <w:szCs w:val="24"/>
              </w:rPr>
              <w:t xml:space="preserve"> </w:t>
            </w:r>
          </w:p>
          <w:p w14:paraId="19807EF9" w14:textId="6C1227E6" w:rsidR="00E50B03" w:rsidRPr="000D3DBF" w:rsidRDefault="00B2129D" w:rsidP="000D3DBF">
            <w:pPr>
              <w:spacing w:before="120" w:after="120" w:line="240" w:lineRule="auto"/>
              <w:textAlignment w:val="top"/>
              <w:rPr>
                <w:b/>
                <w:szCs w:val="24"/>
              </w:rPr>
            </w:pPr>
            <w:r>
              <w:rPr>
                <w:b/>
                <w:szCs w:val="24"/>
              </w:rPr>
              <w:t>Result</w:t>
            </w:r>
            <w:r w:rsidR="00AE68B7">
              <w:rPr>
                <w:b/>
                <w:szCs w:val="24"/>
              </w:rPr>
              <w:t xml:space="preserve">: </w:t>
            </w:r>
            <w:r>
              <w:rPr>
                <w:bCs/>
                <w:szCs w:val="24"/>
              </w:rPr>
              <w:t>All Mail Orders display.</w:t>
            </w:r>
          </w:p>
        </w:tc>
      </w:tr>
      <w:tr w:rsidR="00E50B03" w14:paraId="542B652A" w14:textId="77777777" w:rsidTr="001F52A9">
        <w:tc>
          <w:tcPr>
            <w:tcW w:w="308" w:type="pct"/>
            <w:tcBorders>
              <w:top w:val="single" w:sz="4" w:space="0" w:color="auto"/>
              <w:left w:val="single" w:sz="4" w:space="0" w:color="auto"/>
              <w:bottom w:val="single" w:sz="4" w:space="0" w:color="auto"/>
              <w:right w:val="single" w:sz="4" w:space="0" w:color="auto"/>
            </w:tcBorders>
            <w:shd w:val="clear" w:color="auto" w:fill="FFFFFF" w:themeFill="background1"/>
          </w:tcPr>
          <w:p w14:paraId="4F771352" w14:textId="77777777" w:rsidR="00E50B03" w:rsidRDefault="00E50B03" w:rsidP="00AE17CE">
            <w:pPr>
              <w:spacing w:before="120" w:after="120" w:line="240" w:lineRule="auto"/>
              <w:jc w:val="center"/>
              <w:rPr>
                <w:b/>
                <w:szCs w:val="24"/>
              </w:rPr>
            </w:pPr>
            <w:r>
              <w:rPr>
                <w:b/>
                <w:szCs w:val="24"/>
              </w:rPr>
              <w:t>4</w:t>
            </w:r>
          </w:p>
        </w:tc>
        <w:tc>
          <w:tcPr>
            <w:tcW w:w="4692" w:type="pct"/>
            <w:tcBorders>
              <w:top w:val="single" w:sz="4" w:space="0" w:color="auto"/>
              <w:left w:val="single" w:sz="4" w:space="0" w:color="auto"/>
              <w:bottom w:val="single" w:sz="4" w:space="0" w:color="auto"/>
              <w:right w:val="single" w:sz="4" w:space="0" w:color="auto"/>
            </w:tcBorders>
            <w:shd w:val="clear" w:color="auto" w:fill="FFFFFF" w:themeFill="background1"/>
          </w:tcPr>
          <w:p w14:paraId="262D139F" w14:textId="77777777" w:rsidR="004B78E6" w:rsidRDefault="00B2129D" w:rsidP="00AE17CE">
            <w:pPr>
              <w:spacing w:before="120" w:after="120" w:line="240" w:lineRule="auto"/>
              <w:rPr>
                <w:rFonts w:eastAsia="Calibri" w:cs="Times New Roman"/>
                <w:b/>
                <w:bCs/>
                <w:szCs w:val="24"/>
              </w:rPr>
            </w:pPr>
            <w:bookmarkStart w:id="80" w:name="OLE_LINK73"/>
            <w:r>
              <w:rPr>
                <w:rFonts w:eastAsia="Calibri" w:cs="Times New Roman"/>
                <w:szCs w:val="24"/>
              </w:rPr>
              <w:t xml:space="preserve">Once the order is located, click the </w:t>
            </w:r>
            <w:r>
              <w:rPr>
                <w:rFonts w:eastAsia="Calibri" w:cs="Times New Roman"/>
                <w:b/>
                <w:bCs/>
                <w:szCs w:val="24"/>
              </w:rPr>
              <w:t xml:space="preserve">Order Number </w:t>
            </w:r>
            <w:r>
              <w:rPr>
                <w:rFonts w:eastAsia="Calibri" w:cs="Times New Roman"/>
                <w:szCs w:val="24"/>
              </w:rPr>
              <w:t>hyperlink</w:t>
            </w:r>
            <w:r w:rsidRPr="00DC1BCC">
              <w:rPr>
                <w:rFonts w:eastAsia="Calibri" w:cs="Times New Roman"/>
                <w:szCs w:val="24"/>
              </w:rPr>
              <w:t>.</w:t>
            </w:r>
            <w:bookmarkEnd w:id="80"/>
          </w:p>
          <w:p w14:paraId="2A5684A5" w14:textId="5DB3E589" w:rsidR="00E50B03" w:rsidRPr="000D3DBF" w:rsidRDefault="00B2129D" w:rsidP="000D3DBF">
            <w:pPr>
              <w:spacing w:before="120" w:after="120" w:line="240" w:lineRule="auto"/>
              <w:rPr>
                <w:rFonts w:eastAsia="Calibri" w:cs="Times New Roman"/>
                <w:szCs w:val="24"/>
              </w:rPr>
            </w:pPr>
            <w:r>
              <w:rPr>
                <w:rFonts w:eastAsia="Calibri" w:cs="Times New Roman"/>
                <w:b/>
                <w:bCs/>
                <w:szCs w:val="24"/>
              </w:rPr>
              <w:t>Result</w:t>
            </w:r>
            <w:r w:rsidR="00AE68B7">
              <w:rPr>
                <w:rFonts w:eastAsia="Calibri" w:cs="Times New Roman"/>
                <w:b/>
                <w:bCs/>
                <w:szCs w:val="24"/>
              </w:rPr>
              <w:t xml:space="preserve">: </w:t>
            </w:r>
            <w:r>
              <w:rPr>
                <w:rFonts w:eastAsia="Calibri" w:cs="Times New Roman"/>
                <w:szCs w:val="24"/>
              </w:rPr>
              <w:t xml:space="preserve">The Order Details </w:t>
            </w:r>
            <w:r w:rsidR="0052465F">
              <w:rPr>
                <w:rFonts w:eastAsia="Calibri" w:cs="Times New Roman"/>
                <w:szCs w:val="24"/>
              </w:rPr>
              <w:t>s</w:t>
            </w:r>
            <w:r>
              <w:rPr>
                <w:rFonts w:eastAsia="Calibri" w:cs="Times New Roman"/>
                <w:szCs w:val="24"/>
              </w:rPr>
              <w:t>creen displays.</w:t>
            </w:r>
          </w:p>
        </w:tc>
      </w:tr>
      <w:tr w:rsidR="00B2129D" w14:paraId="017606D9" w14:textId="77777777" w:rsidTr="001F52A9">
        <w:tc>
          <w:tcPr>
            <w:tcW w:w="308" w:type="pct"/>
            <w:tcBorders>
              <w:top w:val="single" w:sz="4" w:space="0" w:color="auto"/>
              <w:left w:val="single" w:sz="4" w:space="0" w:color="auto"/>
              <w:bottom w:val="single" w:sz="4" w:space="0" w:color="auto"/>
              <w:right w:val="single" w:sz="4" w:space="0" w:color="auto"/>
            </w:tcBorders>
            <w:shd w:val="clear" w:color="auto" w:fill="FFFFFF" w:themeFill="background1"/>
          </w:tcPr>
          <w:p w14:paraId="1FD4D114" w14:textId="77777777" w:rsidR="00B2129D" w:rsidRDefault="00B2129D" w:rsidP="00AE17CE">
            <w:pPr>
              <w:spacing w:before="120" w:after="120" w:line="240" w:lineRule="auto"/>
              <w:jc w:val="center"/>
              <w:rPr>
                <w:b/>
                <w:szCs w:val="24"/>
              </w:rPr>
            </w:pPr>
            <w:r>
              <w:rPr>
                <w:b/>
                <w:szCs w:val="24"/>
              </w:rPr>
              <w:t>5</w:t>
            </w:r>
          </w:p>
        </w:tc>
        <w:tc>
          <w:tcPr>
            <w:tcW w:w="4692" w:type="pct"/>
            <w:tcBorders>
              <w:top w:val="single" w:sz="4" w:space="0" w:color="auto"/>
              <w:left w:val="single" w:sz="4" w:space="0" w:color="auto"/>
              <w:bottom w:val="single" w:sz="4" w:space="0" w:color="auto"/>
              <w:right w:val="single" w:sz="4" w:space="0" w:color="auto"/>
            </w:tcBorders>
            <w:shd w:val="clear" w:color="auto" w:fill="FFFFFF" w:themeFill="background1"/>
          </w:tcPr>
          <w:p w14:paraId="4265B76B" w14:textId="1010F782" w:rsidR="00F51A21" w:rsidRPr="00F051A6" w:rsidRDefault="00365199" w:rsidP="00F051A6">
            <w:pPr>
              <w:spacing w:before="120" w:after="120" w:line="240" w:lineRule="auto"/>
              <w:rPr>
                <w:highlight w:val="yellow"/>
              </w:rPr>
            </w:pPr>
            <w:r>
              <w:rPr>
                <w:szCs w:val="24"/>
              </w:rPr>
              <w:t xml:space="preserve">a. </w:t>
            </w:r>
            <w:r w:rsidR="00F51A21" w:rsidRPr="00342402">
              <w:rPr>
                <w:szCs w:val="24"/>
              </w:rPr>
              <w:t xml:space="preserve">From the </w:t>
            </w:r>
            <w:r w:rsidR="00F51A21" w:rsidRPr="00342402">
              <w:rPr>
                <w:b/>
                <w:bCs/>
                <w:szCs w:val="24"/>
              </w:rPr>
              <w:t>Order Actions</w:t>
            </w:r>
            <w:r w:rsidR="00F51A21" w:rsidRPr="00342402">
              <w:rPr>
                <w:szCs w:val="24"/>
              </w:rPr>
              <w:t xml:space="preserve"> drop</w:t>
            </w:r>
            <w:r w:rsidR="003E4184" w:rsidRPr="00342402">
              <w:rPr>
                <w:szCs w:val="24"/>
              </w:rPr>
              <w:t>-</w:t>
            </w:r>
            <w:r w:rsidR="00F51A21" w:rsidRPr="00342402">
              <w:rPr>
                <w:szCs w:val="24"/>
              </w:rPr>
              <w:t xml:space="preserve">down menu, select </w:t>
            </w:r>
            <w:r w:rsidR="00F51A21" w:rsidRPr="00342402">
              <w:rPr>
                <w:b/>
                <w:bCs/>
                <w:noProof/>
                <w:szCs w:val="24"/>
              </w:rPr>
              <w:t>Expedite</w:t>
            </w:r>
            <w:r w:rsidR="00F51A21" w:rsidRPr="00342402">
              <w:rPr>
                <w:noProof/>
                <w:szCs w:val="24"/>
              </w:rPr>
              <w:t>.</w:t>
            </w:r>
            <w:r w:rsidR="00F51A21" w:rsidRPr="00342402">
              <w:rPr>
                <w:b/>
                <w:bCs/>
                <w:noProof/>
                <w:szCs w:val="24"/>
              </w:rPr>
              <w:t xml:space="preserve"> </w:t>
            </w:r>
          </w:p>
          <w:p w14:paraId="533A64D4" w14:textId="77777777" w:rsidR="0052465F" w:rsidRDefault="0052465F" w:rsidP="00AE17CE">
            <w:pPr>
              <w:spacing w:before="120" w:after="120" w:line="240" w:lineRule="auto"/>
              <w:rPr>
                <w:rFonts w:eastAsia="Calibri" w:cs="Times New Roman"/>
                <w:szCs w:val="24"/>
              </w:rPr>
            </w:pPr>
          </w:p>
          <w:p w14:paraId="023AF482" w14:textId="77777777" w:rsidR="00B2129D" w:rsidRDefault="00BD51CF" w:rsidP="00AE17CE">
            <w:pPr>
              <w:spacing w:before="120" w:after="120" w:line="240" w:lineRule="auto"/>
              <w:jc w:val="center"/>
              <w:rPr>
                <w:rFonts w:eastAsia="Calibri" w:cs="Times New Roman"/>
                <w:szCs w:val="24"/>
              </w:rPr>
            </w:pPr>
            <w:r>
              <w:rPr>
                <w:noProof/>
              </w:rPr>
              <w:drawing>
                <wp:inline distT="0" distB="0" distL="0" distR="0" wp14:anchorId="6C9B371D" wp14:editId="199E3D09">
                  <wp:extent cx="6438095" cy="1961905"/>
                  <wp:effectExtent l="0" t="0" r="1270" b="635"/>
                  <wp:docPr id="179505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59695" name=""/>
                          <pic:cNvPicPr/>
                        </pic:nvPicPr>
                        <pic:blipFill>
                          <a:blip r:embed="rId62"/>
                          <a:stretch>
                            <a:fillRect/>
                          </a:stretch>
                        </pic:blipFill>
                        <pic:spPr>
                          <a:xfrm>
                            <a:off x="0" y="0"/>
                            <a:ext cx="6438095" cy="1961905"/>
                          </a:xfrm>
                          <a:prstGeom prst="rect">
                            <a:avLst/>
                          </a:prstGeom>
                        </pic:spPr>
                      </pic:pic>
                    </a:graphicData>
                  </a:graphic>
                </wp:inline>
              </w:drawing>
            </w:r>
          </w:p>
          <w:p w14:paraId="2AC2CA63" w14:textId="77777777" w:rsidR="00B2129D" w:rsidRDefault="00B2129D" w:rsidP="00AE17CE">
            <w:pPr>
              <w:spacing w:before="120" w:after="120" w:line="240" w:lineRule="auto"/>
              <w:jc w:val="center"/>
              <w:rPr>
                <w:rFonts w:eastAsia="Calibri" w:cs="Times New Roman"/>
                <w:szCs w:val="24"/>
              </w:rPr>
            </w:pPr>
          </w:p>
          <w:p w14:paraId="0DDB036C" w14:textId="77777777" w:rsidR="00940186" w:rsidRDefault="00B2129D" w:rsidP="00AE17CE">
            <w:pPr>
              <w:spacing w:before="120" w:after="120" w:line="240" w:lineRule="auto"/>
              <w:textAlignment w:val="top"/>
              <w:rPr>
                <w:szCs w:val="24"/>
              </w:rPr>
            </w:pPr>
            <w:r w:rsidRPr="00B2129D">
              <w:rPr>
                <w:b/>
                <w:bCs/>
                <w:szCs w:val="24"/>
              </w:rPr>
              <w:t>Note</w:t>
            </w:r>
            <w:r w:rsidR="00307903">
              <w:rPr>
                <w:b/>
                <w:bCs/>
                <w:szCs w:val="24"/>
              </w:rPr>
              <w:t>s</w:t>
            </w:r>
            <w:r w:rsidRPr="00B2129D">
              <w:rPr>
                <w:b/>
                <w:bCs/>
                <w:szCs w:val="24"/>
              </w:rPr>
              <w:t>:</w:t>
            </w:r>
            <w:r w:rsidRPr="00B2129D">
              <w:rPr>
                <w:szCs w:val="24"/>
              </w:rPr>
              <w:t xml:space="preserve"> </w:t>
            </w:r>
          </w:p>
          <w:p w14:paraId="261F0D58" w14:textId="77777777" w:rsidR="00DC74E2" w:rsidRPr="00420D55" w:rsidRDefault="00420D55" w:rsidP="008A095D">
            <w:pPr>
              <w:pStyle w:val="ListParagraph"/>
              <w:numPr>
                <w:ilvl w:val="0"/>
                <w:numId w:val="11"/>
              </w:numPr>
              <w:spacing w:before="120" w:after="120" w:line="240" w:lineRule="auto"/>
              <w:rPr>
                <w:rFonts w:eastAsia="Calibri" w:cs="Times New Roman"/>
                <w:szCs w:val="24"/>
              </w:rPr>
            </w:pPr>
            <w:bookmarkStart w:id="81" w:name="OLE_LINK53"/>
            <w:r>
              <w:rPr>
                <w:rFonts w:eastAsia="Calibri" w:cs="Times New Roman"/>
                <w:b/>
                <w:bCs/>
                <w:szCs w:val="24"/>
              </w:rPr>
              <w:t xml:space="preserve">Support Tasks </w:t>
            </w:r>
            <w:r>
              <w:rPr>
                <w:rFonts w:eastAsia="Calibri" w:cs="Times New Roman"/>
                <w:szCs w:val="24"/>
              </w:rPr>
              <w:t>options</w:t>
            </w:r>
            <w:r>
              <w:rPr>
                <w:rFonts w:eastAsia="Calibri" w:cs="Times New Roman"/>
                <w:b/>
                <w:bCs/>
                <w:szCs w:val="24"/>
              </w:rPr>
              <w:t xml:space="preserve"> </w:t>
            </w:r>
            <w:r>
              <w:rPr>
                <w:rFonts w:eastAsia="Calibri" w:cs="Times New Roman"/>
                <w:szCs w:val="24"/>
              </w:rPr>
              <w:t>on the</w:t>
            </w:r>
            <w:r>
              <w:rPr>
                <w:rFonts w:eastAsia="Calibri" w:cs="Times New Roman"/>
                <w:b/>
                <w:bCs/>
                <w:szCs w:val="24"/>
              </w:rPr>
              <w:t xml:space="preserve"> Order Details </w:t>
            </w:r>
            <w:r>
              <w:rPr>
                <w:rFonts w:eastAsia="Calibri" w:cs="Times New Roman"/>
                <w:szCs w:val="24"/>
              </w:rPr>
              <w:t>screen</w:t>
            </w:r>
            <w:r>
              <w:rPr>
                <w:rFonts w:eastAsia="Calibri" w:cs="Times New Roman"/>
                <w:b/>
                <w:bCs/>
                <w:szCs w:val="24"/>
              </w:rPr>
              <w:t xml:space="preserve"> </w:t>
            </w:r>
            <w:r w:rsidR="00942B26">
              <w:rPr>
                <w:rFonts w:eastAsia="Calibri" w:cs="Times New Roman"/>
                <w:szCs w:val="24"/>
              </w:rPr>
              <w:t>should</w:t>
            </w:r>
            <w:r>
              <w:rPr>
                <w:rFonts w:eastAsia="Calibri" w:cs="Times New Roman"/>
                <w:szCs w:val="24"/>
              </w:rPr>
              <w:t xml:space="preserve"> </w:t>
            </w:r>
            <w:r w:rsidR="00942B26">
              <w:rPr>
                <w:rFonts w:eastAsia="Calibri" w:cs="Times New Roman"/>
                <w:szCs w:val="24"/>
              </w:rPr>
              <w:t xml:space="preserve">not </w:t>
            </w:r>
            <w:r>
              <w:rPr>
                <w:rFonts w:eastAsia="Calibri" w:cs="Times New Roman"/>
                <w:szCs w:val="24"/>
              </w:rPr>
              <w:t>be used at this time</w:t>
            </w:r>
            <w:bookmarkEnd w:id="81"/>
            <w:r>
              <w:rPr>
                <w:rFonts w:eastAsia="Calibri" w:cs="Times New Roman"/>
                <w:szCs w:val="24"/>
              </w:rPr>
              <w:t xml:space="preserve">. </w:t>
            </w:r>
          </w:p>
          <w:p w14:paraId="104FAAE9" w14:textId="77777777" w:rsidR="00940186" w:rsidRPr="00FA14F8" w:rsidRDefault="00940186" w:rsidP="008A095D">
            <w:pPr>
              <w:pStyle w:val="ListParagraph"/>
              <w:numPr>
                <w:ilvl w:val="0"/>
                <w:numId w:val="11"/>
              </w:numPr>
              <w:spacing w:before="120" w:after="120" w:line="240" w:lineRule="auto"/>
              <w:textAlignment w:val="top"/>
              <w:rPr>
                <w:rFonts w:cs="Calibri"/>
                <w:szCs w:val="24"/>
              </w:rPr>
            </w:pPr>
            <w:r>
              <w:rPr>
                <w:rFonts w:cs="Calibri"/>
                <w:szCs w:val="24"/>
              </w:rPr>
              <w:t xml:space="preserve">To </w:t>
            </w:r>
            <w:r w:rsidR="00D94FEF">
              <w:rPr>
                <w:rFonts w:cs="Calibri"/>
                <w:szCs w:val="24"/>
              </w:rPr>
              <w:t>d</w:t>
            </w:r>
            <w:r w:rsidR="000F3BB0">
              <w:rPr>
                <w:rFonts w:cs="Calibri"/>
                <w:szCs w:val="24"/>
              </w:rPr>
              <w:t>iscontinue</w:t>
            </w:r>
            <w:r w:rsidR="00D94FEF">
              <w:rPr>
                <w:rFonts w:cs="Calibri"/>
                <w:szCs w:val="24"/>
              </w:rPr>
              <w:t xml:space="preserve"> an</w:t>
            </w:r>
            <w:r w:rsidR="000F3BB0">
              <w:rPr>
                <w:rFonts w:cs="Calibri"/>
                <w:szCs w:val="24"/>
              </w:rPr>
              <w:t xml:space="preserve"> Rx, </w:t>
            </w:r>
            <w:r w:rsidR="00ED5138" w:rsidRPr="419B8DD5">
              <w:rPr>
                <w:rFonts w:cs="Calibri"/>
                <w:szCs w:val="24"/>
              </w:rPr>
              <w:t>r</w:t>
            </w:r>
            <w:r w:rsidR="000F3BB0">
              <w:rPr>
                <w:rFonts w:cs="Calibri"/>
                <w:szCs w:val="24"/>
              </w:rPr>
              <w:t>efer</w:t>
            </w:r>
            <w:r w:rsidR="00421A7D">
              <w:rPr>
                <w:rFonts w:cs="Calibri"/>
                <w:szCs w:val="24"/>
              </w:rPr>
              <w:t xml:space="preserve"> to</w:t>
            </w:r>
            <w:r w:rsidR="000F3BB0">
              <w:rPr>
                <w:rFonts w:cs="Calibri"/>
                <w:szCs w:val="24"/>
              </w:rPr>
              <w:t xml:space="preserve"> </w:t>
            </w:r>
            <w:hyperlink r:id="rId63" w:anchor="!/view?docid=a0396fd5-8224-4c89-b673-49071e64cab1" w:history="1">
              <w:r w:rsidR="00D4130E">
                <w:rPr>
                  <w:rStyle w:val="Hyperlink"/>
                  <w:rFonts w:cs="Calibri"/>
                  <w:szCs w:val="24"/>
                </w:rPr>
                <w:t>Compass - Discontinuing a Prescription (Rx) in Order Details (056370)</w:t>
              </w:r>
            </w:hyperlink>
            <w:r w:rsidR="00D94FEF">
              <w:rPr>
                <w:rFonts w:cs="Calibri"/>
                <w:szCs w:val="24"/>
              </w:rPr>
              <w:t>.</w:t>
            </w:r>
          </w:p>
          <w:p w14:paraId="5B5C5A20" w14:textId="77777777" w:rsidR="00421A7D" w:rsidRPr="00B21204" w:rsidRDefault="00421A7D" w:rsidP="008A095D">
            <w:pPr>
              <w:pStyle w:val="ListParagraph"/>
              <w:numPr>
                <w:ilvl w:val="0"/>
                <w:numId w:val="11"/>
              </w:numPr>
              <w:spacing w:before="120" w:after="120" w:line="240" w:lineRule="auto"/>
              <w:textAlignment w:val="top"/>
              <w:rPr>
                <w:rFonts w:cs="Calibri"/>
                <w:szCs w:val="24"/>
                <w:u w:val="single"/>
              </w:rPr>
            </w:pPr>
            <w:r w:rsidRPr="00FA14F8">
              <w:rPr>
                <w:rFonts w:cs="Calibri"/>
                <w:szCs w:val="24"/>
              </w:rPr>
              <w:t>T</w:t>
            </w:r>
            <w:r w:rsidR="002D7D7C" w:rsidRPr="00FA14F8">
              <w:rPr>
                <w:rFonts w:cs="Calibri"/>
                <w:szCs w:val="24"/>
              </w:rPr>
              <w:t xml:space="preserve">o </w:t>
            </w:r>
            <w:r w:rsidR="00D94FEF">
              <w:rPr>
                <w:rFonts w:cs="Calibri"/>
                <w:szCs w:val="24"/>
              </w:rPr>
              <w:t>c</w:t>
            </w:r>
            <w:r w:rsidR="002D7D7C" w:rsidRPr="00FA14F8">
              <w:rPr>
                <w:rFonts w:cs="Calibri"/>
                <w:szCs w:val="24"/>
              </w:rPr>
              <w:t>ancel</w:t>
            </w:r>
            <w:r w:rsidR="00D94FEF">
              <w:rPr>
                <w:rFonts w:cs="Calibri"/>
                <w:szCs w:val="24"/>
              </w:rPr>
              <w:t xml:space="preserve"> the</w:t>
            </w:r>
            <w:r w:rsidR="002D7D7C" w:rsidRPr="00FA14F8">
              <w:rPr>
                <w:rFonts w:cs="Calibri"/>
                <w:szCs w:val="24"/>
              </w:rPr>
              <w:t xml:space="preserve"> Order, </w:t>
            </w:r>
            <w:r w:rsidR="00E21DAC" w:rsidRPr="00FA14F8">
              <w:rPr>
                <w:rFonts w:cs="Calibri"/>
                <w:szCs w:val="24"/>
              </w:rPr>
              <w:t>r</w:t>
            </w:r>
            <w:r w:rsidR="002D7D7C" w:rsidRPr="00FA14F8">
              <w:rPr>
                <w:rFonts w:cs="Calibri"/>
                <w:szCs w:val="24"/>
              </w:rPr>
              <w:t xml:space="preserve">efer to </w:t>
            </w:r>
            <w:hyperlink r:id="rId64" w:anchor="!/view?docid=9c43c276-a6a4-4481-880d-62b194600f02" w:history="1">
              <w:r w:rsidR="00E00FEC">
                <w:rPr>
                  <w:rStyle w:val="Hyperlink"/>
                  <w:rFonts w:cs="Calibri"/>
                  <w:szCs w:val="24"/>
                </w:rPr>
                <w:t>Compass - Cancel or Remove a Prescription (Rx) from an Order (056363)</w:t>
              </w:r>
            </w:hyperlink>
            <w:r w:rsidR="00E21DAC" w:rsidRPr="00D94FEF">
              <w:rPr>
                <w:rFonts w:cs="Calibri"/>
                <w:szCs w:val="24"/>
              </w:rPr>
              <w:t>.</w:t>
            </w:r>
          </w:p>
          <w:p w14:paraId="00FA6149" w14:textId="77777777" w:rsidR="00B2129D" w:rsidRDefault="00B2129D" w:rsidP="00AE17CE">
            <w:pPr>
              <w:spacing w:before="120" w:after="120" w:line="240" w:lineRule="auto"/>
              <w:textAlignment w:val="top"/>
              <w:rPr>
                <w:rFonts w:cs="Calibri"/>
                <w:szCs w:val="24"/>
              </w:rPr>
            </w:pPr>
          </w:p>
          <w:p w14:paraId="2072D0F6" w14:textId="77777777" w:rsidR="00DE3CC7" w:rsidRPr="00DE3CC7" w:rsidRDefault="00B2129D" w:rsidP="00F051A6">
            <w:pPr>
              <w:spacing w:before="120" w:after="120" w:line="240" w:lineRule="auto"/>
              <w:ind w:left="376"/>
              <w:rPr>
                <w:szCs w:val="24"/>
              </w:rPr>
            </w:pPr>
            <w:r>
              <w:rPr>
                <w:szCs w:val="24"/>
              </w:rPr>
              <w:t>When order is expedited successfully, a message displays </w:t>
            </w:r>
            <w:r w:rsidR="00F8445D">
              <w:rPr>
                <w:szCs w:val="24"/>
              </w:rPr>
              <w:t>“</w:t>
            </w:r>
            <w:r>
              <w:rPr>
                <w:szCs w:val="24"/>
              </w:rPr>
              <w:t xml:space="preserve">Order </w:t>
            </w:r>
            <w:r w:rsidR="00082A4C">
              <w:rPr>
                <w:szCs w:val="24"/>
              </w:rPr>
              <w:t>&lt;</w:t>
            </w:r>
            <w:r w:rsidR="004C2D75">
              <w:rPr>
                <w:szCs w:val="24"/>
              </w:rPr>
              <w:t>Order Number</w:t>
            </w:r>
            <w:r w:rsidR="00082A4C">
              <w:rPr>
                <w:szCs w:val="24"/>
              </w:rPr>
              <w:t xml:space="preserve">&gt; </w:t>
            </w:r>
            <w:r>
              <w:rPr>
                <w:szCs w:val="24"/>
              </w:rPr>
              <w:t>has been expedited.</w:t>
            </w:r>
            <w:r w:rsidR="00F8445D">
              <w:rPr>
                <w:szCs w:val="24"/>
              </w:rPr>
              <w:t>”</w:t>
            </w:r>
            <w:r>
              <w:rPr>
                <w:szCs w:val="24"/>
              </w:rPr>
              <w:t xml:space="preserve"> </w:t>
            </w:r>
          </w:p>
          <w:p w14:paraId="6FC743FC" w14:textId="77777777" w:rsidR="00F8445D" w:rsidRPr="00FA59F6" w:rsidRDefault="00F8445D" w:rsidP="00AE17CE">
            <w:pPr>
              <w:spacing w:before="120" w:after="120" w:line="240" w:lineRule="auto"/>
              <w:rPr>
                <w:szCs w:val="24"/>
              </w:rPr>
            </w:pPr>
          </w:p>
          <w:p w14:paraId="4A87FEFD" w14:textId="77777777" w:rsidR="00DE3CC7" w:rsidRPr="00DE3CC7" w:rsidRDefault="00BD51CF" w:rsidP="00AE17CE">
            <w:pPr>
              <w:spacing w:before="120" w:after="120" w:line="240" w:lineRule="auto"/>
              <w:jc w:val="center"/>
              <w:rPr>
                <w:szCs w:val="24"/>
              </w:rPr>
            </w:pPr>
            <w:r>
              <w:rPr>
                <w:noProof/>
              </w:rPr>
              <w:drawing>
                <wp:inline distT="0" distB="0" distL="0" distR="0" wp14:anchorId="66985284" wp14:editId="7CA28065">
                  <wp:extent cx="5600000" cy="714286"/>
                  <wp:effectExtent l="0" t="0" r="1270" b="0"/>
                  <wp:docPr id="208502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0258" name=""/>
                          <pic:cNvPicPr/>
                        </pic:nvPicPr>
                        <pic:blipFill>
                          <a:blip r:embed="rId65"/>
                          <a:stretch>
                            <a:fillRect/>
                          </a:stretch>
                        </pic:blipFill>
                        <pic:spPr>
                          <a:xfrm>
                            <a:off x="0" y="0"/>
                            <a:ext cx="5600000" cy="714286"/>
                          </a:xfrm>
                          <a:prstGeom prst="rect">
                            <a:avLst/>
                          </a:prstGeom>
                        </pic:spPr>
                      </pic:pic>
                    </a:graphicData>
                  </a:graphic>
                </wp:inline>
              </w:drawing>
            </w:r>
          </w:p>
          <w:p w14:paraId="5E4E0973" w14:textId="77777777" w:rsidR="00F8445D" w:rsidRDefault="00F8445D" w:rsidP="00AE17CE">
            <w:pPr>
              <w:spacing w:before="120" w:after="120" w:line="240" w:lineRule="auto"/>
              <w:jc w:val="center"/>
              <w:rPr>
                <w:szCs w:val="24"/>
              </w:rPr>
            </w:pPr>
          </w:p>
          <w:p w14:paraId="72CD5CF0" w14:textId="75F3FBE8" w:rsidR="00B2129D" w:rsidRPr="00342402" w:rsidRDefault="00365199" w:rsidP="00F051A6">
            <w:pPr>
              <w:spacing w:before="120" w:after="120" w:line="240" w:lineRule="auto"/>
              <w:rPr>
                <w:szCs w:val="24"/>
              </w:rPr>
            </w:pPr>
            <w:bookmarkStart w:id="82" w:name="OLE_LINK69"/>
            <w:r>
              <w:rPr>
                <w:szCs w:val="24"/>
              </w:rPr>
              <w:t xml:space="preserve">b. </w:t>
            </w:r>
            <w:r w:rsidR="00B2129D" w:rsidRPr="00342402">
              <w:rPr>
                <w:szCs w:val="24"/>
              </w:rPr>
              <w:t>Provide</w:t>
            </w:r>
            <w:r w:rsidR="00206367" w:rsidRPr="00342402">
              <w:rPr>
                <w:szCs w:val="24"/>
              </w:rPr>
              <w:t xml:space="preserve"> </w:t>
            </w:r>
            <w:r w:rsidR="00B2129D" w:rsidRPr="00342402">
              <w:rPr>
                <w:szCs w:val="24"/>
              </w:rPr>
              <w:t>the</w:t>
            </w:r>
            <w:r w:rsidR="00206367" w:rsidRPr="00342402">
              <w:rPr>
                <w:szCs w:val="24"/>
              </w:rPr>
              <w:t xml:space="preserve"> </w:t>
            </w:r>
            <w:r w:rsidR="00B2129D" w:rsidRPr="00342402">
              <w:rPr>
                <w:szCs w:val="24"/>
              </w:rPr>
              <w:t>Turnaround</w:t>
            </w:r>
            <w:r w:rsidR="00206367" w:rsidRPr="00342402">
              <w:rPr>
                <w:szCs w:val="24"/>
              </w:rPr>
              <w:t xml:space="preserve"> </w:t>
            </w:r>
            <w:r w:rsidR="00B2129D" w:rsidRPr="00342402">
              <w:rPr>
                <w:szCs w:val="24"/>
              </w:rPr>
              <w:t>Time</w:t>
            </w:r>
            <w:r w:rsidR="00206367" w:rsidRPr="00342402">
              <w:rPr>
                <w:szCs w:val="24"/>
              </w:rPr>
              <w:t xml:space="preserve"> </w:t>
            </w:r>
            <w:r w:rsidR="00B2129D" w:rsidRPr="00342402">
              <w:rPr>
                <w:szCs w:val="24"/>
              </w:rPr>
              <w:t>for</w:t>
            </w:r>
            <w:r w:rsidR="00206367" w:rsidRPr="00342402">
              <w:rPr>
                <w:szCs w:val="24"/>
              </w:rPr>
              <w:t xml:space="preserve"> </w:t>
            </w:r>
            <w:r w:rsidR="00B2129D" w:rsidRPr="00342402">
              <w:rPr>
                <w:szCs w:val="24"/>
              </w:rPr>
              <w:t>when</w:t>
            </w:r>
            <w:r w:rsidR="00206367" w:rsidRPr="00342402">
              <w:rPr>
                <w:szCs w:val="24"/>
              </w:rPr>
              <w:t xml:space="preserve"> </w:t>
            </w:r>
            <w:r w:rsidR="00B2129D" w:rsidRPr="00342402">
              <w:rPr>
                <w:szCs w:val="24"/>
              </w:rPr>
              <w:t>the</w:t>
            </w:r>
            <w:r w:rsidR="00206367" w:rsidRPr="00342402">
              <w:rPr>
                <w:szCs w:val="24"/>
              </w:rPr>
              <w:t xml:space="preserve"> </w:t>
            </w:r>
            <w:r w:rsidR="00B2129D" w:rsidRPr="00342402">
              <w:rPr>
                <w:szCs w:val="24"/>
              </w:rPr>
              <w:t>order</w:t>
            </w:r>
            <w:r w:rsidR="00206367" w:rsidRPr="00342402">
              <w:rPr>
                <w:szCs w:val="24"/>
              </w:rPr>
              <w:t xml:space="preserve"> </w:t>
            </w:r>
            <w:r w:rsidR="00B2129D" w:rsidRPr="00342402">
              <w:rPr>
                <w:szCs w:val="24"/>
              </w:rPr>
              <w:t>is</w:t>
            </w:r>
            <w:r w:rsidR="00206367" w:rsidRPr="00342402">
              <w:rPr>
                <w:szCs w:val="24"/>
              </w:rPr>
              <w:t xml:space="preserve"> </w:t>
            </w:r>
            <w:r w:rsidR="00B2129D" w:rsidRPr="00342402">
              <w:rPr>
                <w:szCs w:val="24"/>
              </w:rPr>
              <w:t>expected</w:t>
            </w:r>
            <w:r w:rsidR="00206367" w:rsidRPr="00342402">
              <w:rPr>
                <w:szCs w:val="24"/>
              </w:rPr>
              <w:t xml:space="preserve"> </w:t>
            </w:r>
            <w:r w:rsidR="00B2129D" w:rsidRPr="00342402">
              <w:rPr>
                <w:szCs w:val="24"/>
              </w:rPr>
              <w:t>to</w:t>
            </w:r>
            <w:r w:rsidR="00206367" w:rsidRPr="00342402">
              <w:rPr>
                <w:szCs w:val="24"/>
              </w:rPr>
              <w:t xml:space="preserve"> </w:t>
            </w:r>
            <w:r w:rsidR="00B2129D" w:rsidRPr="00342402">
              <w:rPr>
                <w:szCs w:val="24"/>
              </w:rPr>
              <w:t>ship</w:t>
            </w:r>
            <w:r w:rsidR="00206367" w:rsidRPr="00342402">
              <w:rPr>
                <w:szCs w:val="24"/>
              </w:rPr>
              <w:t xml:space="preserve"> </w:t>
            </w:r>
            <w:r w:rsidR="00B2129D" w:rsidRPr="00342402">
              <w:rPr>
                <w:szCs w:val="24"/>
              </w:rPr>
              <w:t>using</w:t>
            </w:r>
            <w:r w:rsidR="00206367" w:rsidRPr="00342402">
              <w:rPr>
                <w:szCs w:val="24"/>
              </w:rPr>
              <w:t xml:space="preserve"> </w:t>
            </w:r>
            <w:r w:rsidR="00B2129D" w:rsidRPr="00342402">
              <w:rPr>
                <w:szCs w:val="24"/>
              </w:rPr>
              <w:t>the</w:t>
            </w:r>
            <w:r w:rsidR="00206367" w:rsidRPr="00342402">
              <w:rPr>
                <w:szCs w:val="24"/>
              </w:rPr>
              <w:t xml:space="preserve"> </w:t>
            </w:r>
            <w:r w:rsidR="00B2129D" w:rsidRPr="00342402">
              <w:rPr>
                <w:szCs w:val="24"/>
              </w:rPr>
              <w:t>shipping</w:t>
            </w:r>
            <w:r w:rsidR="00206367" w:rsidRPr="00342402">
              <w:rPr>
                <w:szCs w:val="24"/>
              </w:rPr>
              <w:t xml:space="preserve"> </w:t>
            </w:r>
            <w:r w:rsidR="00B2129D" w:rsidRPr="00342402">
              <w:rPr>
                <w:szCs w:val="24"/>
              </w:rPr>
              <w:t>method</w:t>
            </w:r>
            <w:r w:rsidR="00206367" w:rsidRPr="00342402">
              <w:rPr>
                <w:szCs w:val="24"/>
              </w:rPr>
              <w:t xml:space="preserve"> </w:t>
            </w:r>
            <w:r w:rsidR="00B2129D" w:rsidRPr="00342402">
              <w:rPr>
                <w:szCs w:val="24"/>
              </w:rPr>
              <w:t>chosen</w:t>
            </w:r>
            <w:r w:rsidR="00206367" w:rsidRPr="00342402">
              <w:rPr>
                <w:szCs w:val="24"/>
              </w:rPr>
              <w:t xml:space="preserve"> </w:t>
            </w:r>
            <w:r w:rsidR="00B2129D" w:rsidRPr="00342402">
              <w:rPr>
                <w:szCs w:val="24"/>
              </w:rPr>
              <w:t>as</w:t>
            </w:r>
            <w:r w:rsidR="00206367" w:rsidRPr="00342402">
              <w:rPr>
                <w:szCs w:val="24"/>
              </w:rPr>
              <w:t xml:space="preserve"> </w:t>
            </w:r>
            <w:r w:rsidR="00B2129D" w:rsidRPr="00342402">
              <w:rPr>
                <w:szCs w:val="24"/>
              </w:rPr>
              <w:t>well</w:t>
            </w:r>
            <w:r w:rsidR="00206367" w:rsidRPr="00342402">
              <w:rPr>
                <w:szCs w:val="24"/>
              </w:rPr>
              <w:t xml:space="preserve"> </w:t>
            </w:r>
            <w:r w:rsidR="00B2129D" w:rsidRPr="00342402">
              <w:rPr>
                <w:szCs w:val="24"/>
              </w:rPr>
              <w:t>as</w:t>
            </w:r>
            <w:r w:rsidR="00206367" w:rsidRPr="00342402">
              <w:rPr>
                <w:szCs w:val="24"/>
              </w:rPr>
              <w:t xml:space="preserve"> </w:t>
            </w:r>
            <w:r w:rsidR="00B2129D" w:rsidRPr="00342402">
              <w:rPr>
                <w:szCs w:val="24"/>
              </w:rPr>
              <w:t>associated</w:t>
            </w:r>
            <w:r w:rsidR="00206367" w:rsidRPr="00342402">
              <w:rPr>
                <w:szCs w:val="24"/>
              </w:rPr>
              <w:t xml:space="preserve"> </w:t>
            </w:r>
            <w:r w:rsidR="00B2129D" w:rsidRPr="00342402">
              <w:rPr>
                <w:szCs w:val="24"/>
              </w:rPr>
              <w:t>fees.</w:t>
            </w:r>
          </w:p>
          <w:p w14:paraId="4B734D10" w14:textId="77777777" w:rsidR="007118E4" w:rsidRPr="00342402" w:rsidRDefault="00B2129D" w:rsidP="00F051A6">
            <w:pPr>
              <w:numPr>
                <w:ilvl w:val="0"/>
                <w:numId w:val="11"/>
              </w:numPr>
              <w:spacing w:before="120" w:after="120" w:line="240" w:lineRule="auto"/>
              <w:rPr>
                <w:rFonts w:eastAsia="Calibri" w:cs="Times New Roman"/>
                <w:szCs w:val="24"/>
              </w:rPr>
            </w:pPr>
            <w:r w:rsidRPr="00342402">
              <w:rPr>
                <w:szCs w:val="24"/>
              </w:rPr>
              <w:t>Refer</w:t>
            </w:r>
            <w:r w:rsidR="00206367" w:rsidRPr="00342402">
              <w:rPr>
                <w:szCs w:val="24"/>
              </w:rPr>
              <w:t xml:space="preserve"> </w:t>
            </w:r>
            <w:r w:rsidRPr="00342402">
              <w:rPr>
                <w:szCs w:val="24"/>
              </w:rPr>
              <w:t>to</w:t>
            </w:r>
            <w:r w:rsidR="00206367" w:rsidRPr="00342402">
              <w:rPr>
                <w:szCs w:val="24"/>
              </w:rPr>
              <w:t xml:space="preserve"> </w:t>
            </w:r>
            <w:hyperlink r:id="rId66" w:anchor="!/view?docid=e77f513c-0e5e-4aaa-b674-de935ed25901" w:history="1">
              <w:r w:rsidR="00E00FEC" w:rsidRPr="00342402">
                <w:rPr>
                  <w:rStyle w:val="Hyperlink"/>
                  <w:szCs w:val="24"/>
                </w:rPr>
                <w:t>Compass - Shipping Guidelines and Fees (053427)</w:t>
              </w:r>
            </w:hyperlink>
            <w:r w:rsidR="00206367" w:rsidRPr="00342402">
              <w:rPr>
                <w:szCs w:val="24"/>
              </w:rPr>
              <w:t xml:space="preserve"> </w:t>
            </w:r>
            <w:r w:rsidRPr="00342402">
              <w:rPr>
                <w:szCs w:val="24"/>
              </w:rPr>
              <w:t>for</w:t>
            </w:r>
            <w:r w:rsidR="00206367" w:rsidRPr="00342402">
              <w:rPr>
                <w:szCs w:val="24"/>
              </w:rPr>
              <w:t xml:space="preserve"> </w:t>
            </w:r>
            <w:r w:rsidRPr="00342402">
              <w:rPr>
                <w:szCs w:val="24"/>
              </w:rPr>
              <w:t>additional</w:t>
            </w:r>
            <w:r w:rsidR="00206367" w:rsidRPr="00342402">
              <w:rPr>
                <w:szCs w:val="24"/>
              </w:rPr>
              <w:t xml:space="preserve"> </w:t>
            </w:r>
            <w:r w:rsidRPr="00342402">
              <w:rPr>
                <w:szCs w:val="24"/>
              </w:rPr>
              <w:t>shipping</w:t>
            </w:r>
            <w:r w:rsidR="00206367" w:rsidRPr="00342402">
              <w:rPr>
                <w:szCs w:val="24"/>
              </w:rPr>
              <w:t xml:space="preserve"> </w:t>
            </w:r>
            <w:r w:rsidRPr="00342402">
              <w:rPr>
                <w:szCs w:val="24"/>
              </w:rPr>
              <w:t>information</w:t>
            </w:r>
            <w:r w:rsidR="007118E4" w:rsidRPr="00342402">
              <w:rPr>
                <w:szCs w:val="24"/>
              </w:rPr>
              <w:t xml:space="preserve">, </w:t>
            </w:r>
            <w:r w:rsidRPr="00342402">
              <w:rPr>
                <w:szCs w:val="24"/>
              </w:rPr>
              <w:t>associated</w:t>
            </w:r>
            <w:r w:rsidR="00206367" w:rsidRPr="00342402">
              <w:rPr>
                <w:szCs w:val="24"/>
              </w:rPr>
              <w:t xml:space="preserve"> </w:t>
            </w:r>
            <w:r w:rsidRPr="00342402">
              <w:rPr>
                <w:szCs w:val="24"/>
              </w:rPr>
              <w:t>fees</w:t>
            </w:r>
            <w:r w:rsidR="007118E4" w:rsidRPr="00342402">
              <w:rPr>
                <w:szCs w:val="24"/>
              </w:rPr>
              <w:t>, and cold pack shipping</w:t>
            </w:r>
            <w:r w:rsidRPr="00342402">
              <w:rPr>
                <w:szCs w:val="24"/>
              </w:rPr>
              <w:t>.</w:t>
            </w:r>
            <w:r w:rsidR="00206367" w:rsidRPr="00342402">
              <w:rPr>
                <w:szCs w:val="24"/>
              </w:rPr>
              <w:t xml:space="preserve"> </w:t>
            </w:r>
            <w:bookmarkEnd w:id="82"/>
          </w:p>
          <w:p w14:paraId="21602B9E" w14:textId="330AD17A" w:rsidR="008A49BA" w:rsidRPr="00755898" w:rsidRDefault="008A49BA" w:rsidP="00F051A6">
            <w:pPr>
              <w:spacing w:before="120" w:after="120" w:line="240" w:lineRule="auto"/>
              <w:ind w:left="720"/>
              <w:rPr>
                <w:rFonts w:eastAsia="Calibri" w:cs="Times New Roman"/>
                <w:szCs w:val="24"/>
              </w:rPr>
            </w:pPr>
            <w:r>
              <w:rPr>
                <w:noProof/>
                <w:szCs w:val="24"/>
              </w:rPr>
              <w:drawing>
                <wp:inline distT="0" distB="0" distL="0" distR="0" wp14:anchorId="10DDF633" wp14:editId="2E3ACC55">
                  <wp:extent cx="238095" cy="2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szCs w:val="24"/>
              </w:rPr>
              <w:t xml:space="preserve"> </w:t>
            </w:r>
            <w:r w:rsidRPr="006D692D">
              <w:rPr>
                <w:szCs w:val="24"/>
              </w:rPr>
              <w:t>When an order contains a cold pack drug</w:t>
            </w:r>
            <w:r>
              <w:rPr>
                <w:szCs w:val="24"/>
              </w:rPr>
              <w:t xml:space="preserve">, </w:t>
            </w:r>
            <w:r w:rsidRPr="00FC4DEE">
              <w:rPr>
                <w:szCs w:val="24"/>
              </w:rPr>
              <w:t>Compass will disable the option to upgrade shipping to prevent member from being charged for expedited shipping (as orders with cold pack drugs are automatically expedited)</w:t>
            </w:r>
            <w:r>
              <w:rPr>
                <w:szCs w:val="24"/>
              </w:rPr>
              <w:t xml:space="preserve">. </w:t>
            </w:r>
            <w:r>
              <w:rPr>
                <w:color w:val="000000"/>
                <w:szCs w:val="24"/>
              </w:rPr>
              <w:t>Users will have an indicator on screen to show which medications require a cold pack. In addition to the indicator, there will be a legend and help text on shipping, and the screen will provide a hyperlink to the work instruction on cold packed shipping in theSource. </w:t>
            </w:r>
            <w:r>
              <w:rPr>
                <w:rFonts w:ascii="Arial" w:hAnsi="Arial" w:cs="Arial"/>
                <w:color w:val="000000"/>
                <w:szCs w:val="24"/>
              </w:rPr>
              <w:t>​</w:t>
            </w:r>
          </w:p>
        </w:tc>
      </w:tr>
    </w:tbl>
    <w:p w14:paraId="27F15A05" w14:textId="77777777" w:rsidR="001663A8" w:rsidRDefault="001663A8" w:rsidP="00AE17CE">
      <w:pPr>
        <w:spacing w:before="120" w:after="120" w:line="240" w:lineRule="auto"/>
        <w:jc w:val="right"/>
      </w:pPr>
    </w:p>
    <w:p w14:paraId="71174B94" w14:textId="77777777" w:rsidR="002F41D9" w:rsidRPr="002F41D9" w:rsidRDefault="002F41D9" w:rsidP="00AE17CE">
      <w:pPr>
        <w:spacing w:before="120" w:after="120" w:line="240" w:lineRule="auto"/>
        <w:jc w:val="right"/>
        <w:rPr>
          <w:szCs w:val="24"/>
        </w:rPr>
      </w:pPr>
      <w:hyperlink w:anchor="_top" w:history="1">
        <w:r w:rsidRPr="00F045D8">
          <w:rPr>
            <w:rStyle w:val="Hyperlink"/>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2F41D9" w:rsidRPr="002F41D9" w14:paraId="21C4CE27" w14:textId="77777777" w:rsidTr="00746455">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BB6956" w14:textId="77777777" w:rsidR="002F41D9" w:rsidRPr="00E0753D" w:rsidRDefault="002F41D9" w:rsidP="00AE17CE">
            <w:pPr>
              <w:pStyle w:val="Heading2"/>
              <w:spacing w:before="120" w:after="120"/>
              <w:rPr>
                <w:rFonts w:ascii="Verdana" w:hAnsi="Verdana"/>
                <w:i w:val="0"/>
              </w:rPr>
            </w:pPr>
            <w:bookmarkStart w:id="83" w:name="_Scenario_Guide"/>
            <w:bookmarkStart w:id="84" w:name="_Toc150429316"/>
            <w:bookmarkStart w:id="85" w:name="_Toc190865986"/>
            <w:bookmarkStart w:id="86" w:name="OLE_LINK74"/>
            <w:bookmarkEnd w:id="83"/>
            <w:r w:rsidRPr="00E0753D">
              <w:rPr>
                <w:rFonts w:ascii="Verdana" w:hAnsi="Verdana"/>
                <w:i w:val="0"/>
              </w:rPr>
              <w:t>Scenario Guide</w:t>
            </w:r>
            <w:bookmarkStart w:id="87" w:name="OLE_LINK63"/>
            <w:bookmarkEnd w:id="84"/>
            <w:bookmarkEnd w:id="85"/>
            <w:r w:rsidRPr="00E0753D">
              <w:rPr>
                <w:rFonts w:ascii="Verdana" w:hAnsi="Verdana"/>
                <w:i w:val="0"/>
              </w:rPr>
              <w:t xml:space="preserve"> </w:t>
            </w:r>
            <w:bookmarkEnd w:id="86"/>
            <w:bookmarkEnd w:id="87"/>
          </w:p>
        </w:tc>
      </w:tr>
    </w:tbl>
    <w:p w14:paraId="162573B4" w14:textId="77777777" w:rsidR="00202867" w:rsidRPr="00202867" w:rsidRDefault="00202867" w:rsidP="00AE17CE">
      <w:pPr>
        <w:spacing w:before="120" w:after="120" w:line="240" w:lineRule="auto"/>
        <w:rPr>
          <w:szCs w:val="24"/>
        </w:rPr>
      </w:pPr>
      <w:r w:rsidRPr="00202867">
        <w:rPr>
          <w:b/>
          <w:bCs/>
          <w:szCs w:val="24"/>
        </w:rPr>
        <w:t>Payment</w:t>
      </w:r>
      <w:r>
        <w:rPr>
          <w:b/>
          <w:bCs/>
          <w:szCs w:val="24"/>
        </w:rPr>
        <w:t xml:space="preserve"> Changes</w:t>
      </w:r>
      <w:r w:rsidR="008842C4">
        <w:rPr>
          <w:b/>
          <w:bCs/>
          <w:szCs w:val="24"/>
        </w:rPr>
        <w:t xml:space="preserve"> Notes</w:t>
      </w:r>
      <w:r w:rsidRPr="00B21ABC">
        <w:rPr>
          <w:b/>
          <w:szCs w:val="24"/>
        </w:rPr>
        <w:t>:</w:t>
      </w:r>
    </w:p>
    <w:p w14:paraId="35D48972" w14:textId="77777777" w:rsidR="00202867" w:rsidRPr="00202867" w:rsidRDefault="00202867" w:rsidP="00AE17CE">
      <w:pPr>
        <w:numPr>
          <w:ilvl w:val="0"/>
          <w:numId w:val="4"/>
        </w:numPr>
        <w:spacing w:before="120" w:after="120" w:line="240" w:lineRule="auto"/>
        <w:rPr>
          <w:szCs w:val="24"/>
        </w:rPr>
      </w:pPr>
      <w:proofErr w:type="spellStart"/>
      <w:r w:rsidRPr="00202867">
        <w:rPr>
          <w:szCs w:val="24"/>
        </w:rPr>
        <w:t>POAs</w:t>
      </w:r>
      <w:proofErr w:type="spellEnd"/>
      <w:r w:rsidRPr="00202867">
        <w:rPr>
          <w:szCs w:val="24"/>
        </w:rPr>
        <w:t xml:space="preserve"> are authorized to act on behalf of the </w:t>
      </w:r>
      <w:proofErr w:type="gramStart"/>
      <w:r w:rsidRPr="00202867">
        <w:rPr>
          <w:szCs w:val="24"/>
        </w:rPr>
        <w:t>member</w:t>
      </w:r>
      <w:proofErr w:type="gramEnd"/>
      <w:r w:rsidRPr="00202867">
        <w:rPr>
          <w:szCs w:val="24"/>
        </w:rPr>
        <w:t xml:space="preserve"> and can apply payments to an exclusive account. </w:t>
      </w:r>
    </w:p>
    <w:p w14:paraId="35A9B813" w14:textId="77777777" w:rsidR="00202867" w:rsidRPr="00997DF3" w:rsidRDefault="00C942C8" w:rsidP="00AE17CE">
      <w:pPr>
        <w:numPr>
          <w:ilvl w:val="0"/>
          <w:numId w:val="5"/>
        </w:numPr>
        <w:spacing w:before="120" w:after="120" w:line="240" w:lineRule="auto"/>
        <w:rPr>
          <w:szCs w:val="24"/>
        </w:rPr>
      </w:pPr>
      <w:r>
        <w:rPr>
          <w:szCs w:val="24"/>
        </w:rPr>
        <w:t>I</w:t>
      </w:r>
      <w:r w:rsidR="00202867" w:rsidRPr="00997DF3">
        <w:rPr>
          <w:szCs w:val="24"/>
        </w:rPr>
        <w:t>f the call is fully authenticated</w:t>
      </w:r>
      <w:r w:rsidR="00202867" w:rsidRPr="00202867">
        <w:rPr>
          <w:szCs w:val="24"/>
        </w:rPr>
        <w:t xml:space="preserve"> </w:t>
      </w:r>
      <w:proofErr w:type="gramStart"/>
      <w:r>
        <w:rPr>
          <w:szCs w:val="24"/>
        </w:rPr>
        <w:t>for</w:t>
      </w:r>
      <w:proofErr w:type="gramEnd"/>
      <w:r>
        <w:rPr>
          <w:szCs w:val="24"/>
        </w:rPr>
        <w:t xml:space="preserve"> a minor dependent</w:t>
      </w:r>
      <w:r w:rsidR="00202867" w:rsidRPr="00997DF3">
        <w:rPr>
          <w:szCs w:val="24"/>
        </w:rPr>
        <w:t xml:space="preserve"> and the caller can verify the payment account information, continue with applying the payment to the exclusive account. </w:t>
      </w:r>
    </w:p>
    <w:p w14:paraId="4B078CB0" w14:textId="77777777" w:rsidR="00607D5B" w:rsidRDefault="00607D5B" w:rsidP="00AE17CE">
      <w:pPr>
        <w:spacing w:before="120" w:after="120" w:line="240" w:lineRule="auto"/>
        <w:rPr>
          <w:b/>
          <w:bCs/>
          <w:szCs w:val="24"/>
        </w:rPr>
      </w:pPr>
    </w:p>
    <w:p w14:paraId="7BAD2954" w14:textId="77777777" w:rsidR="00202867" w:rsidRDefault="00202867" w:rsidP="00AE17CE">
      <w:pPr>
        <w:spacing w:before="120" w:after="120" w:line="240" w:lineRule="auto"/>
        <w:rPr>
          <w:b/>
          <w:bCs/>
          <w:szCs w:val="24"/>
        </w:rPr>
      </w:pPr>
      <w:r w:rsidRPr="00202867">
        <w:rPr>
          <w:b/>
          <w:bCs/>
          <w:szCs w:val="24"/>
        </w:rPr>
        <w:t>Address Changes</w:t>
      </w:r>
      <w:r w:rsidR="008842C4">
        <w:rPr>
          <w:b/>
          <w:bCs/>
          <w:szCs w:val="24"/>
        </w:rPr>
        <w:t xml:space="preserve"> Notes</w:t>
      </w:r>
      <w:r w:rsidRPr="00202867">
        <w:rPr>
          <w:b/>
          <w:bCs/>
          <w:szCs w:val="24"/>
        </w:rPr>
        <w:t>:</w:t>
      </w:r>
    </w:p>
    <w:p w14:paraId="3D178336" w14:textId="77777777" w:rsidR="008842C4" w:rsidRPr="008842C4" w:rsidRDefault="00202867" w:rsidP="00AE17CE">
      <w:pPr>
        <w:pStyle w:val="ListParagraph"/>
        <w:numPr>
          <w:ilvl w:val="0"/>
          <w:numId w:val="6"/>
        </w:numPr>
        <w:spacing w:before="120" w:after="120" w:line="240" w:lineRule="auto"/>
        <w:rPr>
          <w:szCs w:val="24"/>
        </w:rPr>
      </w:pPr>
      <w:r w:rsidRPr="00202867">
        <w:rPr>
          <w:rFonts w:eastAsia="Times New Roman" w:cs="Times New Roman"/>
          <w:color w:val="000000"/>
          <w:szCs w:val="24"/>
        </w:rPr>
        <w:t>When receiving calls from the member requesting an address change for an Open Order, follow</w:t>
      </w:r>
      <w:r>
        <w:rPr>
          <w:rFonts w:eastAsia="Times New Roman" w:cs="Times New Roman"/>
          <w:color w:val="000000"/>
          <w:szCs w:val="24"/>
        </w:rPr>
        <w:t xml:space="preserve"> the process below. </w:t>
      </w:r>
    </w:p>
    <w:p w14:paraId="4A1186A8" w14:textId="77777777" w:rsidR="00DE3CC7" w:rsidRPr="00D94FEF" w:rsidRDefault="008842C4" w:rsidP="00AE17CE">
      <w:pPr>
        <w:pStyle w:val="ListParagraph"/>
        <w:numPr>
          <w:ilvl w:val="0"/>
          <w:numId w:val="6"/>
        </w:numPr>
        <w:spacing w:before="120" w:after="120" w:line="240" w:lineRule="auto"/>
        <w:rPr>
          <w:szCs w:val="24"/>
          <w:u w:val="single"/>
        </w:rPr>
      </w:pPr>
      <w:r w:rsidRPr="00770244">
        <w:rPr>
          <w:rFonts w:eastAsia="Times New Roman" w:cs="Times New Roman"/>
          <w:szCs w:val="24"/>
        </w:rPr>
        <w:t xml:space="preserve">The process </w:t>
      </w:r>
      <w:proofErr w:type="gramStart"/>
      <w:r w:rsidRPr="00770244">
        <w:rPr>
          <w:rFonts w:eastAsia="Times New Roman" w:cs="Times New Roman"/>
          <w:szCs w:val="24"/>
        </w:rPr>
        <w:t>for</w:t>
      </w:r>
      <w:proofErr w:type="gramEnd"/>
      <w:r w:rsidRPr="00770244">
        <w:rPr>
          <w:rFonts w:eastAsia="Times New Roman" w:cs="Times New Roman"/>
          <w:szCs w:val="24"/>
        </w:rPr>
        <w:t xml:space="preserve"> changing an address on an Open Order differs from a Permanent Address Change process. </w:t>
      </w:r>
      <w:r w:rsidR="00202867" w:rsidRPr="00770244">
        <w:rPr>
          <w:rFonts w:eastAsia="Times New Roman" w:cs="Times New Roman"/>
          <w:szCs w:val="24"/>
        </w:rPr>
        <w:t xml:space="preserve">To update a Permanent Address, refer to </w:t>
      </w:r>
      <w:bookmarkStart w:id="88" w:name="OLE_LINK6"/>
      <w:r w:rsidR="00BE6D98">
        <w:rPr>
          <w:rFonts w:asciiTheme="minorHAnsi" w:hAnsiTheme="minorHAnsi"/>
          <w:sz w:val="22"/>
        </w:rPr>
        <w:fldChar w:fldCharType="begin"/>
      </w:r>
      <w:r w:rsidR="002E2497">
        <w:rPr>
          <w:rFonts w:asciiTheme="minorHAnsi" w:hAnsiTheme="minorHAnsi"/>
          <w:sz w:val="22"/>
        </w:rPr>
        <w:instrText>HYPERLINK "https://thesource.cvshealth.com/nuxeo/thesource/" \l "!/view?docid=9cfb4422-7129-4bca-b1ea-f1d6fa964906"</w:instrText>
      </w:r>
      <w:r w:rsidR="00BE6D98">
        <w:rPr>
          <w:rFonts w:asciiTheme="minorHAnsi" w:hAnsiTheme="minorHAnsi"/>
          <w:sz w:val="22"/>
        </w:rPr>
      </w:r>
      <w:r w:rsidR="00BE6D98">
        <w:rPr>
          <w:rFonts w:asciiTheme="minorHAnsi" w:hAnsiTheme="minorHAnsi"/>
          <w:sz w:val="22"/>
        </w:rPr>
        <w:fldChar w:fldCharType="separate"/>
      </w:r>
      <w:r w:rsidR="002E2497">
        <w:rPr>
          <w:rStyle w:val="Hyperlink"/>
          <w:rFonts w:eastAsia="Times New Roman" w:cs="Times New Roman"/>
          <w:szCs w:val="24"/>
        </w:rPr>
        <w:t>Compass - Add / Edit / Delete Mailing Address (053255)</w:t>
      </w:r>
      <w:r w:rsidR="00BE6D98">
        <w:rPr>
          <w:rStyle w:val="Hyperlink"/>
          <w:rFonts w:eastAsia="Times New Roman" w:cs="Times New Roman"/>
          <w:szCs w:val="24"/>
        </w:rPr>
        <w:fldChar w:fldCharType="end"/>
      </w:r>
      <w:bookmarkEnd w:id="88"/>
      <w:r w:rsidR="005D0DC8" w:rsidRPr="005D0DC8">
        <w:rPr>
          <w:szCs w:val="24"/>
        </w:rPr>
        <w:t>.</w:t>
      </w:r>
    </w:p>
    <w:p w14:paraId="1D67C548" w14:textId="77777777" w:rsidR="00B14CDB" w:rsidRPr="00D94FEF" w:rsidRDefault="00B14CDB" w:rsidP="00E9198D">
      <w:pPr>
        <w:spacing w:before="120" w:after="120" w:line="240" w:lineRule="auto"/>
        <w:rPr>
          <w:szCs w:val="24"/>
        </w:rPr>
      </w:pPr>
    </w:p>
    <w:p w14:paraId="3108245D" w14:textId="77777777" w:rsidR="002F41D9" w:rsidRDefault="008842C4" w:rsidP="00AE17CE">
      <w:pPr>
        <w:spacing w:before="120" w:after="120" w:line="240" w:lineRule="auto"/>
        <w:rPr>
          <w:b/>
          <w:bCs/>
          <w:color w:val="000000"/>
          <w:szCs w:val="24"/>
        </w:rPr>
      </w:pPr>
      <w:bookmarkStart w:id="89" w:name="OLE_LINK40"/>
      <w:r w:rsidRPr="008842C4">
        <w:rPr>
          <w:szCs w:val="24"/>
        </w:rPr>
        <w:t>Refer to the Order Status scenarios listed below as needed:</w:t>
      </w:r>
      <w:r w:rsidR="002F41D9" w:rsidRPr="002F41D9">
        <w:rPr>
          <w:b/>
          <w:bCs/>
          <w:color w:val="000000"/>
          <w:szCs w:val="24"/>
          <w:highlight w:val="yellow"/>
        </w:rPr>
        <w:t xml:space="preserve"> </w:t>
      </w:r>
    </w:p>
    <w:p w14:paraId="0C49EC48" w14:textId="3771F2AF" w:rsidR="00D8315F" w:rsidRPr="00D8315F" w:rsidRDefault="00927DE4">
      <w:pPr>
        <w:pStyle w:val="TOC4"/>
        <w:rPr>
          <w:rFonts w:asciiTheme="minorHAnsi" w:eastAsiaTheme="minorEastAsia" w:hAnsiTheme="minorHAnsi" w:cstheme="minorBidi"/>
          <w:noProof/>
          <w:kern w:val="2"/>
          <w:sz w:val="24"/>
          <w:szCs w:val="24"/>
          <w14:ligatures w14:val="standardContextual"/>
        </w:rPr>
      </w:pPr>
      <w:r>
        <w:fldChar w:fldCharType="begin"/>
      </w:r>
      <w:r>
        <w:instrText xml:space="preserve"> TOC \o "4-4" \h \z \u </w:instrText>
      </w:r>
      <w:r>
        <w:fldChar w:fldCharType="separate"/>
      </w:r>
      <w:hyperlink w:anchor="_Toc201234182" w:history="1">
        <w:r w:rsidR="00D8315F" w:rsidRPr="00D8315F">
          <w:rPr>
            <w:rStyle w:val="Hyperlink"/>
            <w:noProof/>
            <w:sz w:val="24"/>
            <w:szCs w:val="24"/>
          </w:rPr>
          <w:t>Unable to view or locate order</w:t>
        </w:r>
        <w:r w:rsidR="00D8315F" w:rsidRPr="00D8315F">
          <w:rPr>
            <w:noProof/>
            <w:webHidden/>
            <w:sz w:val="24"/>
            <w:szCs w:val="24"/>
          </w:rPr>
          <w:tab/>
        </w:r>
        <w:r w:rsidR="00D8315F" w:rsidRPr="00D8315F">
          <w:rPr>
            <w:noProof/>
            <w:webHidden/>
            <w:sz w:val="24"/>
            <w:szCs w:val="24"/>
          </w:rPr>
          <w:fldChar w:fldCharType="begin"/>
        </w:r>
        <w:r w:rsidR="00D8315F" w:rsidRPr="00D8315F">
          <w:rPr>
            <w:noProof/>
            <w:webHidden/>
            <w:sz w:val="24"/>
            <w:szCs w:val="24"/>
          </w:rPr>
          <w:instrText xml:space="preserve"> PAGEREF _Toc201234182 \h </w:instrText>
        </w:r>
        <w:r w:rsidR="00D8315F" w:rsidRPr="00D8315F">
          <w:rPr>
            <w:noProof/>
            <w:webHidden/>
            <w:sz w:val="24"/>
            <w:szCs w:val="24"/>
          </w:rPr>
        </w:r>
        <w:r w:rsidR="00D8315F" w:rsidRPr="00D8315F">
          <w:rPr>
            <w:noProof/>
            <w:webHidden/>
            <w:sz w:val="24"/>
            <w:szCs w:val="24"/>
          </w:rPr>
          <w:fldChar w:fldCharType="separate"/>
        </w:r>
        <w:r w:rsidR="00D8315F" w:rsidRPr="00D8315F">
          <w:rPr>
            <w:noProof/>
            <w:webHidden/>
            <w:sz w:val="24"/>
            <w:szCs w:val="24"/>
          </w:rPr>
          <w:t>1</w:t>
        </w:r>
        <w:r w:rsidR="00D8315F" w:rsidRPr="00D8315F">
          <w:rPr>
            <w:noProof/>
            <w:webHidden/>
            <w:sz w:val="24"/>
            <w:szCs w:val="24"/>
          </w:rPr>
          <w:fldChar w:fldCharType="end"/>
        </w:r>
      </w:hyperlink>
    </w:p>
    <w:p w14:paraId="0AFA4CD1" w14:textId="2ECC3EEF"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83" w:history="1">
        <w:r w:rsidRPr="00D8315F">
          <w:rPr>
            <w:rStyle w:val="Hyperlink"/>
            <w:noProof/>
            <w:sz w:val="24"/>
            <w:szCs w:val="24"/>
          </w:rPr>
          <w:t>Unable to see Order Details when all Rx’s on the order are voided</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_Toc201234183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3F61AC6B" w14:textId="314A8A5E"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84" w:history="1">
        <w:r w:rsidRPr="00D8315F">
          <w:rPr>
            <w:rStyle w:val="Hyperlink"/>
            <w:noProof/>
            <w:sz w:val="24"/>
            <w:szCs w:val="24"/>
          </w:rPr>
          <w:t>Orders that were recently placed</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_Toc201234184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21204B15" w14:textId="0F979F66"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85" w:history="1">
        <w:r w:rsidRPr="00D8315F">
          <w:rPr>
            <w:rStyle w:val="Hyperlink"/>
            <w:noProof/>
            <w:sz w:val="24"/>
            <w:szCs w:val="24"/>
          </w:rPr>
          <w:t>Caller requests changes to the Shipping Address, Shipping Method, or Payment Method be changed for Rx(s) in dispensing</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_Toc201234185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6EED1FAB" w14:textId="01460AFE"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86" w:history="1">
        <w:r w:rsidRPr="00D8315F">
          <w:rPr>
            <w:rStyle w:val="Hyperlink"/>
            <w:noProof/>
            <w:sz w:val="24"/>
            <w:szCs w:val="24"/>
          </w:rPr>
          <w:t>Change Shipping Options, Address, or Payment Method on open order</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_Toc201234186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19E4E86C" w14:textId="38A2B089"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87" w:history="1">
        <w:r w:rsidRPr="00D8315F">
          <w:rPr>
            <w:rStyle w:val="Hyperlink"/>
            <w:noProof/>
            <w:sz w:val="24"/>
            <w:szCs w:val="24"/>
          </w:rPr>
          <w:t>Member asks if previous credit on the account has been applied to order</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_Toc201234187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7DB5301A" w14:textId="0580F2BA"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88" w:history="1">
        <w:r w:rsidRPr="00D8315F">
          <w:rPr>
            <w:rStyle w:val="Hyperlink"/>
            <w:noProof/>
            <w:sz w:val="24"/>
            <w:szCs w:val="24"/>
          </w:rPr>
          <w:t>Order was delivered or member did not receive the prescription in more than 10 days from the shipment date</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_Toc201234188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2B03507B" w14:textId="0AFC720D"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89" w:history="1">
        <w:r w:rsidRPr="00D8315F">
          <w:rPr>
            <w:rStyle w:val="Hyperlink"/>
            <w:noProof/>
            <w:sz w:val="24"/>
            <w:szCs w:val="24"/>
          </w:rPr>
          <w:t>Order has shipped but delivery has been delayed due to weather</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_Toc201234189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39333C0D" w14:textId="6775149F"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90" w:history="1">
        <w:r w:rsidRPr="00D8315F">
          <w:rPr>
            <w:rStyle w:val="Hyperlink"/>
            <w:noProof/>
            <w:sz w:val="24"/>
            <w:szCs w:val="24"/>
          </w:rPr>
          <w:t>Order Placed on Hold due to Out of Stock or Backorder issue</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_Toc201234190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7D938F7E" w14:textId="08DE9F45" w:rsidR="00D8315F" w:rsidRPr="00D8315F" w:rsidRDefault="00D8315F">
      <w:pPr>
        <w:pStyle w:val="TOC4"/>
        <w:rPr>
          <w:rFonts w:asciiTheme="minorHAnsi" w:eastAsiaTheme="minorEastAsia" w:hAnsiTheme="minorHAnsi" w:cstheme="minorBidi"/>
          <w:noProof/>
          <w:kern w:val="2"/>
          <w:sz w:val="24"/>
          <w:szCs w:val="24"/>
          <w14:ligatures w14:val="standardContextual"/>
        </w:rPr>
      </w:pPr>
      <w:hyperlink w:anchor="_Toc201234191" w:history="1">
        <w:r w:rsidRPr="00D8315F">
          <w:rPr>
            <w:rStyle w:val="Hyperlink"/>
            <w:noProof/>
            <w:sz w:val="24"/>
            <w:szCs w:val="24"/>
          </w:rPr>
          <w:t>Member is attempting to fill 30-day supply at mail order for controlled C2 medication and plan has a minimum of 31-day supply or more at mail order.</w:t>
        </w:r>
        <w:r w:rsidRPr="00D8315F">
          <w:rPr>
            <w:noProof/>
            <w:webHidden/>
            <w:sz w:val="24"/>
            <w:szCs w:val="24"/>
          </w:rPr>
          <w:tab/>
        </w:r>
        <w:r w:rsidRPr="00D8315F">
          <w:rPr>
            <w:noProof/>
            <w:webHidden/>
            <w:sz w:val="24"/>
            <w:szCs w:val="24"/>
          </w:rPr>
          <w:fldChar w:fldCharType="begin"/>
        </w:r>
        <w:r w:rsidRPr="00D8315F">
          <w:rPr>
            <w:noProof/>
            <w:webHidden/>
            <w:sz w:val="24"/>
            <w:szCs w:val="24"/>
          </w:rPr>
          <w:instrText xml:space="preserve"> PAGEREF _Toc201234191 \h </w:instrText>
        </w:r>
        <w:r w:rsidRPr="00D8315F">
          <w:rPr>
            <w:noProof/>
            <w:webHidden/>
            <w:sz w:val="24"/>
            <w:szCs w:val="24"/>
          </w:rPr>
        </w:r>
        <w:r w:rsidRPr="00D8315F">
          <w:rPr>
            <w:noProof/>
            <w:webHidden/>
            <w:sz w:val="24"/>
            <w:szCs w:val="24"/>
          </w:rPr>
          <w:fldChar w:fldCharType="separate"/>
        </w:r>
        <w:r w:rsidRPr="00D8315F">
          <w:rPr>
            <w:noProof/>
            <w:webHidden/>
            <w:sz w:val="24"/>
            <w:szCs w:val="24"/>
          </w:rPr>
          <w:t>1</w:t>
        </w:r>
        <w:r w:rsidRPr="00D8315F">
          <w:rPr>
            <w:noProof/>
            <w:webHidden/>
            <w:sz w:val="24"/>
            <w:szCs w:val="24"/>
          </w:rPr>
          <w:fldChar w:fldCharType="end"/>
        </w:r>
      </w:hyperlink>
    </w:p>
    <w:p w14:paraId="148834EE" w14:textId="20F4CDA3" w:rsidR="00012067" w:rsidRPr="001E04F6" w:rsidDel="008A49BA" w:rsidRDefault="00927DE4" w:rsidP="00BF0CA5">
      <w:pPr>
        <w:pStyle w:val="TOC1"/>
        <w:rPr>
          <w:del w:id="90" w:author="Dugdale, Brienna" w:date="2025-02-14T16:40:00Z"/>
          <w:highlight w:val="yellow"/>
        </w:rPr>
      </w:pPr>
      <w:r>
        <w:rPr>
          <w:bCs w:val="0"/>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3"/>
        <w:gridCol w:w="3141"/>
        <w:gridCol w:w="7186"/>
      </w:tblGrid>
      <w:tr w:rsidR="00BD51CF" w:rsidRPr="002F41D9" w14:paraId="0C56EE7E" w14:textId="77777777" w:rsidTr="009B2341">
        <w:tc>
          <w:tcPr>
            <w:tcW w:w="109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89"/>
          <w:p w14:paraId="48634E26" w14:textId="77777777" w:rsidR="00B17F70" w:rsidRPr="002F41D9" w:rsidRDefault="00B17F70" w:rsidP="00AE17CE">
            <w:pPr>
              <w:spacing w:before="120" w:after="120" w:line="240" w:lineRule="auto"/>
              <w:jc w:val="center"/>
              <w:rPr>
                <w:b/>
                <w:szCs w:val="24"/>
              </w:rPr>
            </w:pPr>
            <w:r w:rsidRPr="002F41D9">
              <w:rPr>
                <w:b/>
                <w:szCs w:val="24"/>
              </w:rPr>
              <w:t>Scenario</w:t>
            </w:r>
          </w:p>
        </w:tc>
        <w:tc>
          <w:tcPr>
            <w:tcW w:w="391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B9F0C8" w14:textId="77777777" w:rsidR="00B17F70" w:rsidRPr="002F41D9" w:rsidRDefault="00B17F70" w:rsidP="00AE17CE">
            <w:pPr>
              <w:spacing w:before="120" w:after="120" w:line="240" w:lineRule="auto"/>
              <w:jc w:val="center"/>
              <w:rPr>
                <w:b/>
                <w:szCs w:val="24"/>
              </w:rPr>
            </w:pPr>
            <w:r w:rsidRPr="002F41D9">
              <w:rPr>
                <w:b/>
                <w:szCs w:val="24"/>
              </w:rPr>
              <w:t xml:space="preserve">Action </w:t>
            </w:r>
          </w:p>
        </w:tc>
      </w:tr>
      <w:tr w:rsidR="00BD51CF" w:rsidRPr="002F41D9" w14:paraId="333D3E79" w14:textId="77777777" w:rsidTr="009B2341">
        <w:tc>
          <w:tcPr>
            <w:tcW w:w="1090" w:type="pct"/>
            <w:tcBorders>
              <w:top w:val="single" w:sz="4" w:space="0" w:color="auto"/>
              <w:left w:val="single" w:sz="4" w:space="0" w:color="auto"/>
              <w:bottom w:val="single" w:sz="4" w:space="0" w:color="auto"/>
              <w:right w:val="single" w:sz="4" w:space="0" w:color="auto"/>
            </w:tcBorders>
          </w:tcPr>
          <w:p w14:paraId="7E081656" w14:textId="77777777" w:rsidR="00B17F70" w:rsidRPr="008A4E1F" w:rsidRDefault="00B17F70" w:rsidP="00927DE4">
            <w:pPr>
              <w:pStyle w:val="Heading4"/>
              <w:spacing w:before="120" w:after="120"/>
              <w:rPr>
                <w:b/>
              </w:rPr>
            </w:pPr>
            <w:bookmarkStart w:id="91" w:name="_Unable_to_view"/>
            <w:bookmarkStart w:id="92" w:name="OLE_LINK45"/>
            <w:bookmarkStart w:id="93" w:name="_Toc141719391"/>
            <w:bookmarkStart w:id="94" w:name="_Toc142374099"/>
            <w:bookmarkStart w:id="95" w:name="_Toc150429317"/>
            <w:bookmarkStart w:id="96" w:name="UnableToViewLocateOrder"/>
            <w:bookmarkStart w:id="97" w:name="_Toc201234182"/>
            <w:bookmarkEnd w:id="91"/>
            <w:r w:rsidRPr="008A4E1F">
              <w:t>Unable to view or locate order</w:t>
            </w:r>
            <w:bookmarkEnd w:id="92"/>
            <w:bookmarkEnd w:id="93"/>
            <w:bookmarkEnd w:id="94"/>
            <w:bookmarkEnd w:id="95"/>
            <w:bookmarkEnd w:id="96"/>
            <w:bookmarkEnd w:id="97"/>
          </w:p>
        </w:tc>
        <w:tc>
          <w:tcPr>
            <w:tcW w:w="3910" w:type="pct"/>
            <w:gridSpan w:val="2"/>
            <w:tcBorders>
              <w:top w:val="single" w:sz="4" w:space="0" w:color="auto"/>
              <w:left w:val="single" w:sz="4" w:space="0" w:color="auto"/>
              <w:bottom w:val="single" w:sz="4" w:space="0" w:color="auto"/>
              <w:right w:val="single" w:sz="4" w:space="0" w:color="auto"/>
            </w:tcBorders>
          </w:tcPr>
          <w:p w14:paraId="174DD4C9" w14:textId="77777777" w:rsidR="00B17F70" w:rsidRPr="00C9414D" w:rsidRDefault="00B17F70" w:rsidP="00AE17CE">
            <w:pPr>
              <w:spacing w:before="120" w:after="120" w:line="240" w:lineRule="auto"/>
              <w:rPr>
                <w:rFonts w:eastAsia="Times New Roman" w:cs="Times New Roman"/>
                <w:szCs w:val="24"/>
              </w:rPr>
            </w:pPr>
            <w:r w:rsidRPr="00C9414D">
              <w:rPr>
                <w:rFonts w:eastAsia="Times New Roman" w:cs="Times New Roman"/>
                <w:szCs w:val="24"/>
              </w:rPr>
              <w:t xml:space="preserve">Verify with the </w:t>
            </w:r>
            <w:proofErr w:type="gramStart"/>
            <w:r w:rsidRPr="00C9414D">
              <w:rPr>
                <w:rFonts w:eastAsia="Times New Roman" w:cs="Times New Roman"/>
                <w:szCs w:val="24"/>
              </w:rPr>
              <w:t>member</w:t>
            </w:r>
            <w:proofErr w:type="gramEnd"/>
            <w:r w:rsidRPr="00C9414D">
              <w:rPr>
                <w:rFonts w:eastAsia="Times New Roman" w:cs="Times New Roman"/>
                <w:szCs w:val="24"/>
              </w:rPr>
              <w:t xml:space="preserve"> that they do not have any additional active accounts or any recent name changes. </w:t>
            </w:r>
          </w:p>
          <w:p w14:paraId="1FE8DA18" w14:textId="77777777" w:rsidR="00B17F70" w:rsidRDefault="00B17F70" w:rsidP="00AE17CE">
            <w:pPr>
              <w:spacing w:before="120" w:after="120" w:line="240" w:lineRule="auto"/>
              <w:rPr>
                <w:rFonts w:eastAsia="Calibri" w:cs="Times New Roman"/>
                <w:color w:val="000000"/>
                <w:szCs w:val="24"/>
              </w:rPr>
            </w:pPr>
          </w:p>
          <w:p w14:paraId="4303919A" w14:textId="77777777" w:rsidR="00B17F70" w:rsidRPr="00220102" w:rsidRDefault="00B17F70" w:rsidP="00220102">
            <w:pPr>
              <w:spacing w:before="120" w:after="120" w:line="240" w:lineRule="auto"/>
              <w:rPr>
                <w:rFonts w:eastAsia="Times New Roman" w:cs="Times New Roman"/>
                <w:szCs w:val="24"/>
              </w:rPr>
            </w:pPr>
            <w:bookmarkStart w:id="98" w:name="OLE_LINK78"/>
            <w:r>
              <w:rPr>
                <w:rFonts w:eastAsia="Times New Roman" w:cs="Times New Roman"/>
                <w:noProof/>
                <w:szCs w:val="24"/>
              </w:rPr>
              <w:drawing>
                <wp:inline distT="0" distB="0" distL="0" distR="0" wp14:anchorId="0417120E" wp14:editId="041C57E0">
                  <wp:extent cx="238095" cy="209524"/>
                  <wp:effectExtent l="0" t="0" r="0" b="635"/>
                  <wp:docPr id="846246024" name="Picture 84624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6024" name="Picture 846246024"/>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Times New Roman" w:cs="Times New Roman"/>
                <w:szCs w:val="24"/>
              </w:rPr>
              <w:t xml:space="preserve"> </w:t>
            </w:r>
            <w:r w:rsidRPr="00220102">
              <w:rPr>
                <w:rFonts w:eastAsia="Times New Roman" w:cs="Times New Roman"/>
                <w:szCs w:val="24"/>
              </w:rPr>
              <w:t xml:space="preserve">New Prescription details will not </w:t>
            </w:r>
            <w:proofErr w:type="gramStart"/>
            <w:r w:rsidRPr="00220102">
              <w:rPr>
                <w:rFonts w:eastAsia="Times New Roman" w:cs="Times New Roman"/>
                <w:szCs w:val="24"/>
              </w:rPr>
              <w:t>show</w:t>
            </w:r>
            <w:proofErr w:type="gramEnd"/>
            <w:r w:rsidRPr="00220102">
              <w:rPr>
                <w:rFonts w:eastAsia="Times New Roman" w:cs="Times New Roman"/>
                <w:szCs w:val="24"/>
              </w:rPr>
              <w:t xml:space="preserve"> immediately. </w:t>
            </w:r>
          </w:p>
          <w:p w14:paraId="7AF59456" w14:textId="77777777" w:rsidR="00B17F70" w:rsidRPr="00AE5B5B" w:rsidRDefault="00B17F70" w:rsidP="00AE5B5B">
            <w:pPr>
              <w:spacing w:before="120" w:after="120" w:line="240" w:lineRule="auto"/>
              <w:rPr>
                <w:b/>
                <w:bCs/>
                <w:szCs w:val="24"/>
              </w:rPr>
            </w:pPr>
          </w:p>
          <w:p w14:paraId="3A48ADD0" w14:textId="2CBA25A4" w:rsidR="00B17F70" w:rsidRPr="007B3205" w:rsidRDefault="00B17F70" w:rsidP="00AE17CE">
            <w:pPr>
              <w:spacing w:before="120" w:after="120" w:line="240" w:lineRule="auto"/>
              <w:rPr>
                <w:b/>
                <w:bCs/>
                <w:szCs w:val="24"/>
              </w:rPr>
            </w:pPr>
            <w:r w:rsidRPr="007B3205">
              <w:rPr>
                <w:b/>
                <w:bCs/>
                <w:szCs w:val="24"/>
              </w:rPr>
              <w:t>Notes</w:t>
            </w:r>
            <w:r w:rsidR="00AE68B7">
              <w:rPr>
                <w:b/>
                <w:bCs/>
                <w:szCs w:val="24"/>
              </w:rPr>
              <w:t xml:space="preserve">: </w:t>
            </w:r>
          </w:p>
          <w:p w14:paraId="1140E719" w14:textId="09479B59" w:rsidR="00B17F70" w:rsidRPr="007B3205" w:rsidRDefault="00B17F70" w:rsidP="008A095D">
            <w:pPr>
              <w:pStyle w:val="ListParagraph"/>
              <w:numPr>
                <w:ilvl w:val="0"/>
                <w:numId w:val="10"/>
              </w:numPr>
              <w:spacing w:before="120" w:after="120" w:line="240" w:lineRule="auto"/>
              <w:rPr>
                <w:szCs w:val="24"/>
              </w:rPr>
            </w:pPr>
            <w:r w:rsidRPr="007B3205">
              <w:rPr>
                <w:szCs w:val="24"/>
              </w:rPr>
              <w:t xml:space="preserve">Clicking the chevron arrow next to the </w:t>
            </w:r>
            <w:r w:rsidR="006E68B6">
              <w:rPr>
                <w:szCs w:val="24"/>
              </w:rPr>
              <w:t>O</w:t>
            </w:r>
            <w:r w:rsidRPr="007B3205">
              <w:rPr>
                <w:szCs w:val="24"/>
              </w:rPr>
              <w:t xml:space="preserve">rder Number will expand/collapse a preview of the prescriptions in the order. </w:t>
            </w:r>
          </w:p>
          <w:p w14:paraId="01EE5818" w14:textId="1B1F60AE" w:rsidR="00B17F70" w:rsidRPr="007B3205" w:rsidRDefault="00B17F70" w:rsidP="008A095D">
            <w:pPr>
              <w:pStyle w:val="ListParagraph"/>
              <w:numPr>
                <w:ilvl w:val="0"/>
                <w:numId w:val="10"/>
              </w:numPr>
              <w:spacing w:before="120" w:after="120" w:line="240" w:lineRule="auto"/>
              <w:rPr>
                <w:szCs w:val="24"/>
              </w:rPr>
            </w:pPr>
            <w:r>
              <w:rPr>
                <w:rFonts w:eastAsia="Calibri" w:cs="Times New Roman"/>
                <w:szCs w:val="24"/>
              </w:rPr>
              <w:t xml:space="preserve">When a prescription has been sent in by the prescriber, but it is not yet fully adjudicated, it will not show in the member’s mail order history </w:t>
            </w:r>
            <w:r w:rsidR="00BB3472">
              <w:rPr>
                <w:rFonts w:eastAsia="Calibri" w:cs="Times New Roman"/>
                <w:szCs w:val="24"/>
              </w:rPr>
              <w:t xml:space="preserve">tab. </w:t>
            </w:r>
            <w:r>
              <w:rPr>
                <w:rFonts w:eastAsia="Calibri" w:cs="Times New Roman"/>
                <w:szCs w:val="24"/>
              </w:rPr>
              <w:t>Instead, a message will show at the top of the claims tab that says “</w:t>
            </w:r>
            <w:r>
              <w:rPr>
                <w:szCs w:val="24"/>
              </w:rPr>
              <w:t xml:space="preserve">There are orders awaiting pharmacy translation. View by </w:t>
            </w:r>
            <w:r w:rsidR="003F0FD6">
              <w:rPr>
                <w:szCs w:val="24"/>
              </w:rPr>
              <w:t>F</w:t>
            </w:r>
            <w:r>
              <w:rPr>
                <w:szCs w:val="24"/>
              </w:rPr>
              <w:t xml:space="preserve">amily to display." </w:t>
            </w:r>
            <w:r w:rsidRPr="007B3205">
              <w:rPr>
                <w:rFonts w:eastAsia="Times New Roman" w:cs="Times New Roman"/>
                <w:szCs w:val="24"/>
              </w:rPr>
              <w:t xml:space="preserve">Selecting </w:t>
            </w:r>
            <w:r w:rsidRPr="007B3205">
              <w:rPr>
                <w:rFonts w:eastAsia="Times New Roman" w:cs="Times New Roman"/>
                <w:b/>
                <w:szCs w:val="24"/>
              </w:rPr>
              <w:t>Family</w:t>
            </w:r>
            <w:r w:rsidRPr="007B3205">
              <w:rPr>
                <w:rFonts w:eastAsia="Times New Roman" w:cs="Times New Roman"/>
                <w:szCs w:val="24"/>
              </w:rPr>
              <w:t xml:space="preserve"> from the </w:t>
            </w:r>
            <w:r w:rsidRPr="007B3205">
              <w:rPr>
                <w:rFonts w:eastAsia="Times New Roman" w:cs="Times New Roman"/>
                <w:b/>
                <w:szCs w:val="24"/>
              </w:rPr>
              <w:t>View by Member or Family</w:t>
            </w:r>
            <w:r w:rsidRPr="007B3205">
              <w:rPr>
                <w:rFonts w:eastAsia="Times New Roman" w:cs="Times New Roman"/>
                <w:b/>
                <w:bCs/>
                <w:szCs w:val="24"/>
              </w:rPr>
              <w:t xml:space="preserve"> </w:t>
            </w:r>
            <w:r w:rsidRPr="007B3205">
              <w:rPr>
                <w:rFonts w:eastAsia="Times New Roman" w:cs="Times New Roman"/>
                <w:szCs w:val="24"/>
              </w:rPr>
              <w:t>drop-down</w:t>
            </w:r>
            <w:r w:rsidRPr="007B3205">
              <w:rPr>
                <w:rFonts w:eastAsia="Times New Roman" w:cs="Times New Roman"/>
                <w:b/>
                <w:bCs/>
                <w:szCs w:val="24"/>
              </w:rPr>
              <w:t xml:space="preserve"> </w:t>
            </w:r>
            <w:r w:rsidRPr="007B3205">
              <w:rPr>
                <w:rFonts w:eastAsia="Times New Roman" w:cs="Times New Roman"/>
                <w:szCs w:val="24"/>
              </w:rPr>
              <w:t>will display a message for New Rx’s awaiting pharmacy translation.</w:t>
            </w:r>
          </w:p>
          <w:p w14:paraId="2FB63210" w14:textId="77777777" w:rsidR="00B17F70" w:rsidRDefault="00B17F70" w:rsidP="00AE17CE">
            <w:pPr>
              <w:spacing w:before="120" w:after="120" w:line="240" w:lineRule="auto"/>
              <w:rPr>
                <w:rFonts w:eastAsia="Times New Roman" w:cs="Times New Roman"/>
                <w:b/>
                <w:bCs/>
                <w:szCs w:val="24"/>
              </w:rPr>
            </w:pPr>
          </w:p>
          <w:p w14:paraId="7BAB6322" w14:textId="77777777" w:rsidR="00B17F70" w:rsidRDefault="00B17F70" w:rsidP="00AE17CE">
            <w:pPr>
              <w:pStyle w:val="ListParagraph"/>
              <w:numPr>
                <w:ilvl w:val="0"/>
                <w:numId w:val="2"/>
              </w:numPr>
              <w:spacing w:before="120" w:after="120" w:line="240" w:lineRule="auto"/>
              <w:rPr>
                <w:rFonts w:eastAsia="Times New Roman" w:cs="Times New Roman"/>
                <w:szCs w:val="24"/>
              </w:rPr>
            </w:pPr>
            <w:bookmarkStart w:id="99" w:name="OLE_LINK4"/>
            <w:bookmarkStart w:id="100" w:name="OLE_LINK5"/>
            <w:r>
              <w:rPr>
                <w:rFonts w:eastAsia="Calibri" w:cs="Times New Roman"/>
                <w:color w:val="000000"/>
                <w:szCs w:val="24"/>
              </w:rPr>
              <w:t>If the order cannot be located,</w:t>
            </w:r>
            <w:r>
              <w:rPr>
                <w:rFonts w:eastAsia="Calibri" w:cs="Times New Roman"/>
                <w:b/>
                <w:bCs/>
                <w:color w:val="000000"/>
                <w:szCs w:val="24"/>
              </w:rPr>
              <w:t> </w:t>
            </w:r>
            <w:r>
              <w:rPr>
                <w:rFonts w:eastAsia="Calibri" w:cs="Times New Roman"/>
                <w:color w:val="000000"/>
                <w:szCs w:val="24"/>
              </w:rPr>
              <w:t>review </w:t>
            </w:r>
            <w:r>
              <w:rPr>
                <w:rFonts w:eastAsia="Calibri" w:cs="Times New Roman"/>
                <w:b/>
                <w:bCs/>
                <w:color w:val="000000"/>
                <w:szCs w:val="24"/>
              </w:rPr>
              <w:t>Mail Order History</w:t>
            </w:r>
            <w:r>
              <w:rPr>
                <w:rFonts w:eastAsia="Calibri" w:cs="Times New Roman"/>
                <w:color w:val="000000"/>
                <w:szCs w:val="24"/>
              </w:rPr>
              <w:t xml:space="preserve"> or </w:t>
            </w:r>
            <w:r>
              <w:rPr>
                <w:rFonts w:eastAsia="Calibri" w:cs="Times New Roman"/>
                <w:b/>
                <w:bCs/>
                <w:color w:val="000000"/>
                <w:szCs w:val="24"/>
              </w:rPr>
              <w:t>Alerts</w:t>
            </w:r>
            <w:r>
              <w:rPr>
                <w:rFonts w:eastAsia="Calibri" w:cs="Times New Roman"/>
                <w:color w:val="000000"/>
                <w:szCs w:val="24"/>
              </w:rPr>
              <w:t xml:space="preserve"> to see if FastStart assisted. For assistance, refer to </w:t>
            </w:r>
            <w:hyperlink r:id="rId67" w:anchor="!/view?docid=36c941d2-25a6-4075-993d-f12deb31be18" w:history="1">
              <w:r>
                <w:rPr>
                  <w:rStyle w:val="Hyperlink"/>
                  <w:rFonts w:eastAsia="Calibri" w:cs="Times New Roman"/>
                  <w:szCs w:val="24"/>
                </w:rPr>
                <w:t>Compass - Viewing, Adding, and Editing Alerts (054194)</w:t>
              </w:r>
            </w:hyperlink>
            <w:r w:rsidRPr="00D94FEF">
              <w:rPr>
                <w:rFonts w:eastAsia="Calibri" w:cs="Times New Roman"/>
                <w:szCs w:val="24"/>
              </w:rPr>
              <w:t xml:space="preserve"> and </w:t>
            </w:r>
            <w:hyperlink r:id="rId68" w:anchor="!/view?docid=a7684ce9-c2bc-4cbc-ab37-c1ffb7789706" w:history="1">
              <w:r>
                <w:rPr>
                  <w:rStyle w:val="Hyperlink"/>
                  <w:rFonts w:eastAsia="Calibri" w:cs="Times New Roman"/>
                  <w:szCs w:val="24"/>
                </w:rPr>
                <w:t>Compass - Obtaining a New Prescription (Rx) for the Member (New Rx Request) (054208)</w:t>
              </w:r>
            </w:hyperlink>
            <w:r>
              <w:rPr>
                <w:rStyle w:val="Hyperlink"/>
                <w:rFonts w:eastAsia="Calibri" w:cs="Times New Roman"/>
                <w:color w:val="auto"/>
                <w:szCs w:val="24"/>
                <w:u w:val="none"/>
              </w:rPr>
              <w:t>.</w:t>
            </w:r>
          </w:p>
          <w:p w14:paraId="7906FF97" w14:textId="77777777" w:rsidR="00B17F70" w:rsidRDefault="00B17F70" w:rsidP="00AE17CE">
            <w:pPr>
              <w:pStyle w:val="ListParagraph"/>
              <w:numPr>
                <w:ilvl w:val="0"/>
                <w:numId w:val="2"/>
              </w:numPr>
              <w:spacing w:before="120" w:after="120" w:line="240" w:lineRule="auto"/>
              <w:rPr>
                <w:rFonts w:eastAsia="Times New Roman" w:cs="Times New Roman"/>
                <w:szCs w:val="24"/>
              </w:rPr>
            </w:pPr>
            <w:r>
              <w:rPr>
                <w:rFonts w:eastAsia="Times New Roman" w:cs="Times New Roman"/>
                <w:szCs w:val="24"/>
              </w:rPr>
              <w:t>Orders placed via the IVR (Telephone Voice Response), Customer Care, or Caremark.com will be available for editing for a short period of time (within 1 to 15 minutes)</w:t>
            </w:r>
            <w:bookmarkEnd w:id="99"/>
            <w:bookmarkEnd w:id="100"/>
            <w:r>
              <w:rPr>
                <w:rFonts w:eastAsia="Times New Roman" w:cs="Times New Roman"/>
                <w:szCs w:val="24"/>
              </w:rPr>
              <w:t xml:space="preserve"> via the </w:t>
            </w:r>
            <w:r w:rsidR="00CF493D">
              <w:rPr>
                <w:rFonts w:eastAsia="Times New Roman" w:cs="Times New Roman"/>
                <w:b/>
                <w:bCs/>
                <w:szCs w:val="24"/>
              </w:rPr>
              <w:t xml:space="preserve">In Process Orders </w:t>
            </w:r>
            <w:r>
              <w:rPr>
                <w:rFonts w:eastAsia="Times New Roman" w:cs="Times New Roman"/>
                <w:szCs w:val="24"/>
              </w:rPr>
              <w:t xml:space="preserve">screen. Then, </w:t>
            </w:r>
            <w:r w:rsidR="00CF493D">
              <w:rPr>
                <w:rFonts w:eastAsia="Times New Roman" w:cs="Times New Roman"/>
                <w:szCs w:val="24"/>
              </w:rPr>
              <w:t xml:space="preserve">it will be </w:t>
            </w:r>
            <w:r>
              <w:rPr>
                <w:rFonts w:eastAsia="Times New Roman" w:cs="Times New Roman"/>
                <w:szCs w:val="24"/>
              </w:rPr>
              <w:t xml:space="preserve">displayed on the </w:t>
            </w:r>
            <w:r>
              <w:rPr>
                <w:rFonts w:eastAsia="Times New Roman" w:cs="Times New Roman"/>
                <w:b/>
                <w:bCs/>
                <w:szCs w:val="24"/>
              </w:rPr>
              <w:t>Order Details</w:t>
            </w:r>
            <w:r>
              <w:rPr>
                <w:rFonts w:eastAsia="Times New Roman" w:cs="Times New Roman"/>
                <w:szCs w:val="24"/>
              </w:rPr>
              <w:t xml:space="preserve"> screen and begins processing. Refer to the </w:t>
            </w:r>
            <w:hyperlink w:anchor="OrdersRecentlyPlaced" w:history="1">
              <w:r w:rsidRPr="00CD3C7B">
                <w:rPr>
                  <w:rStyle w:val="Hyperlink"/>
                  <w:rFonts w:eastAsia="Times New Roman" w:cs="Times New Roman"/>
                  <w:szCs w:val="24"/>
                </w:rPr>
                <w:t>Orders that were recently placed</w:t>
              </w:r>
            </w:hyperlink>
            <w:r>
              <w:rPr>
                <w:rFonts w:eastAsia="Times New Roman" w:cs="Times New Roman"/>
                <w:szCs w:val="24"/>
              </w:rPr>
              <w:t xml:space="preserve"> section below as needed.</w:t>
            </w:r>
          </w:p>
          <w:p w14:paraId="1C8847F5" w14:textId="77777777" w:rsidR="00B17F70" w:rsidRPr="00B72471" w:rsidRDefault="00B17F70" w:rsidP="00B72471">
            <w:pPr>
              <w:pStyle w:val="ListParagraph"/>
              <w:numPr>
                <w:ilvl w:val="0"/>
                <w:numId w:val="2"/>
              </w:numPr>
              <w:spacing w:before="120" w:after="120" w:line="240" w:lineRule="auto"/>
              <w:rPr>
                <w:rFonts w:eastAsia="Times New Roman" w:cs="Times New Roman"/>
                <w:szCs w:val="24"/>
              </w:rPr>
            </w:pPr>
            <w:r>
              <w:rPr>
                <w:rFonts w:eastAsia="Times New Roman" w:cs="Times New Roman"/>
                <w:szCs w:val="24"/>
              </w:rPr>
              <w:t>Compass</w:t>
            </w:r>
            <w:r w:rsidRPr="003C478E">
              <w:rPr>
                <w:rFonts w:eastAsia="Times New Roman" w:cs="Times New Roman"/>
                <w:szCs w:val="24"/>
              </w:rPr>
              <w:t xml:space="preserve"> </w:t>
            </w:r>
            <w:r w:rsidR="00577E7E">
              <w:rPr>
                <w:rFonts w:eastAsia="Times New Roman" w:cs="Times New Roman"/>
                <w:szCs w:val="24"/>
              </w:rPr>
              <w:t>has</w:t>
            </w:r>
            <w:r w:rsidRPr="003C478E">
              <w:rPr>
                <w:rFonts w:eastAsia="Times New Roman" w:cs="Times New Roman"/>
                <w:szCs w:val="24"/>
              </w:rPr>
              <w:t xml:space="preserve"> the option to expand each order.</w:t>
            </w:r>
            <w:bookmarkEnd w:id="98"/>
          </w:p>
        </w:tc>
      </w:tr>
      <w:tr w:rsidR="00BD51CF" w:rsidRPr="002F41D9" w14:paraId="114F9445" w14:textId="77777777" w:rsidTr="009B2341">
        <w:tc>
          <w:tcPr>
            <w:tcW w:w="1090" w:type="pct"/>
            <w:tcBorders>
              <w:top w:val="single" w:sz="4" w:space="0" w:color="auto"/>
              <w:left w:val="single" w:sz="4" w:space="0" w:color="auto"/>
              <w:bottom w:val="single" w:sz="4" w:space="0" w:color="auto"/>
              <w:right w:val="single" w:sz="4" w:space="0" w:color="auto"/>
            </w:tcBorders>
          </w:tcPr>
          <w:p w14:paraId="4F9271D6" w14:textId="77777777" w:rsidR="00B17F70" w:rsidRPr="008A4E1F" w:rsidRDefault="00B17F70" w:rsidP="00927DE4">
            <w:pPr>
              <w:pStyle w:val="Heading4"/>
              <w:spacing w:before="120" w:after="120"/>
            </w:pPr>
            <w:bookmarkStart w:id="101" w:name="_Toc141719392"/>
            <w:bookmarkStart w:id="102" w:name="_Toc142374100"/>
            <w:bookmarkStart w:id="103" w:name="_Toc150429318"/>
            <w:bookmarkStart w:id="104" w:name="_Toc201234183"/>
            <w:bookmarkStart w:id="105" w:name="OLE_LINK24"/>
            <w:bookmarkStart w:id="106" w:name="UnableToSeeOrderDetails"/>
            <w:r w:rsidRPr="00DE32C6">
              <w:t>Unable to see Order Details when all Rx’s on the order are voided</w:t>
            </w:r>
            <w:bookmarkEnd w:id="101"/>
            <w:bookmarkEnd w:id="102"/>
            <w:bookmarkEnd w:id="103"/>
            <w:bookmarkEnd w:id="104"/>
            <w:r>
              <w:t xml:space="preserve"> </w:t>
            </w:r>
            <w:bookmarkEnd w:id="105"/>
            <w:bookmarkEnd w:id="106"/>
          </w:p>
        </w:tc>
        <w:tc>
          <w:tcPr>
            <w:tcW w:w="3910" w:type="pct"/>
            <w:gridSpan w:val="2"/>
            <w:tcBorders>
              <w:top w:val="single" w:sz="4" w:space="0" w:color="auto"/>
              <w:left w:val="single" w:sz="4" w:space="0" w:color="auto"/>
              <w:bottom w:val="single" w:sz="4" w:space="0" w:color="auto"/>
              <w:right w:val="single" w:sz="4" w:space="0" w:color="auto"/>
            </w:tcBorders>
          </w:tcPr>
          <w:p w14:paraId="4025FC54" w14:textId="77777777" w:rsidR="00B17F70" w:rsidRDefault="00B17F70" w:rsidP="00AE17CE">
            <w:pPr>
              <w:spacing w:before="120" w:after="120" w:line="240" w:lineRule="auto"/>
              <w:rPr>
                <w:rFonts w:eastAsia="Times New Roman" w:cs="Times New Roman"/>
                <w:szCs w:val="24"/>
              </w:rPr>
            </w:pPr>
            <w:bookmarkStart w:id="107" w:name="OLE_LINK23"/>
            <w:r>
              <w:rPr>
                <w:rFonts w:eastAsia="Times New Roman" w:cs="Times New Roman"/>
                <w:szCs w:val="24"/>
              </w:rPr>
              <w:t>When all Rx’s on an order are voided, there is no valid Rx information for Compass to retrieve. The following message</w:t>
            </w:r>
            <w:r w:rsidR="00F90619">
              <w:rPr>
                <w:rFonts w:eastAsia="Times New Roman" w:cs="Times New Roman"/>
                <w:szCs w:val="24"/>
              </w:rPr>
              <w:t xml:space="preserve"> is received</w:t>
            </w:r>
            <w:r>
              <w:rPr>
                <w:rFonts w:eastAsia="Times New Roman" w:cs="Times New Roman"/>
                <w:szCs w:val="24"/>
              </w:rPr>
              <w:t xml:space="preserve"> when clicking the </w:t>
            </w:r>
            <w:r w:rsidRPr="005A074F">
              <w:rPr>
                <w:rFonts w:eastAsia="Times New Roman" w:cs="Times New Roman"/>
                <w:b/>
                <w:bCs/>
                <w:szCs w:val="24"/>
              </w:rPr>
              <w:t>Order Number</w:t>
            </w:r>
            <w:r>
              <w:rPr>
                <w:rFonts w:eastAsia="Times New Roman" w:cs="Times New Roman"/>
                <w:szCs w:val="24"/>
              </w:rPr>
              <w:t xml:space="preserve"> hyperlink and opening the Order Details screen: </w:t>
            </w:r>
          </w:p>
          <w:bookmarkEnd w:id="107"/>
          <w:p w14:paraId="0C4DF757" w14:textId="77777777" w:rsidR="00B17F70" w:rsidRDefault="00B17F70" w:rsidP="00AE17CE">
            <w:pPr>
              <w:spacing w:before="120" w:after="120" w:line="240" w:lineRule="auto"/>
              <w:rPr>
                <w:rFonts w:eastAsia="Times New Roman" w:cs="Times New Roman"/>
                <w:szCs w:val="24"/>
              </w:rPr>
            </w:pPr>
          </w:p>
          <w:p w14:paraId="221BB122" w14:textId="77777777" w:rsidR="00B17F70" w:rsidRDefault="00BD51CF" w:rsidP="00AE17CE">
            <w:pPr>
              <w:spacing w:before="120" w:after="120" w:line="240" w:lineRule="auto"/>
              <w:jc w:val="center"/>
              <w:rPr>
                <w:rFonts w:eastAsia="Times New Roman" w:cs="Times New Roman"/>
                <w:szCs w:val="24"/>
              </w:rPr>
            </w:pPr>
            <w:r>
              <w:rPr>
                <w:noProof/>
              </w:rPr>
              <w:drawing>
                <wp:inline distT="0" distB="0" distL="0" distR="0" wp14:anchorId="5F4136E4" wp14:editId="35296E5B">
                  <wp:extent cx="5486400" cy="2755214"/>
                  <wp:effectExtent l="19050" t="19050" r="19050" b="26670"/>
                  <wp:docPr id="3069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66695" name=""/>
                          <pic:cNvPicPr/>
                        </pic:nvPicPr>
                        <pic:blipFill>
                          <a:blip r:embed="rId69"/>
                          <a:stretch>
                            <a:fillRect/>
                          </a:stretch>
                        </pic:blipFill>
                        <pic:spPr>
                          <a:xfrm>
                            <a:off x="0" y="0"/>
                            <a:ext cx="5486400" cy="2755214"/>
                          </a:xfrm>
                          <a:prstGeom prst="rect">
                            <a:avLst/>
                          </a:prstGeom>
                          <a:ln w="12700">
                            <a:solidFill>
                              <a:schemeClr val="tx1"/>
                            </a:solidFill>
                          </a:ln>
                        </pic:spPr>
                      </pic:pic>
                    </a:graphicData>
                  </a:graphic>
                </wp:inline>
              </w:drawing>
            </w:r>
          </w:p>
          <w:p w14:paraId="1B67269E" w14:textId="77777777" w:rsidR="00B17F70" w:rsidRDefault="00B17F70" w:rsidP="00AE17CE">
            <w:pPr>
              <w:spacing w:before="120" w:after="120" w:line="240" w:lineRule="auto"/>
              <w:jc w:val="center"/>
              <w:rPr>
                <w:rFonts w:eastAsia="Times New Roman" w:cs="Times New Roman"/>
                <w:szCs w:val="24"/>
              </w:rPr>
            </w:pPr>
          </w:p>
          <w:p w14:paraId="66E243CA" w14:textId="77777777" w:rsidR="00B17F70" w:rsidRPr="00B72471" w:rsidRDefault="00B17F70" w:rsidP="008A095D">
            <w:pPr>
              <w:pStyle w:val="ListParagraph"/>
              <w:numPr>
                <w:ilvl w:val="0"/>
                <w:numId w:val="13"/>
              </w:numPr>
              <w:spacing w:before="120" w:after="120" w:line="240" w:lineRule="auto"/>
              <w:rPr>
                <w:rFonts w:eastAsia="Times New Roman" w:cs="Times New Roman"/>
                <w:szCs w:val="24"/>
              </w:rPr>
            </w:pPr>
            <w:bookmarkStart w:id="108" w:name="OLE_LINK50"/>
            <w:r>
              <w:rPr>
                <w:rFonts w:eastAsia="Times New Roman" w:cs="Times New Roman"/>
                <w:szCs w:val="24"/>
              </w:rPr>
              <w:t xml:space="preserve">Click the </w:t>
            </w:r>
            <w:r>
              <w:rPr>
                <w:rFonts w:eastAsia="Times New Roman" w:cs="Times New Roman"/>
                <w:b/>
                <w:bCs/>
                <w:szCs w:val="24"/>
              </w:rPr>
              <w:t>Alerts</w:t>
            </w:r>
            <w:r>
              <w:rPr>
                <w:rFonts w:eastAsia="Times New Roman" w:cs="Times New Roman"/>
                <w:szCs w:val="24"/>
              </w:rPr>
              <w:t xml:space="preserve"> hyperlink to display the </w:t>
            </w:r>
            <w:r w:rsidRPr="007F45E4">
              <w:rPr>
                <w:rFonts w:eastAsia="Times New Roman" w:cs="Times New Roman"/>
                <w:b/>
                <w:bCs/>
                <w:szCs w:val="24"/>
              </w:rPr>
              <w:t>Alerts/Notes</w:t>
            </w:r>
            <w:r>
              <w:rPr>
                <w:rFonts w:eastAsia="Times New Roman" w:cs="Times New Roman"/>
                <w:szCs w:val="24"/>
              </w:rPr>
              <w:t xml:space="preserve"> tab and review any additional information available.</w:t>
            </w:r>
            <w:bookmarkEnd w:id="108"/>
          </w:p>
        </w:tc>
      </w:tr>
      <w:tr w:rsidR="00BD51CF" w:rsidRPr="002F41D9" w14:paraId="7AAB1141" w14:textId="77777777" w:rsidTr="009B2341">
        <w:tc>
          <w:tcPr>
            <w:tcW w:w="1090" w:type="pct"/>
            <w:tcBorders>
              <w:top w:val="single" w:sz="4" w:space="0" w:color="auto"/>
              <w:left w:val="single" w:sz="4" w:space="0" w:color="auto"/>
              <w:bottom w:val="single" w:sz="4" w:space="0" w:color="auto"/>
              <w:right w:val="single" w:sz="4" w:space="0" w:color="auto"/>
            </w:tcBorders>
          </w:tcPr>
          <w:p w14:paraId="34F7E685" w14:textId="77777777" w:rsidR="00B17F70" w:rsidRPr="003B6A21" w:rsidRDefault="00B17F70" w:rsidP="003B6A21">
            <w:pPr>
              <w:pStyle w:val="Heading4"/>
            </w:pPr>
            <w:bookmarkStart w:id="109" w:name="_Orders_that_were"/>
            <w:bookmarkStart w:id="110" w:name="_Toc141719393"/>
            <w:bookmarkStart w:id="111" w:name="_Toc142374101"/>
            <w:bookmarkStart w:id="112" w:name="_Toc150429319"/>
            <w:bookmarkStart w:id="113" w:name="_Toc201234184"/>
            <w:bookmarkStart w:id="114" w:name="OrdersRecentlyPlaced"/>
            <w:bookmarkStart w:id="115" w:name="_Hlk133228495"/>
            <w:bookmarkEnd w:id="109"/>
            <w:r w:rsidRPr="003B6A21">
              <w:t>Orders that were recently placed</w:t>
            </w:r>
            <w:bookmarkEnd w:id="110"/>
            <w:bookmarkEnd w:id="111"/>
            <w:bookmarkEnd w:id="112"/>
            <w:bookmarkEnd w:id="113"/>
            <w:r w:rsidRPr="003B6A21">
              <w:t xml:space="preserve"> </w:t>
            </w:r>
            <w:bookmarkEnd w:id="114"/>
          </w:p>
        </w:tc>
        <w:tc>
          <w:tcPr>
            <w:tcW w:w="3910" w:type="pct"/>
            <w:gridSpan w:val="2"/>
            <w:tcBorders>
              <w:top w:val="single" w:sz="4" w:space="0" w:color="auto"/>
              <w:left w:val="single" w:sz="4" w:space="0" w:color="auto"/>
              <w:bottom w:val="single" w:sz="4" w:space="0" w:color="auto"/>
              <w:right w:val="single" w:sz="4" w:space="0" w:color="auto"/>
            </w:tcBorders>
          </w:tcPr>
          <w:p w14:paraId="255352C9" w14:textId="77777777" w:rsidR="00B17F70" w:rsidRDefault="00B17F70" w:rsidP="00AE17CE">
            <w:pPr>
              <w:spacing w:before="120" w:after="120" w:line="240" w:lineRule="auto"/>
              <w:rPr>
                <w:rFonts w:eastAsia="Times New Roman" w:cs="Times New Roman"/>
                <w:szCs w:val="24"/>
              </w:rPr>
            </w:pPr>
            <w:r>
              <w:rPr>
                <w:rFonts w:eastAsia="Times New Roman" w:cs="Times New Roman"/>
                <w:szCs w:val="24"/>
              </w:rPr>
              <w:t xml:space="preserve">Orders that were recently placed will not immediately show. </w:t>
            </w:r>
          </w:p>
          <w:p w14:paraId="089BB407" w14:textId="77777777" w:rsidR="00B17F70" w:rsidRDefault="00B17F70" w:rsidP="008A095D">
            <w:pPr>
              <w:pStyle w:val="ListParagraph"/>
              <w:numPr>
                <w:ilvl w:val="0"/>
                <w:numId w:val="8"/>
              </w:numPr>
              <w:spacing w:before="120" w:after="120" w:line="240" w:lineRule="auto"/>
              <w:rPr>
                <w:rFonts w:eastAsia="Times New Roman" w:cs="Times New Roman"/>
                <w:szCs w:val="24"/>
              </w:rPr>
            </w:pPr>
            <w:bookmarkStart w:id="116" w:name="OLE_LINK76"/>
            <w:r w:rsidRPr="00DE4685">
              <w:rPr>
                <w:rFonts w:eastAsia="Times New Roman" w:cs="Times New Roman"/>
                <w:szCs w:val="24"/>
              </w:rPr>
              <w:t xml:space="preserve">Inform </w:t>
            </w:r>
            <w:proofErr w:type="gramStart"/>
            <w:r w:rsidRPr="00DE4685">
              <w:rPr>
                <w:rFonts w:eastAsia="Times New Roman" w:cs="Times New Roman"/>
                <w:szCs w:val="24"/>
              </w:rPr>
              <w:t>the</w:t>
            </w:r>
            <w:proofErr w:type="gramEnd"/>
            <w:r w:rsidRPr="00DE4685">
              <w:rPr>
                <w:rFonts w:eastAsia="Times New Roman" w:cs="Times New Roman"/>
                <w:szCs w:val="24"/>
              </w:rPr>
              <w:t xml:space="preserve"> member </w:t>
            </w:r>
            <w:r w:rsidRPr="00AC0BF6">
              <w:rPr>
                <w:rFonts w:eastAsia="Times New Roman" w:cs="Times New Roman"/>
                <w:szCs w:val="24"/>
              </w:rPr>
              <w:t>orders</w:t>
            </w:r>
            <w:r w:rsidRPr="00DE4685">
              <w:rPr>
                <w:rFonts w:eastAsia="Times New Roman" w:cs="Times New Roman"/>
                <w:szCs w:val="24"/>
              </w:rPr>
              <w:t xml:space="preserve"> placed in the IVR (</w:t>
            </w:r>
            <w:r w:rsidR="00CF493D">
              <w:rPr>
                <w:rFonts w:eastAsia="Times New Roman" w:cs="Times New Roman"/>
                <w:szCs w:val="24"/>
              </w:rPr>
              <w:t xml:space="preserve">Interactive </w:t>
            </w:r>
            <w:r w:rsidRPr="00DE4685">
              <w:rPr>
                <w:rFonts w:eastAsia="Times New Roman" w:cs="Times New Roman"/>
                <w:szCs w:val="24"/>
              </w:rPr>
              <w:t>Voice Response), Customer Care, or Caremark.com will be available for editing for a short period of time (within 1 to 15 minutes)</w:t>
            </w:r>
            <w:r>
              <w:rPr>
                <w:rFonts w:eastAsia="Times New Roman" w:cs="Times New Roman"/>
                <w:szCs w:val="24"/>
              </w:rPr>
              <w:t xml:space="preserve"> via the </w:t>
            </w:r>
            <w:r>
              <w:rPr>
                <w:rFonts w:eastAsia="Times New Roman" w:cs="Times New Roman"/>
                <w:b/>
                <w:bCs/>
                <w:szCs w:val="24"/>
              </w:rPr>
              <w:t>In Process Orders</w:t>
            </w:r>
            <w:r>
              <w:rPr>
                <w:rFonts w:eastAsia="Times New Roman" w:cs="Times New Roman"/>
                <w:szCs w:val="24"/>
              </w:rPr>
              <w:t xml:space="preserve"> screen. </w:t>
            </w:r>
            <w:bookmarkEnd w:id="116"/>
            <w:r>
              <w:rPr>
                <w:rFonts w:eastAsia="Times New Roman" w:cs="Times New Roman"/>
                <w:szCs w:val="24"/>
              </w:rPr>
              <w:t xml:space="preserve">Refer to the </w:t>
            </w:r>
            <w:hyperlink w:anchor="UnableToViewLocateOrder" w:history="1">
              <w:r w:rsidRPr="00F85D9F">
                <w:rPr>
                  <w:rStyle w:val="Hyperlink"/>
                  <w:rFonts w:eastAsia="Times New Roman" w:cs="Times New Roman"/>
                  <w:szCs w:val="24"/>
                </w:rPr>
                <w:t>Unable to view or locate the order</w:t>
              </w:r>
            </w:hyperlink>
            <w:r>
              <w:rPr>
                <w:rFonts w:eastAsia="Times New Roman" w:cs="Times New Roman"/>
                <w:szCs w:val="24"/>
              </w:rPr>
              <w:t xml:space="preserve"> section above as needed</w:t>
            </w:r>
            <w:r w:rsidR="00BB3472">
              <w:rPr>
                <w:rFonts w:eastAsia="Times New Roman" w:cs="Times New Roman"/>
                <w:szCs w:val="24"/>
              </w:rPr>
              <w:t xml:space="preserve">. </w:t>
            </w:r>
            <w:r>
              <w:rPr>
                <w:rFonts w:eastAsia="Times New Roman" w:cs="Times New Roman"/>
                <w:szCs w:val="24"/>
              </w:rPr>
              <w:t>For assistance editing or cancelling in process orders, refer to</w:t>
            </w:r>
            <w:bookmarkStart w:id="117" w:name="OLE_LINK77"/>
            <w:r>
              <w:rPr>
                <w:rFonts w:eastAsia="Times New Roman" w:cs="Times New Roman"/>
                <w:szCs w:val="24"/>
              </w:rPr>
              <w:t xml:space="preserve"> </w:t>
            </w:r>
            <w:bookmarkEnd w:id="117"/>
            <w:r>
              <w:fldChar w:fldCharType="begin"/>
            </w:r>
            <w:r>
              <w:instrText>HYPERLINK "https://thesource.cvshealth.com/nuxeo/thesource/" \l "!/view?docid=98a7a9d6-b7fc-4471-9168-f6e3c3d2a14a"</w:instrText>
            </w:r>
            <w:r>
              <w:fldChar w:fldCharType="separate"/>
            </w:r>
            <w:r>
              <w:rPr>
                <w:rStyle w:val="Hyperlink"/>
                <w:rFonts w:eastAsia="Times New Roman" w:cs="Times New Roman"/>
                <w:szCs w:val="24"/>
              </w:rPr>
              <w:t>Compass - Editing and Cancelling In Process Orders (057232)</w:t>
            </w:r>
            <w:r>
              <w:rPr>
                <w:rStyle w:val="Hyperlink"/>
                <w:rFonts w:eastAsia="Times New Roman" w:cs="Times New Roman"/>
                <w:szCs w:val="24"/>
              </w:rPr>
              <w:fldChar w:fldCharType="end"/>
            </w:r>
            <w:r w:rsidRPr="00EF58FD">
              <w:rPr>
                <w:rFonts w:eastAsia="Times New Roman" w:cs="Times New Roman"/>
                <w:szCs w:val="24"/>
              </w:rPr>
              <w:t>.</w:t>
            </w:r>
            <w:r w:rsidRPr="00EF58FD" w:rsidDel="00E80C6F">
              <w:rPr>
                <w:rFonts w:eastAsia="Times New Roman" w:cs="Times New Roman"/>
                <w:szCs w:val="24"/>
              </w:rPr>
              <w:t xml:space="preserve"> </w:t>
            </w:r>
          </w:p>
          <w:p w14:paraId="58561D33" w14:textId="77777777" w:rsidR="00B17F70" w:rsidRPr="00B72471" w:rsidRDefault="00B17F70" w:rsidP="008A095D">
            <w:pPr>
              <w:pStyle w:val="ListParagraph"/>
              <w:numPr>
                <w:ilvl w:val="0"/>
                <w:numId w:val="8"/>
              </w:numPr>
              <w:spacing w:before="120" w:after="120" w:line="240" w:lineRule="auto"/>
              <w:rPr>
                <w:rFonts w:eastAsia="Times New Roman" w:cs="Times New Roman"/>
                <w:szCs w:val="24"/>
              </w:rPr>
            </w:pPr>
            <w:r w:rsidRPr="007118E4">
              <w:rPr>
                <w:rFonts w:eastAsia="Times New Roman" w:cs="Times New Roman"/>
                <w:szCs w:val="24"/>
              </w:rPr>
              <w:t xml:space="preserve">Once the order is </w:t>
            </w:r>
            <w:proofErr w:type="gramStart"/>
            <w:r w:rsidRPr="007118E4">
              <w:rPr>
                <w:rFonts w:eastAsia="Times New Roman" w:cs="Times New Roman"/>
                <w:szCs w:val="24"/>
              </w:rPr>
              <w:t>showing</w:t>
            </w:r>
            <w:proofErr w:type="gramEnd"/>
            <w:r w:rsidRPr="007118E4">
              <w:rPr>
                <w:rFonts w:eastAsia="Times New Roman" w:cs="Times New Roman"/>
                <w:szCs w:val="24"/>
              </w:rPr>
              <w:t xml:space="preserve"> online, the member will be able to </w:t>
            </w:r>
            <w:r w:rsidRPr="007118E4">
              <w:rPr>
                <w:rFonts w:eastAsia="Times New Roman" w:cs="Times New Roman"/>
                <w:b/>
                <w:szCs w:val="24"/>
              </w:rPr>
              <w:t>Cancel</w:t>
            </w:r>
            <w:r w:rsidRPr="007118E4">
              <w:rPr>
                <w:rFonts w:eastAsia="Times New Roman" w:cs="Times New Roman"/>
                <w:szCs w:val="24"/>
              </w:rPr>
              <w:t xml:space="preserve">, </w:t>
            </w:r>
            <w:r w:rsidRPr="007118E4">
              <w:rPr>
                <w:rFonts w:eastAsia="Times New Roman" w:cs="Times New Roman"/>
                <w:b/>
                <w:szCs w:val="24"/>
              </w:rPr>
              <w:t>Edit</w:t>
            </w:r>
            <w:r w:rsidRPr="007118E4">
              <w:rPr>
                <w:rFonts w:eastAsia="Times New Roman" w:cs="Times New Roman"/>
                <w:szCs w:val="24"/>
              </w:rPr>
              <w:t xml:space="preserve">, or </w:t>
            </w:r>
            <w:r w:rsidRPr="007118E4">
              <w:rPr>
                <w:rFonts w:eastAsia="Times New Roman" w:cs="Times New Roman"/>
                <w:b/>
                <w:szCs w:val="24"/>
              </w:rPr>
              <w:t>Update</w:t>
            </w:r>
            <w:bookmarkStart w:id="118" w:name="OLE_LINK58"/>
            <w:r w:rsidRPr="007118E4">
              <w:rPr>
                <w:rFonts w:eastAsia="Times New Roman" w:cs="Times New Roman"/>
                <w:bCs/>
                <w:szCs w:val="24"/>
              </w:rPr>
              <w:t>.</w:t>
            </w:r>
            <w:bookmarkEnd w:id="118"/>
          </w:p>
        </w:tc>
      </w:tr>
      <w:tr w:rsidR="00BD51CF" w:rsidRPr="002F41D9" w14:paraId="78FF862C" w14:textId="77777777" w:rsidTr="009B2341">
        <w:tc>
          <w:tcPr>
            <w:tcW w:w="1090" w:type="pct"/>
            <w:tcBorders>
              <w:top w:val="single" w:sz="4" w:space="0" w:color="auto"/>
              <w:left w:val="single" w:sz="4" w:space="0" w:color="auto"/>
              <w:right w:val="single" w:sz="4" w:space="0" w:color="auto"/>
            </w:tcBorders>
          </w:tcPr>
          <w:p w14:paraId="0FC1E1C1" w14:textId="77777777" w:rsidR="006C4330" w:rsidRPr="006C4330" w:rsidRDefault="006C4330" w:rsidP="0039411D">
            <w:pPr>
              <w:pStyle w:val="Heading4"/>
              <w:spacing w:before="120" w:after="120"/>
            </w:pPr>
            <w:bookmarkStart w:id="119" w:name="_Caller_requests_the"/>
            <w:bookmarkStart w:id="120" w:name="_Toc201234185"/>
            <w:bookmarkStart w:id="121" w:name="OLE_LINK21"/>
            <w:bookmarkEnd w:id="119"/>
            <w:r w:rsidRPr="006C4330">
              <w:t xml:space="preserve">Caller </w:t>
            </w:r>
            <w:proofErr w:type="gramStart"/>
            <w:r w:rsidRPr="006C4330">
              <w:t>requests</w:t>
            </w:r>
            <w:proofErr w:type="gramEnd"/>
            <w:r w:rsidRPr="006C4330">
              <w:t xml:space="preserve"> changes to the Shipping Address, Shipping Method, or Payment Method be </w:t>
            </w:r>
            <w:r w:rsidR="00A0761F">
              <w:t>changed</w:t>
            </w:r>
            <w:r w:rsidRPr="006C4330">
              <w:t xml:space="preserve"> for Rx(s) in dispensing</w:t>
            </w:r>
            <w:bookmarkEnd w:id="120"/>
          </w:p>
          <w:p w14:paraId="1BFE5566" w14:textId="77777777" w:rsidR="00B17F70" w:rsidRPr="008A4E1F" w:rsidRDefault="006C4330" w:rsidP="006C4330">
            <w:pPr>
              <w:pStyle w:val="Heading4"/>
              <w:spacing w:before="120" w:after="120"/>
            </w:pPr>
            <w:r>
              <w:rPr>
                <w:rFonts w:ascii="Segoe UI" w:hAnsi="Segoe UI" w:cs="Segoe UI"/>
                <w:sz w:val="21"/>
                <w:szCs w:val="21"/>
              </w:rPr>
              <w:t> </w:t>
            </w:r>
            <w:r w:rsidDel="006C4330">
              <w:rPr>
                <w:color w:val="000000"/>
              </w:rPr>
              <w:t xml:space="preserve"> </w:t>
            </w:r>
            <w:bookmarkEnd w:id="121"/>
          </w:p>
        </w:tc>
        <w:tc>
          <w:tcPr>
            <w:tcW w:w="3910" w:type="pct"/>
            <w:gridSpan w:val="2"/>
            <w:tcBorders>
              <w:top w:val="single" w:sz="4" w:space="0" w:color="auto"/>
              <w:left w:val="single" w:sz="4" w:space="0" w:color="auto"/>
              <w:bottom w:val="single" w:sz="4" w:space="0" w:color="auto"/>
              <w:right w:val="single" w:sz="4" w:space="0" w:color="auto"/>
            </w:tcBorders>
          </w:tcPr>
          <w:p w14:paraId="071EEAF2" w14:textId="77777777" w:rsidR="00B17F70" w:rsidRDefault="00B17F70" w:rsidP="00AE17CE">
            <w:pPr>
              <w:spacing w:before="120" w:after="120" w:line="240" w:lineRule="auto"/>
              <w:rPr>
                <w:color w:val="000000"/>
              </w:rPr>
            </w:pPr>
            <w:bookmarkStart w:id="122" w:name="OLE_LINK88"/>
            <w:r>
              <w:rPr>
                <w:color w:val="000000"/>
              </w:rPr>
              <w:t xml:space="preserve">From the Order Details screen, review the </w:t>
            </w:r>
            <w:r w:rsidRPr="00FF3F6B">
              <w:rPr>
                <w:b/>
                <w:bCs/>
                <w:color w:val="000000"/>
              </w:rPr>
              <w:t>Rx Status Description</w:t>
            </w:r>
            <w:r>
              <w:rPr>
                <w:color w:val="000000"/>
              </w:rPr>
              <w:t xml:space="preserve"> field by clicking the chevron next to the member’s name to expand the Rx Details. </w:t>
            </w:r>
            <w:bookmarkStart w:id="123" w:name="OLE_LINK85"/>
          </w:p>
          <w:p w14:paraId="482804EE" w14:textId="77777777" w:rsidR="0056507E" w:rsidRPr="0056507E" w:rsidRDefault="00B17F70" w:rsidP="008A095D">
            <w:pPr>
              <w:pStyle w:val="ListParagraph"/>
              <w:numPr>
                <w:ilvl w:val="0"/>
                <w:numId w:val="36"/>
              </w:numPr>
            </w:pPr>
            <w:r>
              <w:t>If the </w:t>
            </w:r>
            <w:r w:rsidRPr="00EE0C3F">
              <w:rPr>
                <w:b/>
              </w:rPr>
              <w:t>Rx Status Description</w:t>
            </w:r>
            <w:r>
              <w:t> states, “We are dispensing your prescription,” </w:t>
            </w:r>
            <w:r w:rsidRPr="00EE0C3F">
              <w:rPr>
                <w:b/>
              </w:rPr>
              <w:t xml:space="preserve">DO NOT </w:t>
            </w:r>
            <w:r w:rsidRPr="005C442C">
              <w:t>change the address on the order</w:t>
            </w:r>
            <w:r w:rsidR="006C4330">
              <w:t xml:space="preserve">. Refer to </w:t>
            </w:r>
            <w:hyperlink r:id="rId70" w:anchor="!/view?docid=a4299650-04b0-46ee-b152-84f81ee81658" w:history="1">
              <w:r w:rsidR="00F115DE" w:rsidRPr="00865019">
                <w:rPr>
                  <w:rStyle w:val="Hyperlink"/>
                </w:rPr>
                <w:t>Compass</w:t>
              </w:r>
              <w:r w:rsidRPr="00865019">
                <w:rPr>
                  <w:rStyle w:val="Hyperlink"/>
                </w:rPr>
                <w:t xml:space="preserve"> </w:t>
              </w:r>
              <w:r w:rsidR="00411D1E" w:rsidRPr="00865019">
                <w:rPr>
                  <w:rStyle w:val="Hyperlink"/>
                </w:rPr>
                <w:t xml:space="preserve">– Stop Tote Request </w:t>
              </w:r>
              <w:r w:rsidR="00865019" w:rsidRPr="00865019">
                <w:rPr>
                  <w:rStyle w:val="Hyperlink"/>
                </w:rPr>
                <w:t>(</w:t>
              </w:r>
              <w:r w:rsidR="00411D1E" w:rsidRPr="00865019">
                <w:rPr>
                  <w:rStyle w:val="Hyperlink"/>
                </w:rPr>
                <w:t>057999</w:t>
              </w:r>
              <w:r w:rsidR="00865019" w:rsidRPr="00865019">
                <w:rPr>
                  <w:rStyle w:val="Hyperlink"/>
                </w:rPr>
                <w:t>)</w:t>
              </w:r>
            </w:hyperlink>
            <w:r w:rsidR="00411D1E">
              <w:t xml:space="preserve"> to update the order. </w:t>
            </w:r>
          </w:p>
          <w:bookmarkEnd w:id="122"/>
          <w:bookmarkEnd w:id="123"/>
          <w:p w14:paraId="4251EF15" w14:textId="13D0AADB" w:rsidR="0056507E" w:rsidRPr="00F35004" w:rsidRDefault="0056507E" w:rsidP="009479A6">
            <w:pPr>
              <w:pStyle w:val="TOC1"/>
            </w:pPr>
            <w:r>
              <w:rPr>
                <w:b/>
              </w:rPr>
              <w:t>Reminder</w:t>
            </w:r>
            <w:r w:rsidR="00AE68B7">
              <w:rPr>
                <w:b/>
              </w:rPr>
              <w:t xml:space="preserve">: </w:t>
            </w:r>
            <w:r>
              <w:t xml:space="preserve">Not all callers may request an address change, refer to </w:t>
            </w:r>
            <w:hyperlink r:id="rId71" w:anchor="!/view?docid=5b354e50-0d15-42d0-b9c2-0711ea02d9ce" w:history="1">
              <w:r w:rsidR="00F35004" w:rsidRPr="00F35004">
                <w:rPr>
                  <w:rStyle w:val="Hyperlink"/>
                  <w:rFonts w:cs="Helvetica"/>
                  <w:shd w:val="clear" w:color="auto" w:fill="FFFFFF"/>
                </w:rPr>
                <w:t>HIPAA (Health Insurance Portability and Accountability Act) Grid – CVS (028920)</w:t>
              </w:r>
            </w:hyperlink>
            <w:r w:rsidR="00F35004">
              <w:rPr>
                <w:rFonts w:cs="Helvetica"/>
                <w:color w:val="000000"/>
                <w:shd w:val="clear" w:color="auto" w:fill="FFFFFF"/>
              </w:rPr>
              <w:t>.</w:t>
            </w:r>
          </w:p>
          <w:p w14:paraId="5C4DE38D" w14:textId="77777777" w:rsidR="00B17F70" w:rsidRPr="0056507E" w:rsidRDefault="00B17F70" w:rsidP="00E64D79">
            <w:pPr>
              <w:spacing w:before="120" w:after="120" w:line="240" w:lineRule="auto"/>
              <w:jc w:val="center"/>
              <w:rPr>
                <w:rFonts w:eastAsia="Times New Roman" w:cs="Times New Roman"/>
                <w:b/>
                <w:bCs/>
                <w:szCs w:val="24"/>
              </w:rPr>
            </w:pPr>
          </w:p>
          <w:p w14:paraId="302BFD0D" w14:textId="77777777" w:rsidR="00B17F70" w:rsidRDefault="00BD51CF" w:rsidP="00E64D79">
            <w:pPr>
              <w:spacing w:before="120" w:after="120" w:line="240" w:lineRule="auto"/>
              <w:jc w:val="center"/>
              <w:rPr>
                <w:rFonts w:eastAsia="Times New Roman" w:cs="Times New Roman"/>
                <w:szCs w:val="24"/>
              </w:rPr>
            </w:pPr>
            <w:r>
              <w:rPr>
                <w:noProof/>
              </w:rPr>
              <w:drawing>
                <wp:inline distT="0" distB="0" distL="0" distR="0" wp14:anchorId="2297ABAC" wp14:editId="2FA1B80F">
                  <wp:extent cx="6304762" cy="2752381"/>
                  <wp:effectExtent l="19050" t="19050" r="20320" b="10160"/>
                  <wp:docPr id="19172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3482" name=""/>
                          <pic:cNvPicPr/>
                        </pic:nvPicPr>
                        <pic:blipFill>
                          <a:blip r:embed="rId72"/>
                          <a:stretch>
                            <a:fillRect/>
                          </a:stretch>
                        </pic:blipFill>
                        <pic:spPr>
                          <a:xfrm>
                            <a:off x="0" y="0"/>
                            <a:ext cx="6304762" cy="2752381"/>
                          </a:xfrm>
                          <a:prstGeom prst="rect">
                            <a:avLst/>
                          </a:prstGeom>
                          <a:ln w="12700">
                            <a:solidFill>
                              <a:schemeClr val="tx1"/>
                            </a:solidFill>
                          </a:ln>
                        </pic:spPr>
                      </pic:pic>
                    </a:graphicData>
                  </a:graphic>
                </wp:inline>
              </w:drawing>
            </w:r>
          </w:p>
          <w:p w14:paraId="598FB42A" w14:textId="77777777" w:rsidR="00B17F70" w:rsidRPr="004471AB" w:rsidRDefault="00B17F70" w:rsidP="0039411D">
            <w:pPr>
              <w:rPr>
                <w:color w:val="000000"/>
              </w:rPr>
            </w:pPr>
          </w:p>
        </w:tc>
      </w:tr>
      <w:tr w:rsidR="00BD51CF" w:rsidRPr="002F41D9" w14:paraId="2234F65B" w14:textId="77777777" w:rsidTr="009B2341">
        <w:tc>
          <w:tcPr>
            <w:tcW w:w="1090" w:type="pct"/>
            <w:vMerge w:val="restart"/>
            <w:tcBorders>
              <w:top w:val="single" w:sz="4" w:space="0" w:color="auto"/>
              <w:left w:val="single" w:sz="4" w:space="0" w:color="auto"/>
              <w:right w:val="single" w:sz="4" w:space="0" w:color="auto"/>
            </w:tcBorders>
          </w:tcPr>
          <w:p w14:paraId="7DCB3ACB" w14:textId="77777777" w:rsidR="00B17F70" w:rsidRPr="003B6A21" w:rsidRDefault="00B17F70" w:rsidP="003B6A21">
            <w:pPr>
              <w:pStyle w:val="Heading4"/>
            </w:pPr>
            <w:bookmarkStart w:id="124" w:name="ChangeShippingAddressOrPaymentOpenOrder"/>
            <w:bookmarkStart w:id="125" w:name="_Toc201234186"/>
            <w:bookmarkEnd w:id="115"/>
            <w:r w:rsidRPr="003B6A21">
              <w:t>Change Shipping Options, Address, or Payment Method on open order</w:t>
            </w:r>
            <w:bookmarkEnd w:id="124"/>
            <w:bookmarkEnd w:id="125"/>
          </w:p>
        </w:tc>
        <w:tc>
          <w:tcPr>
            <w:tcW w:w="3910" w:type="pct"/>
            <w:gridSpan w:val="2"/>
            <w:tcBorders>
              <w:top w:val="single" w:sz="4" w:space="0" w:color="auto"/>
              <w:left w:val="single" w:sz="4" w:space="0" w:color="auto"/>
              <w:bottom w:val="single" w:sz="4" w:space="0" w:color="auto"/>
              <w:right w:val="single" w:sz="4" w:space="0" w:color="auto"/>
            </w:tcBorders>
          </w:tcPr>
          <w:p w14:paraId="789B84D7" w14:textId="77777777" w:rsidR="00B17F70" w:rsidRPr="009479A6" w:rsidRDefault="00B17F70" w:rsidP="00F051A6">
            <w:pPr>
              <w:spacing w:before="120" w:after="120"/>
              <w:rPr>
                <w:szCs w:val="24"/>
              </w:rPr>
            </w:pPr>
            <w:bookmarkStart w:id="126" w:name="OLE_LINK36"/>
            <w:bookmarkStart w:id="127" w:name="OLE_LINK37"/>
            <w:r w:rsidRPr="009479A6">
              <w:rPr>
                <w:szCs w:val="24"/>
              </w:rPr>
              <w:t xml:space="preserve">From the </w:t>
            </w:r>
            <w:r w:rsidRPr="009479A6">
              <w:rPr>
                <w:b/>
                <w:bCs/>
                <w:szCs w:val="24"/>
              </w:rPr>
              <w:t>Mail Order History</w:t>
            </w:r>
            <w:r w:rsidRPr="009479A6">
              <w:rPr>
                <w:szCs w:val="24"/>
              </w:rPr>
              <w:t xml:space="preserve"> </w:t>
            </w:r>
            <w:bookmarkEnd w:id="126"/>
            <w:bookmarkEnd w:id="127"/>
            <w:r w:rsidRPr="009479A6">
              <w:rPr>
                <w:szCs w:val="24"/>
              </w:rPr>
              <w:t xml:space="preserve">tab, determine the </w:t>
            </w:r>
            <w:r w:rsidRPr="009479A6">
              <w:rPr>
                <w:b/>
                <w:bCs/>
                <w:szCs w:val="24"/>
              </w:rPr>
              <w:t>Status</w:t>
            </w:r>
            <w:r w:rsidRPr="009479A6">
              <w:rPr>
                <w:szCs w:val="24"/>
              </w:rPr>
              <w:t xml:space="preserve"> of the order. </w:t>
            </w:r>
            <w:bookmarkStart w:id="128" w:name="OLE_LINK64"/>
            <w:r w:rsidRPr="009479A6">
              <w:rPr>
                <w:szCs w:val="24"/>
              </w:rPr>
              <w:t>The o</w:t>
            </w:r>
            <w:r w:rsidRPr="009479A6">
              <w:rPr>
                <w:rFonts w:eastAsia="Times New Roman" w:cs="Times New Roman"/>
                <w:szCs w:val="24"/>
              </w:rPr>
              <w:t xml:space="preserve">rder must be in </w:t>
            </w:r>
            <w:r w:rsidRPr="009479A6">
              <w:rPr>
                <w:rFonts w:eastAsia="Times New Roman" w:cs="Times New Roman"/>
                <w:b/>
                <w:bCs/>
                <w:szCs w:val="24"/>
              </w:rPr>
              <w:t>Received</w:t>
            </w:r>
            <w:r w:rsidRPr="009479A6">
              <w:rPr>
                <w:rFonts w:eastAsia="Times New Roman" w:cs="Times New Roman"/>
                <w:szCs w:val="24"/>
              </w:rPr>
              <w:t xml:space="preserve"> or </w:t>
            </w:r>
            <w:r w:rsidRPr="009479A6">
              <w:rPr>
                <w:rFonts w:eastAsia="Times New Roman" w:cs="Times New Roman"/>
                <w:b/>
                <w:bCs/>
                <w:szCs w:val="24"/>
              </w:rPr>
              <w:t xml:space="preserve">Processing </w:t>
            </w:r>
            <w:r w:rsidRPr="009479A6">
              <w:rPr>
                <w:rFonts w:eastAsia="Times New Roman" w:cs="Times New Roman"/>
                <w:szCs w:val="24"/>
              </w:rPr>
              <w:t>status</w:t>
            </w:r>
            <w:bookmarkEnd w:id="128"/>
            <w:r w:rsidR="00BB3472" w:rsidRPr="009479A6">
              <w:rPr>
                <w:rFonts w:eastAsia="Times New Roman" w:cs="Times New Roman"/>
                <w:szCs w:val="24"/>
              </w:rPr>
              <w:t xml:space="preserve">. </w:t>
            </w:r>
          </w:p>
          <w:p w14:paraId="01441921" w14:textId="73722825" w:rsidR="00353221" w:rsidRDefault="00B17F70" w:rsidP="00F051A6">
            <w:r w:rsidRPr="003A2CEE">
              <w:rPr>
                <w:b/>
                <w:bCs/>
                <w:szCs w:val="24"/>
              </w:rPr>
              <w:t>Note</w:t>
            </w:r>
            <w:r w:rsidR="00AE68B7">
              <w:rPr>
                <w:b/>
                <w:bCs/>
                <w:szCs w:val="24"/>
              </w:rPr>
              <w:t xml:space="preserve">: </w:t>
            </w:r>
            <w:r w:rsidRPr="005353FD">
              <w:t xml:space="preserve">Click the chevron arrow </w:t>
            </w:r>
            <w:r>
              <w:t xml:space="preserve">next to the </w:t>
            </w:r>
            <w:r w:rsidRPr="00E35FB3">
              <w:rPr>
                <w:b/>
                <w:bCs/>
              </w:rPr>
              <w:t>Order Number</w:t>
            </w:r>
            <w:r>
              <w:t xml:space="preserve"> link </w:t>
            </w:r>
            <w:r w:rsidRPr="005353FD">
              <w:t>to expand</w:t>
            </w:r>
            <w:r>
              <w:t>/collapse</w:t>
            </w:r>
            <w:r w:rsidRPr="005353FD">
              <w:t xml:space="preserve"> a preview of the prescriptions in the order. </w:t>
            </w:r>
          </w:p>
          <w:p w14:paraId="2C84C58E" w14:textId="755CF64E" w:rsidR="00B17F70" w:rsidRDefault="000D0D5D" w:rsidP="00F051A6">
            <w:pPr>
              <w:spacing w:before="120" w:after="120" w:line="240" w:lineRule="auto"/>
              <w:rPr>
                <w:rFonts w:cs="Helvetica"/>
                <w:color w:val="000000"/>
                <w:shd w:val="clear" w:color="auto" w:fill="FFFFFF"/>
              </w:rPr>
            </w:pPr>
            <w:r>
              <w:rPr>
                <w:b/>
              </w:rPr>
              <w:t>Reminder</w:t>
            </w:r>
            <w:r w:rsidR="00AE68B7">
              <w:rPr>
                <w:b/>
              </w:rPr>
              <w:t xml:space="preserve">: </w:t>
            </w:r>
            <w:r>
              <w:t xml:space="preserve">Not all callers may request an address change, refer to </w:t>
            </w:r>
            <w:hyperlink r:id="rId73" w:anchor="!/view?docid=5b354e50-0d15-42d0-b9c2-0711ea02d9ce" w:history="1">
              <w:r w:rsidRPr="00F35004">
                <w:rPr>
                  <w:rStyle w:val="Hyperlink"/>
                  <w:rFonts w:cs="Helvetica"/>
                  <w:shd w:val="clear" w:color="auto" w:fill="FFFFFF"/>
                </w:rPr>
                <w:t>HIPAA (Health Insurance Portability and Accountability Act) Grid – CVS (028920)</w:t>
              </w:r>
            </w:hyperlink>
            <w:r>
              <w:rPr>
                <w:rFonts w:cs="Helvetica"/>
                <w:color w:val="000000"/>
                <w:shd w:val="clear" w:color="auto" w:fill="FFFFFF"/>
              </w:rPr>
              <w:t>.</w:t>
            </w:r>
          </w:p>
          <w:p w14:paraId="7C9BA5C3" w14:textId="77777777" w:rsidR="00353221" w:rsidRDefault="00353221" w:rsidP="00AE5B5B">
            <w:pPr>
              <w:spacing w:before="120" w:after="120" w:line="240" w:lineRule="auto"/>
              <w:rPr>
                <w:szCs w:val="24"/>
              </w:rPr>
            </w:pPr>
          </w:p>
          <w:p w14:paraId="4AF06A07" w14:textId="52CB6F5A" w:rsidR="009479A6" w:rsidRPr="009479A6" w:rsidRDefault="00B17F70" w:rsidP="00F051A6">
            <w:pPr>
              <w:pStyle w:val="ListParagraph"/>
              <w:numPr>
                <w:ilvl w:val="0"/>
                <w:numId w:val="49"/>
              </w:numPr>
              <w:spacing w:before="120" w:after="120" w:line="240" w:lineRule="auto"/>
              <w:rPr>
                <w:rFonts w:eastAsia="Calibri" w:cs="Times New Roman"/>
                <w:b/>
                <w:bCs/>
                <w:szCs w:val="24"/>
              </w:rPr>
            </w:pPr>
            <w:r w:rsidRPr="009479A6">
              <w:rPr>
                <w:rFonts w:eastAsia="Calibri" w:cs="Times New Roman"/>
                <w:szCs w:val="24"/>
              </w:rPr>
              <w:t xml:space="preserve">Once the order is located, click the </w:t>
            </w:r>
            <w:r w:rsidRPr="009479A6">
              <w:rPr>
                <w:rFonts w:eastAsia="Calibri" w:cs="Times New Roman"/>
                <w:b/>
                <w:bCs/>
                <w:szCs w:val="24"/>
              </w:rPr>
              <w:t xml:space="preserve">Order Number </w:t>
            </w:r>
            <w:r w:rsidRPr="009479A6">
              <w:rPr>
                <w:rFonts w:eastAsia="Calibri" w:cs="Times New Roman"/>
                <w:szCs w:val="24"/>
              </w:rPr>
              <w:t>hyperlink.</w:t>
            </w:r>
          </w:p>
          <w:p w14:paraId="145E7233" w14:textId="6FDD09FB" w:rsidR="00B17F70" w:rsidRPr="005751AF" w:rsidRDefault="00B17F70" w:rsidP="00F051A6">
            <w:pPr>
              <w:spacing w:before="120" w:after="120" w:line="240" w:lineRule="auto"/>
              <w:ind w:left="360"/>
              <w:rPr>
                <w:szCs w:val="24"/>
              </w:rPr>
            </w:pPr>
            <w:r w:rsidRPr="005751AF">
              <w:rPr>
                <w:b/>
                <w:bCs/>
                <w:szCs w:val="24"/>
              </w:rPr>
              <w:t>Result</w:t>
            </w:r>
            <w:r w:rsidR="00AE68B7">
              <w:rPr>
                <w:b/>
                <w:bCs/>
                <w:szCs w:val="24"/>
              </w:rPr>
              <w:t xml:space="preserve">: </w:t>
            </w:r>
            <w:r w:rsidRPr="005751AF">
              <w:rPr>
                <w:szCs w:val="24"/>
              </w:rPr>
              <w:t>The Order Details screen displays.</w:t>
            </w:r>
            <w:r w:rsidR="003A60B6">
              <w:rPr>
                <w:szCs w:val="24"/>
              </w:rPr>
              <w:t xml:space="preserve"> </w:t>
            </w:r>
          </w:p>
          <w:p w14:paraId="064FBB90" w14:textId="77777777" w:rsidR="00B17F70" w:rsidRPr="00220916" w:rsidRDefault="00B17F70" w:rsidP="00AE17CE">
            <w:pPr>
              <w:spacing w:before="120" w:after="120" w:line="240" w:lineRule="auto"/>
              <w:ind w:left="360"/>
              <w:rPr>
                <w:szCs w:val="24"/>
              </w:rPr>
            </w:pPr>
          </w:p>
          <w:p w14:paraId="3B52ECA6" w14:textId="5F6BAA4A" w:rsidR="00B17F70" w:rsidRDefault="00D322E2" w:rsidP="00AE17CE">
            <w:pPr>
              <w:pStyle w:val="ListParagraph"/>
              <w:spacing w:before="120" w:after="120" w:line="240" w:lineRule="auto"/>
              <w:ind w:left="0"/>
              <w:jc w:val="center"/>
              <w:rPr>
                <w:szCs w:val="24"/>
              </w:rPr>
            </w:pPr>
            <w:r>
              <w:rPr>
                <w:noProof/>
              </w:rPr>
              <w:drawing>
                <wp:inline distT="0" distB="0" distL="0" distR="0" wp14:anchorId="774D6C8D" wp14:editId="704A4BAA">
                  <wp:extent cx="6375082" cy="2680546"/>
                  <wp:effectExtent l="19050" t="19050" r="26035" b="24765"/>
                  <wp:docPr id="2342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0284" name=""/>
                          <pic:cNvPicPr/>
                        </pic:nvPicPr>
                        <pic:blipFill>
                          <a:blip r:embed="rId74"/>
                          <a:stretch>
                            <a:fillRect/>
                          </a:stretch>
                        </pic:blipFill>
                        <pic:spPr>
                          <a:xfrm>
                            <a:off x="0" y="0"/>
                            <a:ext cx="6411717" cy="2695950"/>
                          </a:xfrm>
                          <a:prstGeom prst="rect">
                            <a:avLst/>
                          </a:prstGeom>
                          <a:ln w="12700">
                            <a:solidFill>
                              <a:schemeClr val="tx1"/>
                            </a:solidFill>
                          </a:ln>
                        </pic:spPr>
                      </pic:pic>
                    </a:graphicData>
                  </a:graphic>
                </wp:inline>
              </w:drawing>
            </w:r>
          </w:p>
          <w:p w14:paraId="64C60A0F" w14:textId="77777777" w:rsidR="00B17F70" w:rsidRPr="003C4821" w:rsidRDefault="00B17F70" w:rsidP="003C4821">
            <w:pPr>
              <w:spacing w:before="120" w:after="120" w:line="240" w:lineRule="auto"/>
              <w:rPr>
                <w:szCs w:val="24"/>
              </w:rPr>
            </w:pPr>
          </w:p>
          <w:p w14:paraId="1C7CDC2F" w14:textId="035829C6" w:rsidR="00B17F70" w:rsidRPr="009479A6" w:rsidRDefault="00B17F70" w:rsidP="00F051A6">
            <w:pPr>
              <w:pStyle w:val="ListParagraph"/>
              <w:numPr>
                <w:ilvl w:val="0"/>
                <w:numId w:val="48"/>
              </w:numPr>
              <w:spacing w:before="120" w:after="120" w:line="240" w:lineRule="auto"/>
              <w:rPr>
                <w:szCs w:val="24"/>
              </w:rPr>
            </w:pPr>
            <w:r w:rsidRPr="009479A6">
              <w:rPr>
                <w:szCs w:val="24"/>
              </w:rPr>
              <w:t xml:space="preserve">Verify/Update the </w:t>
            </w:r>
            <w:r w:rsidRPr="009479A6">
              <w:rPr>
                <w:b/>
                <w:szCs w:val="24"/>
              </w:rPr>
              <w:t>Shipping Options</w:t>
            </w:r>
            <w:r w:rsidRPr="009479A6">
              <w:rPr>
                <w:szCs w:val="24"/>
              </w:rPr>
              <w:t xml:space="preserve"> field with the shipping method the member would like to use. Educate on Fees and Turnaround Times as needed. For assistance, refer to </w:t>
            </w:r>
            <w:bookmarkStart w:id="129" w:name="OLE_LINK79"/>
            <w:r w:rsidRPr="009479A6">
              <w:rPr>
                <w:szCs w:val="24"/>
              </w:rPr>
              <w:fldChar w:fldCharType="begin"/>
            </w:r>
            <w:r w:rsidRPr="009479A6">
              <w:rPr>
                <w:szCs w:val="24"/>
              </w:rPr>
              <w:instrText>HYPERLINK "https://thesource.cvshealth.com/nuxeo/thesource/" \l "!/view?docid=e77f513c-0e5e-4aaa-b674-de935ed25901"</w:instrText>
            </w:r>
            <w:r w:rsidRPr="009479A6">
              <w:rPr>
                <w:szCs w:val="24"/>
              </w:rPr>
            </w:r>
            <w:r w:rsidRPr="009479A6">
              <w:rPr>
                <w:szCs w:val="24"/>
              </w:rPr>
              <w:fldChar w:fldCharType="separate"/>
            </w:r>
            <w:r w:rsidRPr="009479A6">
              <w:rPr>
                <w:rStyle w:val="Hyperlink"/>
                <w:szCs w:val="24"/>
              </w:rPr>
              <w:t>Compass - Shipping Guidelines and Fees (053427)</w:t>
            </w:r>
            <w:r w:rsidRPr="009479A6">
              <w:rPr>
                <w:szCs w:val="24"/>
              </w:rPr>
              <w:fldChar w:fldCharType="end"/>
            </w:r>
            <w:r w:rsidRPr="009479A6">
              <w:rPr>
                <w:szCs w:val="24"/>
              </w:rPr>
              <w:t>.</w:t>
            </w:r>
          </w:p>
          <w:p w14:paraId="7D17BEC7" w14:textId="77777777" w:rsidR="00B17F70" w:rsidRDefault="00B17F70" w:rsidP="004A69A2">
            <w:pPr>
              <w:pStyle w:val="ListParagraph"/>
              <w:spacing w:before="120" w:after="120" w:line="240" w:lineRule="auto"/>
              <w:ind w:left="360"/>
              <w:rPr>
                <w:szCs w:val="24"/>
              </w:rPr>
            </w:pPr>
          </w:p>
          <w:bookmarkEnd w:id="129"/>
          <w:p w14:paraId="12FED1FB" w14:textId="77777777" w:rsidR="00B17F70" w:rsidRPr="009479A6" w:rsidRDefault="00B17F70" w:rsidP="00F051A6">
            <w:pPr>
              <w:pStyle w:val="ListParagraph"/>
              <w:numPr>
                <w:ilvl w:val="0"/>
                <w:numId w:val="48"/>
              </w:numPr>
              <w:spacing w:before="120" w:after="120" w:line="240" w:lineRule="auto"/>
              <w:rPr>
                <w:szCs w:val="24"/>
              </w:rPr>
            </w:pPr>
            <w:r w:rsidRPr="009479A6">
              <w:rPr>
                <w:szCs w:val="24"/>
              </w:rPr>
              <w:t xml:space="preserve">Verify full </w:t>
            </w:r>
            <w:r w:rsidRPr="009479A6">
              <w:rPr>
                <w:b/>
                <w:bCs/>
                <w:szCs w:val="24"/>
              </w:rPr>
              <w:t>Shipping A</w:t>
            </w:r>
            <w:r w:rsidRPr="009479A6">
              <w:rPr>
                <w:b/>
                <w:szCs w:val="24"/>
              </w:rPr>
              <w:t>ddress</w:t>
            </w:r>
            <w:r w:rsidRPr="009479A6">
              <w:rPr>
                <w:szCs w:val="24"/>
              </w:rPr>
              <w:t xml:space="preserve"> and/or </w:t>
            </w:r>
            <w:r w:rsidRPr="009479A6">
              <w:rPr>
                <w:b/>
                <w:bCs/>
                <w:szCs w:val="24"/>
              </w:rPr>
              <w:t>Payment M</w:t>
            </w:r>
            <w:r w:rsidRPr="009479A6">
              <w:rPr>
                <w:b/>
                <w:szCs w:val="24"/>
              </w:rPr>
              <w:t xml:space="preserve">ethod </w:t>
            </w:r>
            <w:r w:rsidRPr="009479A6">
              <w:rPr>
                <w:szCs w:val="24"/>
              </w:rPr>
              <w:t xml:space="preserve">(last 4 digits) the member would like to update on the order, then click </w:t>
            </w:r>
            <w:r w:rsidRPr="009479A6">
              <w:rPr>
                <w:b/>
                <w:bCs/>
                <w:szCs w:val="24"/>
              </w:rPr>
              <w:t>Save</w:t>
            </w:r>
            <w:r w:rsidRPr="009479A6">
              <w:rPr>
                <w:szCs w:val="24"/>
              </w:rPr>
              <w:t xml:space="preserve">. </w:t>
            </w:r>
          </w:p>
          <w:p w14:paraId="54CA3D0F" w14:textId="36E490FE" w:rsidR="00B17F70" w:rsidRPr="004A69A2" w:rsidRDefault="00B17F70" w:rsidP="00F051A6">
            <w:pPr>
              <w:spacing w:before="120" w:after="120" w:line="240" w:lineRule="auto"/>
              <w:ind w:left="331"/>
              <w:rPr>
                <w:szCs w:val="24"/>
              </w:rPr>
            </w:pPr>
            <w:r w:rsidRPr="004A69A2">
              <w:rPr>
                <w:b/>
                <w:bCs/>
                <w:szCs w:val="24"/>
              </w:rPr>
              <w:t>Note</w:t>
            </w:r>
            <w:r w:rsidR="00AE68B7">
              <w:rPr>
                <w:b/>
                <w:bCs/>
                <w:szCs w:val="24"/>
              </w:rPr>
              <w:t xml:space="preserve">: </w:t>
            </w:r>
            <w:r w:rsidRPr="004A69A2">
              <w:rPr>
                <w:szCs w:val="24"/>
              </w:rPr>
              <w:t xml:space="preserve">To cancel any updates, click </w:t>
            </w:r>
            <w:r w:rsidRPr="004A69A2">
              <w:rPr>
                <w:b/>
                <w:bCs/>
                <w:szCs w:val="24"/>
              </w:rPr>
              <w:t>Reset</w:t>
            </w:r>
            <w:r w:rsidRPr="004A69A2">
              <w:rPr>
                <w:szCs w:val="24"/>
              </w:rPr>
              <w:t xml:space="preserve">. </w:t>
            </w:r>
          </w:p>
          <w:p w14:paraId="6D954F19" w14:textId="77777777" w:rsidR="00B17F70" w:rsidRDefault="00B17F70" w:rsidP="00AE17CE">
            <w:pPr>
              <w:spacing w:before="120" w:after="120" w:line="240" w:lineRule="auto"/>
              <w:rPr>
                <w:szCs w:val="24"/>
              </w:rPr>
            </w:pPr>
          </w:p>
          <w:p w14:paraId="14086C71" w14:textId="508A794E" w:rsidR="00B17F70" w:rsidRPr="0002249C" w:rsidRDefault="00B17F70" w:rsidP="00353221">
            <w:pPr>
              <w:spacing w:before="120" w:after="120" w:line="240" w:lineRule="auto"/>
              <w:rPr>
                <w:szCs w:val="24"/>
              </w:rPr>
            </w:pPr>
            <w:r w:rsidRPr="00E84314">
              <w:rPr>
                <w:b/>
                <w:bCs/>
                <w:szCs w:val="24"/>
              </w:rPr>
              <w:t>Note</w:t>
            </w:r>
            <w:r w:rsidR="00AE68B7">
              <w:rPr>
                <w:b/>
                <w:bCs/>
                <w:szCs w:val="24"/>
              </w:rPr>
              <w:t xml:space="preserve">: </w:t>
            </w:r>
            <w:r w:rsidRPr="00E84314">
              <w:rPr>
                <w:szCs w:val="24"/>
              </w:rPr>
              <w:t xml:space="preserve">Use </w:t>
            </w:r>
            <w:r>
              <w:rPr>
                <w:szCs w:val="24"/>
              </w:rPr>
              <w:t xml:space="preserve">the related </w:t>
            </w:r>
            <w:r w:rsidRPr="00E84314">
              <w:rPr>
                <w:szCs w:val="24"/>
              </w:rPr>
              <w:t>drop</w:t>
            </w:r>
            <w:r>
              <w:rPr>
                <w:szCs w:val="24"/>
              </w:rPr>
              <w:t>-</w:t>
            </w:r>
            <w:r w:rsidRPr="00E84314">
              <w:rPr>
                <w:szCs w:val="24"/>
              </w:rPr>
              <w:t xml:space="preserve">down arrow to view the plan member’s available </w:t>
            </w:r>
            <w:r>
              <w:rPr>
                <w:szCs w:val="24"/>
              </w:rPr>
              <w:t>Shipping Options, Shipping A</w:t>
            </w:r>
            <w:r w:rsidRPr="00E84314">
              <w:rPr>
                <w:szCs w:val="24"/>
              </w:rPr>
              <w:t>ddresses</w:t>
            </w:r>
            <w:r>
              <w:rPr>
                <w:szCs w:val="24"/>
              </w:rPr>
              <w:t>,</w:t>
            </w:r>
            <w:r w:rsidRPr="00E84314">
              <w:rPr>
                <w:szCs w:val="24"/>
              </w:rPr>
              <w:t xml:space="preserve"> and </w:t>
            </w:r>
            <w:r>
              <w:rPr>
                <w:szCs w:val="24"/>
              </w:rPr>
              <w:t>P</w:t>
            </w:r>
            <w:r w:rsidRPr="00E84314">
              <w:rPr>
                <w:szCs w:val="24"/>
              </w:rPr>
              <w:t xml:space="preserve">ayment </w:t>
            </w:r>
            <w:r>
              <w:rPr>
                <w:szCs w:val="24"/>
              </w:rPr>
              <w:t>M</w:t>
            </w:r>
            <w:r w:rsidRPr="00E84314">
              <w:rPr>
                <w:szCs w:val="24"/>
              </w:rPr>
              <w:t xml:space="preserve">ethods. If address or </w:t>
            </w:r>
            <w:r>
              <w:rPr>
                <w:szCs w:val="24"/>
              </w:rPr>
              <w:t xml:space="preserve">payment method </w:t>
            </w:r>
            <w:r w:rsidRPr="00E84314">
              <w:rPr>
                <w:szCs w:val="24"/>
              </w:rPr>
              <w:t xml:space="preserve">is not listed, click </w:t>
            </w:r>
            <w:r>
              <w:rPr>
                <w:szCs w:val="24"/>
              </w:rPr>
              <w:t>the related</w:t>
            </w:r>
            <w:r w:rsidRPr="00E84314">
              <w:rPr>
                <w:szCs w:val="24"/>
              </w:rPr>
              <w:t xml:space="preserve"> </w:t>
            </w:r>
            <w:r w:rsidRPr="00E84314">
              <w:rPr>
                <w:b/>
                <w:bCs/>
                <w:szCs w:val="24"/>
              </w:rPr>
              <w:t>Add/Update</w:t>
            </w:r>
            <w:r w:rsidRPr="00E84314">
              <w:rPr>
                <w:szCs w:val="24"/>
              </w:rPr>
              <w:t xml:space="preserve"> button. For assistance, refer to</w:t>
            </w:r>
            <w:r>
              <w:rPr>
                <w:szCs w:val="24"/>
              </w:rPr>
              <w:t xml:space="preserve"> </w:t>
            </w:r>
            <w:hyperlink r:id="rId75" w:anchor="!/view?docid=9cfb4422-7129-4bca-b1ea-f1d6fa964906" w:history="1">
              <w:r>
                <w:rPr>
                  <w:rFonts w:eastAsia="Times New Roman" w:cs="Times New Roman"/>
                  <w:color w:val="0000FF"/>
                  <w:szCs w:val="24"/>
                  <w:u w:val="single"/>
                </w:rPr>
                <w:t>Compass - Add / Edit / Delete Mailing Address (053255)</w:t>
              </w:r>
            </w:hyperlink>
            <w:r>
              <w:t xml:space="preserve"> </w:t>
            </w:r>
            <w:r w:rsidRPr="00E84314">
              <w:rPr>
                <w:szCs w:val="24"/>
              </w:rPr>
              <w:t>o</w:t>
            </w:r>
            <w:r>
              <w:rPr>
                <w:szCs w:val="24"/>
              </w:rPr>
              <w:t xml:space="preserve">r </w:t>
            </w:r>
            <w:hyperlink r:id="rId76" w:anchor="!/view?docid=5a1a67eb-a7b1-4ae5-bcfe-e986bbe4aa3d" w:history="1">
              <w:r>
                <w:rPr>
                  <w:rStyle w:val="Hyperlink"/>
                  <w:szCs w:val="24"/>
                </w:rPr>
                <w:t>Compass - Add, Edit, and Delete Mail Order Payment Methods (Credit Card &amp; eCheck) (056289)</w:t>
              </w:r>
            </w:hyperlink>
            <w:r w:rsidRPr="00E84314">
              <w:rPr>
                <w:szCs w:val="24"/>
              </w:rPr>
              <w:t>.</w:t>
            </w:r>
          </w:p>
        </w:tc>
      </w:tr>
      <w:tr w:rsidR="004D7AA0" w:rsidRPr="002F41D9" w14:paraId="4B31D341" w14:textId="77777777" w:rsidTr="009B2341">
        <w:tc>
          <w:tcPr>
            <w:tcW w:w="1090" w:type="pct"/>
            <w:vMerge/>
            <w:tcBorders>
              <w:left w:val="single" w:sz="4" w:space="0" w:color="auto"/>
              <w:right w:val="single" w:sz="4" w:space="0" w:color="auto"/>
            </w:tcBorders>
          </w:tcPr>
          <w:p w14:paraId="64DBC996" w14:textId="77777777" w:rsidR="00B17F70" w:rsidRPr="008A4E1F" w:rsidRDefault="00B17F70" w:rsidP="00927DE4">
            <w:pPr>
              <w:pStyle w:val="Heading4"/>
              <w:spacing w:before="120" w:after="120"/>
            </w:pPr>
          </w:p>
        </w:tc>
        <w:tc>
          <w:tcPr>
            <w:tcW w:w="1189" w:type="pct"/>
            <w:tcBorders>
              <w:top w:val="single" w:sz="4" w:space="0" w:color="auto"/>
              <w:left w:val="single" w:sz="4" w:space="0" w:color="auto"/>
              <w:bottom w:val="single" w:sz="4" w:space="0" w:color="auto"/>
              <w:right w:val="single" w:sz="4" w:space="0" w:color="auto"/>
            </w:tcBorders>
            <w:shd w:val="clear" w:color="auto" w:fill="E6E6E6"/>
          </w:tcPr>
          <w:p w14:paraId="5ED17919" w14:textId="77777777" w:rsidR="00B17F70" w:rsidRPr="006B634F" w:rsidRDefault="00B17F70" w:rsidP="00AE17CE">
            <w:pPr>
              <w:spacing w:before="120" w:after="120" w:line="240" w:lineRule="auto"/>
              <w:jc w:val="center"/>
              <w:rPr>
                <w:b/>
                <w:szCs w:val="24"/>
              </w:rPr>
            </w:pPr>
            <w:r w:rsidRPr="006B634F">
              <w:rPr>
                <w:b/>
                <w:szCs w:val="24"/>
              </w:rPr>
              <w:t>If...</w:t>
            </w:r>
          </w:p>
        </w:tc>
        <w:tc>
          <w:tcPr>
            <w:tcW w:w="2721" w:type="pct"/>
            <w:tcBorders>
              <w:top w:val="single" w:sz="4" w:space="0" w:color="auto"/>
              <w:left w:val="single" w:sz="4" w:space="0" w:color="auto"/>
              <w:bottom w:val="single" w:sz="4" w:space="0" w:color="auto"/>
              <w:right w:val="single" w:sz="4" w:space="0" w:color="auto"/>
            </w:tcBorders>
            <w:shd w:val="clear" w:color="auto" w:fill="E6E6E6"/>
          </w:tcPr>
          <w:p w14:paraId="251FACB8" w14:textId="77777777" w:rsidR="00B17F70" w:rsidRPr="006B634F" w:rsidRDefault="00B17F70" w:rsidP="00AE17CE">
            <w:pPr>
              <w:spacing w:before="120" w:after="120" w:line="240" w:lineRule="auto"/>
              <w:jc w:val="center"/>
              <w:rPr>
                <w:b/>
                <w:szCs w:val="24"/>
              </w:rPr>
            </w:pPr>
            <w:r w:rsidRPr="006B634F">
              <w:rPr>
                <w:b/>
                <w:szCs w:val="24"/>
              </w:rPr>
              <w:t>Then...</w:t>
            </w:r>
          </w:p>
        </w:tc>
      </w:tr>
      <w:tr w:rsidR="004D7AA0" w:rsidRPr="002F41D9" w14:paraId="7A9C0094" w14:textId="77777777" w:rsidTr="009B2341">
        <w:tc>
          <w:tcPr>
            <w:tcW w:w="1090" w:type="pct"/>
            <w:vMerge/>
            <w:tcBorders>
              <w:left w:val="single" w:sz="4" w:space="0" w:color="auto"/>
              <w:right w:val="single" w:sz="4" w:space="0" w:color="auto"/>
            </w:tcBorders>
          </w:tcPr>
          <w:p w14:paraId="552423C6" w14:textId="77777777" w:rsidR="00B17F70" w:rsidRPr="008A4E1F" w:rsidRDefault="00B17F70" w:rsidP="00927DE4">
            <w:pPr>
              <w:pStyle w:val="Heading4"/>
              <w:spacing w:before="120" w:after="120"/>
            </w:pPr>
          </w:p>
        </w:tc>
        <w:tc>
          <w:tcPr>
            <w:tcW w:w="1189" w:type="pct"/>
            <w:tcBorders>
              <w:top w:val="single" w:sz="4" w:space="0" w:color="auto"/>
              <w:left w:val="single" w:sz="4" w:space="0" w:color="auto"/>
              <w:bottom w:val="single" w:sz="4" w:space="0" w:color="auto"/>
              <w:right w:val="single" w:sz="4" w:space="0" w:color="auto"/>
            </w:tcBorders>
          </w:tcPr>
          <w:p w14:paraId="667D4529" w14:textId="77777777" w:rsidR="00B17F70" w:rsidRPr="00041198" w:rsidRDefault="00B17F70" w:rsidP="00C929F3">
            <w:pPr>
              <w:spacing w:before="120" w:after="120" w:line="240" w:lineRule="auto"/>
              <w:rPr>
                <w:b/>
              </w:rPr>
            </w:pPr>
            <w:r w:rsidRPr="0030678B">
              <w:rPr>
                <w:bCs/>
              </w:rPr>
              <w:t>Order is placed on hold due to the Dupe Rx On Hold and the member needs medication refilled early</w:t>
            </w:r>
            <w:r w:rsidRPr="00041198">
              <w:rPr>
                <w:b/>
              </w:rPr>
              <w:t xml:space="preserve"> </w:t>
            </w:r>
          </w:p>
          <w:p w14:paraId="6ED314C0" w14:textId="77777777" w:rsidR="00B17F70" w:rsidRPr="00041198" w:rsidRDefault="00B17F70" w:rsidP="00C929F3">
            <w:pPr>
              <w:spacing w:before="120" w:after="120" w:line="240" w:lineRule="auto"/>
              <w:rPr>
                <w:b/>
                <w:szCs w:val="24"/>
              </w:rPr>
            </w:pPr>
          </w:p>
          <w:p w14:paraId="32D0084E" w14:textId="77777777" w:rsidR="00B17F70" w:rsidRPr="00041198" w:rsidRDefault="00B17F70" w:rsidP="00C929F3">
            <w:pPr>
              <w:spacing w:before="120" w:after="120" w:line="240" w:lineRule="auto"/>
              <w:rPr>
                <w:szCs w:val="24"/>
              </w:rPr>
            </w:pPr>
          </w:p>
        </w:tc>
        <w:tc>
          <w:tcPr>
            <w:tcW w:w="2721" w:type="pct"/>
            <w:tcBorders>
              <w:top w:val="single" w:sz="4" w:space="0" w:color="auto"/>
              <w:left w:val="single" w:sz="4" w:space="0" w:color="auto"/>
              <w:bottom w:val="single" w:sz="4" w:space="0" w:color="auto"/>
              <w:right w:val="single" w:sz="4" w:space="0" w:color="auto"/>
            </w:tcBorders>
          </w:tcPr>
          <w:p w14:paraId="71DB6A3B" w14:textId="77777777" w:rsidR="00B17F70" w:rsidRDefault="00B17F70" w:rsidP="00C929F3">
            <w:pPr>
              <w:rPr>
                <w:color w:val="000000"/>
              </w:rPr>
            </w:pPr>
            <w:r w:rsidRPr="00041198">
              <w:rPr>
                <w:color w:val="000000"/>
              </w:rPr>
              <w:t>Create an </w:t>
            </w:r>
            <w:r w:rsidRPr="00041198">
              <w:t>offline refill task</w:t>
            </w:r>
            <w:r w:rsidRPr="00041198">
              <w:rPr>
                <w:color w:val="000000"/>
              </w:rPr>
              <w:t> and note that this medication has been placed on Duplicate Rx Reconciliation hold.</w:t>
            </w:r>
          </w:p>
          <w:p w14:paraId="098747BB" w14:textId="77777777" w:rsidR="0030678B" w:rsidRPr="00041198" w:rsidRDefault="0030678B" w:rsidP="00C929F3">
            <w:pPr>
              <w:rPr>
                <w:color w:val="000000"/>
              </w:rPr>
            </w:pPr>
          </w:p>
          <w:p w14:paraId="25D792CC" w14:textId="77777777" w:rsidR="00B17F70" w:rsidRPr="00041198" w:rsidRDefault="00DE63CA" w:rsidP="00C929F3">
            <w:pPr>
              <w:rPr>
                <w:color w:val="000000"/>
              </w:rPr>
            </w:pPr>
            <w:r w:rsidRPr="00041198">
              <w:rPr>
                <w:color w:val="000000"/>
              </w:rPr>
              <w:t>Otherwise,</w:t>
            </w:r>
            <w:r w:rsidR="00B17F70" w:rsidRPr="00041198">
              <w:rPr>
                <w:color w:val="000000"/>
              </w:rPr>
              <w:t xml:space="preserve"> the Rx can be refilled on the due date</w:t>
            </w:r>
            <w:r w:rsidR="00BB3472" w:rsidRPr="00041198">
              <w:rPr>
                <w:color w:val="000000"/>
              </w:rPr>
              <w:t xml:space="preserve">. </w:t>
            </w:r>
            <w:r w:rsidR="00B17F70" w:rsidRPr="00041198">
              <w:rPr>
                <w:color w:val="000000"/>
              </w:rPr>
              <w:t xml:space="preserve">Check the CMP alert for available fill date if not located in order comments. </w:t>
            </w:r>
          </w:p>
          <w:p w14:paraId="5A2768FC" w14:textId="77777777" w:rsidR="00B17F70" w:rsidRPr="00041198" w:rsidRDefault="00B17F70" w:rsidP="00C929F3">
            <w:pPr>
              <w:spacing w:before="120" w:after="120" w:line="240" w:lineRule="auto"/>
              <w:rPr>
                <w:szCs w:val="24"/>
              </w:rPr>
            </w:pPr>
          </w:p>
          <w:p w14:paraId="34F37353" w14:textId="77777777" w:rsidR="00B17F70" w:rsidRPr="00041198" w:rsidRDefault="00B17F70" w:rsidP="00041198">
            <w:pPr>
              <w:rPr>
                <w:szCs w:val="24"/>
              </w:rPr>
            </w:pPr>
            <w:r w:rsidRPr="00041198">
              <w:rPr>
                <w:color w:val="000000"/>
              </w:rPr>
              <w:t>If a Rx has been placed on indefinite hold and the Order Status is “Dupe Rx on Hold- this is due to the Duplicate Rx Reconciliation process. The medication will continue to </w:t>
            </w:r>
            <w:r w:rsidR="00DE63CA" w:rsidRPr="00041198">
              <w:rPr>
                <w:color w:val="000000"/>
              </w:rPr>
              <w:t>be rejected</w:t>
            </w:r>
            <w:r w:rsidRPr="00041198">
              <w:rPr>
                <w:color w:val="000000"/>
              </w:rPr>
              <w:t xml:space="preserve"> when refilled in Compass if it is more than 7 days from the refill due date. </w:t>
            </w:r>
          </w:p>
        </w:tc>
      </w:tr>
      <w:tr w:rsidR="004D7AA0" w:rsidRPr="002F41D9" w14:paraId="36028C26" w14:textId="77777777" w:rsidTr="009B2341">
        <w:tc>
          <w:tcPr>
            <w:tcW w:w="1090" w:type="pct"/>
            <w:vMerge/>
            <w:tcBorders>
              <w:left w:val="single" w:sz="4" w:space="0" w:color="auto"/>
              <w:bottom w:val="single" w:sz="4" w:space="0" w:color="auto"/>
              <w:right w:val="single" w:sz="4" w:space="0" w:color="auto"/>
            </w:tcBorders>
          </w:tcPr>
          <w:p w14:paraId="4DCF2E44" w14:textId="77777777" w:rsidR="00B17F70" w:rsidRPr="008A4E1F" w:rsidRDefault="00B17F70" w:rsidP="00927DE4">
            <w:pPr>
              <w:pStyle w:val="Heading4"/>
              <w:spacing w:before="120" w:after="120"/>
            </w:pPr>
          </w:p>
        </w:tc>
        <w:tc>
          <w:tcPr>
            <w:tcW w:w="1189" w:type="pct"/>
            <w:tcBorders>
              <w:top w:val="single" w:sz="4" w:space="0" w:color="auto"/>
              <w:left w:val="single" w:sz="4" w:space="0" w:color="auto"/>
              <w:bottom w:val="single" w:sz="4" w:space="0" w:color="auto"/>
              <w:right w:val="single" w:sz="4" w:space="0" w:color="auto"/>
            </w:tcBorders>
          </w:tcPr>
          <w:p w14:paraId="202ED453" w14:textId="77777777" w:rsidR="00B17F70" w:rsidRPr="006B634F" w:rsidRDefault="00B17F70" w:rsidP="00C929F3">
            <w:pPr>
              <w:spacing w:before="120" w:after="120" w:line="240" w:lineRule="auto"/>
              <w:rPr>
                <w:szCs w:val="24"/>
              </w:rPr>
            </w:pPr>
            <w:r>
              <w:rPr>
                <w:szCs w:val="24"/>
              </w:rPr>
              <w:t>A</w:t>
            </w:r>
            <w:r w:rsidRPr="006B634F">
              <w:rPr>
                <w:szCs w:val="24"/>
              </w:rPr>
              <w:t>ttempting to apply a partial balance to an FSA card</w:t>
            </w:r>
          </w:p>
        </w:tc>
        <w:tc>
          <w:tcPr>
            <w:tcW w:w="2721" w:type="pct"/>
            <w:tcBorders>
              <w:top w:val="single" w:sz="4" w:space="0" w:color="auto"/>
              <w:left w:val="single" w:sz="4" w:space="0" w:color="auto"/>
              <w:bottom w:val="single" w:sz="4" w:space="0" w:color="auto"/>
              <w:right w:val="single" w:sz="4" w:space="0" w:color="auto"/>
            </w:tcBorders>
          </w:tcPr>
          <w:p w14:paraId="3F944407" w14:textId="77777777" w:rsidR="00B17F70" w:rsidRPr="006B634F" w:rsidRDefault="00B17F70" w:rsidP="00C929F3">
            <w:pPr>
              <w:spacing w:before="120" w:after="120" w:line="240" w:lineRule="auto"/>
              <w:rPr>
                <w:szCs w:val="24"/>
              </w:rPr>
            </w:pPr>
            <w:r>
              <w:rPr>
                <w:szCs w:val="24"/>
              </w:rPr>
              <w:t>C</w:t>
            </w:r>
            <w:r w:rsidRPr="00E84314">
              <w:rPr>
                <w:szCs w:val="24"/>
              </w:rPr>
              <w:t>omplete a</w:t>
            </w:r>
            <w:r>
              <w:rPr>
                <w:szCs w:val="24"/>
              </w:rPr>
              <w:t xml:space="preserve"> Split Payment </w:t>
            </w:r>
            <w:r w:rsidRPr="009F4DA8">
              <w:rPr>
                <w:szCs w:val="24"/>
              </w:rPr>
              <w:t>as an option for the member.</w:t>
            </w:r>
            <w:r>
              <w:rPr>
                <w:szCs w:val="24"/>
              </w:rPr>
              <w:t xml:space="preserve"> Refer to </w:t>
            </w:r>
            <w:hyperlink r:id="rId77" w:anchor="!/view?docid=9da60cbd-81ae-4908-9c7e-7b8fbb59aa39" w:history="1">
              <w:r>
                <w:rPr>
                  <w:rStyle w:val="Hyperlink"/>
                  <w:szCs w:val="24"/>
                </w:rPr>
                <w:t>Compass - Split Payment (More Than One Method of Payment) for an Order (054227)</w:t>
              </w:r>
            </w:hyperlink>
            <w:r>
              <w:rPr>
                <w:szCs w:val="24"/>
              </w:rPr>
              <w:t>.</w:t>
            </w:r>
          </w:p>
        </w:tc>
      </w:tr>
      <w:tr w:rsidR="004D7AA0" w:rsidRPr="002F41D9" w14:paraId="0671EE9A" w14:textId="77777777" w:rsidTr="009B2341">
        <w:tc>
          <w:tcPr>
            <w:tcW w:w="1090" w:type="pct"/>
            <w:vMerge/>
            <w:tcBorders>
              <w:left w:val="single" w:sz="4" w:space="0" w:color="auto"/>
              <w:bottom w:val="single" w:sz="4" w:space="0" w:color="auto"/>
              <w:right w:val="single" w:sz="4" w:space="0" w:color="auto"/>
            </w:tcBorders>
          </w:tcPr>
          <w:p w14:paraId="1AC74BD9" w14:textId="77777777" w:rsidR="00B17F70" w:rsidRPr="008A4E1F" w:rsidRDefault="00B17F70" w:rsidP="00927DE4">
            <w:pPr>
              <w:pStyle w:val="Heading4"/>
              <w:spacing w:before="120" w:after="120"/>
            </w:pPr>
          </w:p>
        </w:tc>
        <w:tc>
          <w:tcPr>
            <w:tcW w:w="1189" w:type="pct"/>
            <w:tcBorders>
              <w:top w:val="single" w:sz="4" w:space="0" w:color="auto"/>
              <w:left w:val="single" w:sz="4" w:space="0" w:color="auto"/>
              <w:bottom w:val="single" w:sz="4" w:space="0" w:color="auto"/>
              <w:right w:val="single" w:sz="4" w:space="0" w:color="auto"/>
            </w:tcBorders>
          </w:tcPr>
          <w:p w14:paraId="6AB58697" w14:textId="77777777" w:rsidR="00B17F70" w:rsidRPr="006B634F" w:rsidRDefault="00B17F70" w:rsidP="00C929F3">
            <w:pPr>
              <w:spacing w:before="120" w:after="120" w:line="240" w:lineRule="auto"/>
              <w:rPr>
                <w:szCs w:val="24"/>
              </w:rPr>
            </w:pPr>
            <w:r>
              <w:rPr>
                <w:szCs w:val="24"/>
              </w:rPr>
              <w:t>A</w:t>
            </w:r>
            <w:r w:rsidRPr="006B634F">
              <w:rPr>
                <w:szCs w:val="24"/>
              </w:rPr>
              <w:t xml:space="preserve"> check was applied to the order</w:t>
            </w:r>
          </w:p>
        </w:tc>
        <w:tc>
          <w:tcPr>
            <w:tcW w:w="2721" w:type="pct"/>
            <w:tcBorders>
              <w:top w:val="single" w:sz="4" w:space="0" w:color="auto"/>
              <w:left w:val="single" w:sz="4" w:space="0" w:color="auto"/>
              <w:bottom w:val="single" w:sz="4" w:space="0" w:color="auto"/>
              <w:right w:val="single" w:sz="4" w:space="0" w:color="auto"/>
            </w:tcBorders>
          </w:tcPr>
          <w:p w14:paraId="50F948FD" w14:textId="77777777" w:rsidR="00B17F70" w:rsidRPr="0058026A" w:rsidRDefault="00B17F70" w:rsidP="00C929F3">
            <w:pPr>
              <w:spacing w:before="120" w:after="120" w:line="240" w:lineRule="auto"/>
              <w:rPr>
                <w:rFonts w:eastAsia="Calibri" w:cs="Times New Roman"/>
                <w:szCs w:val="24"/>
              </w:rPr>
            </w:pPr>
            <w:r>
              <w:rPr>
                <w:rFonts w:eastAsia="Calibri" w:cs="Times New Roman"/>
                <w:szCs w:val="24"/>
              </w:rPr>
              <w:t xml:space="preserve">Advise the </w:t>
            </w:r>
            <w:proofErr w:type="gramStart"/>
            <w:r>
              <w:rPr>
                <w:rFonts w:eastAsia="Calibri" w:cs="Times New Roman"/>
                <w:szCs w:val="24"/>
              </w:rPr>
              <w:t>member</w:t>
            </w:r>
            <w:proofErr w:type="gramEnd"/>
            <w:r>
              <w:rPr>
                <w:rFonts w:eastAsia="Calibri" w:cs="Times New Roman"/>
                <w:szCs w:val="24"/>
              </w:rPr>
              <w:t xml:space="preserve"> if it is not enough to cover the cost of the order, they may receive a call for payment, or a bill will be shipped with the order. </w:t>
            </w:r>
          </w:p>
        </w:tc>
      </w:tr>
      <w:tr w:rsidR="00BD51CF" w14:paraId="0BCD6BAC" w14:textId="77777777" w:rsidTr="009B2341">
        <w:tc>
          <w:tcPr>
            <w:tcW w:w="1090" w:type="pct"/>
            <w:tcBorders>
              <w:top w:val="single" w:sz="4" w:space="0" w:color="auto"/>
              <w:left w:val="single" w:sz="4" w:space="0" w:color="auto"/>
              <w:bottom w:val="single" w:sz="4" w:space="0" w:color="auto"/>
              <w:right w:val="single" w:sz="4" w:space="0" w:color="auto"/>
            </w:tcBorders>
          </w:tcPr>
          <w:p w14:paraId="5BDB3182" w14:textId="77777777" w:rsidR="00B17F70" w:rsidRPr="003B6A21" w:rsidRDefault="00B17F70" w:rsidP="003B6A21">
            <w:pPr>
              <w:pStyle w:val="Heading4"/>
            </w:pPr>
            <w:bookmarkStart w:id="130" w:name="_Toc141719395"/>
            <w:bookmarkStart w:id="131" w:name="_Toc142374103"/>
            <w:bookmarkStart w:id="132" w:name="_Toc150429321"/>
            <w:bookmarkStart w:id="133" w:name="_Toc201234187"/>
            <w:bookmarkStart w:id="134" w:name="MemberAsksPreviousCredit"/>
            <w:r w:rsidRPr="003B6A21">
              <w:t>M</w:t>
            </w:r>
            <w:bookmarkStart w:id="135" w:name="OLE_LINK66"/>
            <w:r w:rsidRPr="003B6A21">
              <w:t>ember asks if previous credit on the account has been applied to order</w:t>
            </w:r>
            <w:bookmarkEnd w:id="130"/>
            <w:bookmarkEnd w:id="131"/>
            <w:bookmarkEnd w:id="132"/>
            <w:bookmarkEnd w:id="133"/>
            <w:r w:rsidRPr="003B6A21">
              <w:t xml:space="preserve"> </w:t>
            </w:r>
            <w:bookmarkEnd w:id="134"/>
            <w:bookmarkEnd w:id="135"/>
          </w:p>
        </w:tc>
        <w:tc>
          <w:tcPr>
            <w:tcW w:w="3910" w:type="pct"/>
            <w:gridSpan w:val="2"/>
            <w:tcBorders>
              <w:top w:val="single" w:sz="4" w:space="0" w:color="auto"/>
              <w:left w:val="single" w:sz="4" w:space="0" w:color="auto"/>
              <w:bottom w:val="single" w:sz="4" w:space="0" w:color="auto"/>
              <w:right w:val="single" w:sz="4" w:space="0" w:color="auto"/>
            </w:tcBorders>
          </w:tcPr>
          <w:p w14:paraId="6D45AF11" w14:textId="6187BC6B" w:rsidR="00B17F70" w:rsidRPr="007F01C6" w:rsidRDefault="00B17F70" w:rsidP="00D1779E">
            <w:pPr>
              <w:spacing w:before="120" w:after="120" w:line="240" w:lineRule="auto"/>
              <w:ind w:left="-360"/>
              <w:rPr>
                <w:szCs w:val="24"/>
              </w:rPr>
            </w:pPr>
            <w:r w:rsidRPr="007F01C6">
              <w:rPr>
                <w:szCs w:val="24"/>
              </w:rPr>
              <w:t xml:space="preserve">From the </w:t>
            </w:r>
            <w:r w:rsidR="008F16EF">
              <w:rPr>
                <w:szCs w:val="24"/>
              </w:rPr>
              <w:t>Claims Landing Page</w:t>
            </w:r>
            <w:r w:rsidR="008334C0">
              <w:rPr>
                <w:szCs w:val="24"/>
              </w:rPr>
              <w:t xml:space="preserve"> </w:t>
            </w:r>
            <w:r w:rsidR="008334C0" w:rsidRPr="00365DAE">
              <w:rPr>
                <w:b/>
                <w:bCs/>
                <w:szCs w:val="24"/>
              </w:rPr>
              <w:t>Quick Actions</w:t>
            </w:r>
            <w:r w:rsidR="008334C0">
              <w:rPr>
                <w:szCs w:val="24"/>
              </w:rPr>
              <w:t xml:space="preserve"> panel, </w:t>
            </w:r>
            <w:r w:rsidR="00365DAE">
              <w:rPr>
                <w:szCs w:val="24"/>
              </w:rPr>
              <w:t>c</w:t>
            </w:r>
            <w:r w:rsidR="008334C0">
              <w:rPr>
                <w:szCs w:val="24"/>
              </w:rPr>
              <w:t>lick</w:t>
            </w:r>
            <w:r w:rsidR="00365DAE">
              <w:rPr>
                <w:szCs w:val="24"/>
              </w:rPr>
              <w:t xml:space="preserve"> the </w:t>
            </w:r>
            <w:r w:rsidR="00365DAE" w:rsidRPr="00365DAE">
              <w:rPr>
                <w:b/>
                <w:bCs/>
                <w:szCs w:val="24"/>
              </w:rPr>
              <w:t>Current Balance</w:t>
            </w:r>
            <w:r w:rsidR="00365DAE">
              <w:rPr>
                <w:szCs w:val="24"/>
              </w:rPr>
              <w:t xml:space="preserve"> hyperlink. </w:t>
            </w:r>
            <w:r w:rsidR="00C40FC0">
              <w:rPr>
                <w:szCs w:val="24"/>
              </w:rPr>
              <w:t xml:space="preserve">Refer to </w:t>
            </w:r>
            <w:hyperlink r:id="rId78" w:anchor="!/view?docid=9a66303e-62a1-4cb5-817c-ad14e91b0bc2" w:history="1">
              <w:r w:rsidR="00F3329F" w:rsidRPr="00EF0724">
                <w:rPr>
                  <w:rStyle w:val="Hyperlink"/>
                </w:rPr>
                <w:t>Compass – Mail Order Payment History Screen</w:t>
              </w:r>
              <w:r w:rsidR="00656BAE" w:rsidRPr="00EF0724">
                <w:rPr>
                  <w:rStyle w:val="Hyperlink"/>
                </w:rPr>
                <w:t xml:space="preserve"> (053927)</w:t>
              </w:r>
            </w:hyperlink>
            <w:r w:rsidR="00656BAE">
              <w:t>.</w:t>
            </w:r>
            <w:r w:rsidR="00D01DC6">
              <w:t xml:space="preserve"> </w:t>
            </w:r>
          </w:p>
          <w:p w14:paraId="1FC60C2A" w14:textId="77777777" w:rsidR="00B17F70" w:rsidRPr="007F01C6" w:rsidRDefault="00B17F70" w:rsidP="00C929F3">
            <w:pPr>
              <w:spacing w:before="120" w:after="120" w:line="240" w:lineRule="auto"/>
              <w:jc w:val="center"/>
              <w:rPr>
                <w:szCs w:val="24"/>
              </w:rPr>
            </w:pPr>
          </w:p>
        </w:tc>
      </w:tr>
      <w:tr w:rsidR="00BD51CF" w14:paraId="0265AF1A" w14:textId="77777777" w:rsidTr="009B2341">
        <w:tc>
          <w:tcPr>
            <w:tcW w:w="1090" w:type="pct"/>
            <w:tcBorders>
              <w:top w:val="single" w:sz="4" w:space="0" w:color="auto"/>
              <w:left w:val="single" w:sz="4" w:space="0" w:color="auto"/>
              <w:bottom w:val="single" w:sz="4" w:space="0" w:color="auto"/>
              <w:right w:val="single" w:sz="4" w:space="0" w:color="auto"/>
            </w:tcBorders>
          </w:tcPr>
          <w:p w14:paraId="62A852BD" w14:textId="77777777" w:rsidR="00B17F70" w:rsidRPr="003B6A21" w:rsidRDefault="00B17F70" w:rsidP="003B6A21">
            <w:pPr>
              <w:pStyle w:val="Heading4"/>
            </w:pPr>
            <w:bookmarkStart w:id="136" w:name="OrderDeliverdNotReceived"/>
            <w:bookmarkStart w:id="137" w:name="OrderDeliveredMemberDidNotReceive10Days"/>
            <w:bookmarkStart w:id="138" w:name="_Toc201234188"/>
            <w:r w:rsidRPr="003B6A21">
              <w:t>Order was delivered or member did not receive the prescription in more than 10 days from the shipment date</w:t>
            </w:r>
            <w:bookmarkEnd w:id="136"/>
            <w:bookmarkEnd w:id="137"/>
            <w:bookmarkEnd w:id="138"/>
          </w:p>
        </w:tc>
        <w:tc>
          <w:tcPr>
            <w:tcW w:w="3910" w:type="pct"/>
            <w:gridSpan w:val="2"/>
            <w:tcBorders>
              <w:top w:val="single" w:sz="4" w:space="0" w:color="auto"/>
              <w:left w:val="single" w:sz="4" w:space="0" w:color="auto"/>
              <w:bottom w:val="single" w:sz="4" w:space="0" w:color="auto"/>
              <w:right w:val="single" w:sz="4" w:space="0" w:color="auto"/>
            </w:tcBorders>
          </w:tcPr>
          <w:p w14:paraId="6E7B11C5" w14:textId="77777777" w:rsidR="00B17F70" w:rsidRPr="007F01C6" w:rsidRDefault="00B17F70" w:rsidP="00C929F3">
            <w:pPr>
              <w:spacing w:before="120" w:after="120" w:line="240" w:lineRule="auto"/>
              <w:rPr>
                <w:szCs w:val="24"/>
              </w:rPr>
            </w:pPr>
            <w:r>
              <w:rPr>
                <w:szCs w:val="24"/>
              </w:rPr>
              <w:t xml:space="preserve">Refer to </w:t>
            </w:r>
            <w:hyperlink r:id="rId79" w:anchor="!/view?docid=a6851523-18b2-4009-90a5-8fd53ee9669b" w:history="1">
              <w:r w:rsidRPr="00E516FE">
                <w:rPr>
                  <w:rStyle w:val="Hyperlink"/>
                  <w:szCs w:val="24"/>
                </w:rPr>
                <w:t>Compass - Order Reships (057985)</w:t>
              </w:r>
            </w:hyperlink>
            <w:r>
              <w:rPr>
                <w:szCs w:val="24"/>
              </w:rPr>
              <w:t>.</w:t>
            </w:r>
          </w:p>
        </w:tc>
      </w:tr>
      <w:tr w:rsidR="00BD51CF" w14:paraId="78AA6426" w14:textId="77777777" w:rsidTr="009B2341">
        <w:tc>
          <w:tcPr>
            <w:tcW w:w="1090" w:type="pct"/>
            <w:tcBorders>
              <w:top w:val="single" w:sz="4" w:space="0" w:color="auto"/>
              <w:left w:val="single" w:sz="4" w:space="0" w:color="auto"/>
              <w:bottom w:val="single" w:sz="4" w:space="0" w:color="auto"/>
              <w:right w:val="single" w:sz="4" w:space="0" w:color="auto"/>
            </w:tcBorders>
          </w:tcPr>
          <w:p w14:paraId="11FB27BA" w14:textId="77777777" w:rsidR="00B17F70" w:rsidRPr="003B6A21" w:rsidRDefault="00B17F70" w:rsidP="003B6A21">
            <w:pPr>
              <w:pStyle w:val="Heading4"/>
            </w:pPr>
            <w:bookmarkStart w:id="139" w:name="_Toc201234189"/>
            <w:bookmarkStart w:id="140" w:name="OrderShippedDelayedWeather"/>
            <w:r w:rsidRPr="003B6A21">
              <w:t>Order has shipped but delivery has been delayed due to weather</w:t>
            </w:r>
            <w:bookmarkEnd w:id="139"/>
            <w:r w:rsidRPr="003B6A21">
              <w:t xml:space="preserve"> </w:t>
            </w:r>
            <w:bookmarkEnd w:id="140"/>
          </w:p>
        </w:tc>
        <w:tc>
          <w:tcPr>
            <w:tcW w:w="3910" w:type="pct"/>
            <w:gridSpan w:val="2"/>
            <w:tcBorders>
              <w:top w:val="single" w:sz="4" w:space="0" w:color="auto"/>
              <w:left w:val="single" w:sz="4" w:space="0" w:color="auto"/>
              <w:bottom w:val="single" w:sz="4" w:space="0" w:color="auto"/>
              <w:right w:val="single" w:sz="4" w:space="0" w:color="auto"/>
            </w:tcBorders>
          </w:tcPr>
          <w:p w14:paraId="6B2FD5A6" w14:textId="77777777" w:rsidR="00B17F70" w:rsidRPr="00DE7E85" w:rsidRDefault="00B17F70" w:rsidP="00C929F3">
            <w:pPr>
              <w:pStyle w:val="Heading1"/>
              <w:spacing w:before="0"/>
              <w:rPr>
                <w:rFonts w:ascii="Verdana" w:hAnsi="Verdana"/>
                <w:color w:val="000000"/>
                <w:sz w:val="24"/>
                <w:szCs w:val="24"/>
              </w:rPr>
            </w:pPr>
            <w:r w:rsidRPr="00DE7E85">
              <w:rPr>
                <w:rFonts w:ascii="Verdana" w:hAnsi="Verdana"/>
                <w:color w:val="auto"/>
                <w:sz w:val="24"/>
                <w:szCs w:val="24"/>
              </w:rPr>
              <w:t xml:space="preserve">Refer to </w:t>
            </w:r>
            <w:bookmarkStart w:id="141" w:name="OLE_LINK57"/>
            <w:r>
              <w:rPr>
                <w:rFonts w:ascii="Verdana" w:hAnsi="Verdana"/>
                <w:color w:val="auto"/>
                <w:sz w:val="24"/>
                <w:szCs w:val="24"/>
              </w:rPr>
              <w:fldChar w:fldCharType="begin"/>
            </w:r>
            <w:r w:rsidR="00B53D3F">
              <w:rPr>
                <w:rFonts w:ascii="Verdana" w:hAnsi="Verdana"/>
                <w:color w:val="auto"/>
                <w:sz w:val="24"/>
                <w:szCs w:val="24"/>
              </w:rPr>
              <w:instrText>HYPERLINK "https://thesource.cvshealth.com/nuxeo/thesource/" \l "!/view?docid=b83eb4f0-7e62-4a71-9f34-7eb1ebdbe231"</w:instrText>
            </w:r>
            <w:r>
              <w:rPr>
                <w:rFonts w:ascii="Verdana" w:hAnsi="Verdana"/>
                <w:color w:val="auto"/>
                <w:sz w:val="24"/>
                <w:szCs w:val="24"/>
              </w:rPr>
            </w:r>
            <w:r>
              <w:rPr>
                <w:rFonts w:ascii="Verdana" w:hAnsi="Verdana"/>
                <w:color w:val="auto"/>
                <w:sz w:val="24"/>
                <w:szCs w:val="24"/>
              </w:rPr>
              <w:fldChar w:fldCharType="separate"/>
            </w:r>
            <w:bookmarkEnd w:id="141"/>
            <w:r w:rsidR="00B53D3F">
              <w:rPr>
                <w:rStyle w:val="Hyperlink"/>
                <w:rFonts w:ascii="Verdana" w:hAnsi="Verdana"/>
                <w:sz w:val="24"/>
                <w:szCs w:val="24"/>
              </w:rPr>
              <w:t>Compass - Disaster / State of Emergency Process (065969)</w:t>
            </w:r>
            <w:r>
              <w:rPr>
                <w:rFonts w:ascii="Verdana" w:hAnsi="Verdana"/>
                <w:color w:val="auto"/>
                <w:sz w:val="24"/>
                <w:szCs w:val="24"/>
              </w:rPr>
              <w:fldChar w:fldCharType="end"/>
            </w:r>
            <w:r w:rsidRPr="00DE7E85">
              <w:rPr>
                <w:rFonts w:ascii="Verdana" w:hAnsi="Verdana"/>
                <w:color w:val="000000"/>
                <w:sz w:val="24"/>
                <w:szCs w:val="24"/>
              </w:rPr>
              <w:t>.</w:t>
            </w:r>
          </w:p>
          <w:p w14:paraId="2524324C" w14:textId="77777777" w:rsidR="00B17F70" w:rsidRPr="00DE7E85" w:rsidRDefault="00B17F70" w:rsidP="00C929F3">
            <w:pPr>
              <w:spacing w:before="120" w:after="120" w:line="240" w:lineRule="auto"/>
              <w:rPr>
                <w:szCs w:val="24"/>
              </w:rPr>
            </w:pPr>
          </w:p>
        </w:tc>
      </w:tr>
      <w:tr w:rsidR="008B1644" w14:paraId="69040FAA" w14:textId="77777777" w:rsidTr="009B2341">
        <w:tc>
          <w:tcPr>
            <w:tcW w:w="1090" w:type="pct"/>
            <w:tcBorders>
              <w:top w:val="single" w:sz="4" w:space="0" w:color="auto"/>
              <w:left w:val="single" w:sz="4" w:space="0" w:color="auto"/>
              <w:bottom w:val="single" w:sz="4" w:space="0" w:color="auto"/>
              <w:right w:val="single" w:sz="4" w:space="0" w:color="auto"/>
            </w:tcBorders>
          </w:tcPr>
          <w:p w14:paraId="3BD0FE24" w14:textId="77777777" w:rsidR="008B1644" w:rsidRPr="00152AA7" w:rsidRDefault="007C417E" w:rsidP="003B6A21">
            <w:pPr>
              <w:pStyle w:val="Heading4"/>
              <w:rPr>
                <w:noProof/>
              </w:rPr>
            </w:pPr>
            <w:bookmarkStart w:id="142" w:name="OLE_LINK34"/>
            <w:bookmarkStart w:id="143" w:name="_Toc201234190"/>
            <w:r>
              <w:rPr>
                <w:noProof/>
              </w:rPr>
              <w:t>Order Placed on Hold due to Out of Stock or Backorder issue</w:t>
            </w:r>
            <w:bookmarkEnd w:id="142"/>
            <w:bookmarkEnd w:id="143"/>
          </w:p>
        </w:tc>
        <w:tc>
          <w:tcPr>
            <w:tcW w:w="3910" w:type="pct"/>
            <w:gridSpan w:val="2"/>
            <w:tcBorders>
              <w:top w:val="single" w:sz="4" w:space="0" w:color="auto"/>
              <w:left w:val="single" w:sz="4" w:space="0" w:color="auto"/>
              <w:bottom w:val="single" w:sz="4" w:space="0" w:color="auto"/>
              <w:right w:val="single" w:sz="4" w:space="0" w:color="auto"/>
            </w:tcBorders>
          </w:tcPr>
          <w:p w14:paraId="5BB27A20" w14:textId="77777777" w:rsidR="008B1644" w:rsidRPr="00DE7E85" w:rsidRDefault="00277602" w:rsidP="008B1644">
            <w:pPr>
              <w:spacing w:before="120" w:after="120"/>
              <w:rPr>
                <w:szCs w:val="24"/>
              </w:rPr>
            </w:pPr>
            <w:r>
              <w:rPr>
                <w:szCs w:val="24"/>
              </w:rPr>
              <w:t xml:space="preserve">Refer to </w:t>
            </w:r>
            <w:hyperlink r:id="rId80" w:anchor="!/view?docid=47f1fc7c-d771-45ae-9de3-179ac312f222" w:history="1">
              <w:r w:rsidRPr="00FC76C1">
                <w:rPr>
                  <w:rStyle w:val="Hyperlink"/>
                  <w:szCs w:val="24"/>
                </w:rPr>
                <w:t>Compass – Member Unable to Locate Medication at Mail Order or Retail (Back Order, Shortage, Not in Stock – NIS) (065451)</w:t>
              </w:r>
            </w:hyperlink>
            <w:r>
              <w:rPr>
                <w:szCs w:val="24"/>
              </w:rPr>
              <w:t>.</w:t>
            </w:r>
          </w:p>
        </w:tc>
      </w:tr>
      <w:tr w:rsidR="00AD2DFE" w14:paraId="30F43A6B" w14:textId="77777777" w:rsidTr="009B2341">
        <w:tc>
          <w:tcPr>
            <w:tcW w:w="1090" w:type="pct"/>
            <w:tcBorders>
              <w:top w:val="single" w:sz="4" w:space="0" w:color="auto"/>
              <w:left w:val="single" w:sz="4" w:space="0" w:color="auto"/>
              <w:bottom w:val="single" w:sz="4" w:space="0" w:color="auto"/>
              <w:right w:val="single" w:sz="4" w:space="0" w:color="auto"/>
            </w:tcBorders>
          </w:tcPr>
          <w:p w14:paraId="5BD9D821" w14:textId="77777777" w:rsidR="00AD2DFE" w:rsidRDefault="00481F80" w:rsidP="00BF0CA5">
            <w:pPr>
              <w:pStyle w:val="Heading4"/>
              <w:spacing w:before="120" w:after="120"/>
              <w:rPr>
                <w:noProof/>
              </w:rPr>
            </w:pPr>
            <w:bookmarkStart w:id="144" w:name="_Toc201234191"/>
            <w:proofErr w:type="gramStart"/>
            <w:r>
              <w:t>Member is</w:t>
            </w:r>
            <w:proofErr w:type="gramEnd"/>
            <w:r>
              <w:t xml:space="preserve"> attempting to fill </w:t>
            </w:r>
            <w:proofErr w:type="gramStart"/>
            <w:r>
              <w:t>30</w:t>
            </w:r>
            <w:proofErr w:type="gramEnd"/>
            <w:r>
              <w:t xml:space="preserve">-day supply at mail order for controlled </w:t>
            </w:r>
            <w:proofErr w:type="spellStart"/>
            <w:r>
              <w:t>C2</w:t>
            </w:r>
            <w:proofErr w:type="spellEnd"/>
            <w:r>
              <w:t xml:space="preserve"> medication and plan has a minimum of 31-day supply or more at mail order.</w:t>
            </w:r>
            <w:bookmarkEnd w:id="144"/>
          </w:p>
        </w:tc>
        <w:tc>
          <w:tcPr>
            <w:tcW w:w="3910" w:type="pct"/>
            <w:gridSpan w:val="2"/>
            <w:tcBorders>
              <w:top w:val="single" w:sz="4" w:space="0" w:color="auto"/>
              <w:left w:val="single" w:sz="4" w:space="0" w:color="auto"/>
              <w:bottom w:val="single" w:sz="4" w:space="0" w:color="auto"/>
              <w:right w:val="single" w:sz="4" w:space="0" w:color="auto"/>
            </w:tcBorders>
          </w:tcPr>
          <w:p w14:paraId="4F454EFE" w14:textId="77777777" w:rsidR="00AD2DFE" w:rsidRPr="007E28F0" w:rsidRDefault="008924AC" w:rsidP="008B1644">
            <w:pPr>
              <w:spacing w:before="120" w:after="120"/>
              <w:rPr>
                <w:szCs w:val="24"/>
              </w:rPr>
            </w:pPr>
            <w:r w:rsidRPr="007E28F0">
              <w:rPr>
                <w:szCs w:val="24"/>
              </w:rPr>
              <w:t xml:space="preserve">Refer to </w:t>
            </w:r>
            <w:hyperlink r:id="rId81" w:anchor="!/view?docid=43924b4f-9576-4024-93db-2b594c89bb00" w:history="1">
              <w:r w:rsidR="007E28F0" w:rsidRPr="007E28F0">
                <w:rPr>
                  <w:rStyle w:val="Hyperlink"/>
                  <w:szCs w:val="24"/>
                </w:rPr>
                <w:t>Compass - Controlled Substance Information (</w:t>
              </w:r>
              <w:proofErr w:type="spellStart"/>
              <w:r w:rsidR="007E28F0" w:rsidRPr="007E28F0">
                <w:rPr>
                  <w:rStyle w:val="Hyperlink"/>
                  <w:szCs w:val="24"/>
                </w:rPr>
                <w:t>C2-C5</w:t>
              </w:r>
              <w:proofErr w:type="spellEnd"/>
              <w:r w:rsidR="007E28F0" w:rsidRPr="007E28F0">
                <w:rPr>
                  <w:rStyle w:val="Hyperlink"/>
                  <w:szCs w:val="24"/>
                </w:rPr>
                <w:t>) (062851)</w:t>
              </w:r>
            </w:hyperlink>
            <w:r w:rsidR="00055385" w:rsidRPr="007E28F0">
              <w:rPr>
                <w:szCs w:val="24"/>
              </w:rPr>
              <w:t>.</w:t>
            </w:r>
          </w:p>
        </w:tc>
      </w:tr>
    </w:tbl>
    <w:p w14:paraId="2471F40A" w14:textId="77777777" w:rsidR="001663A8" w:rsidRDefault="001663A8" w:rsidP="00AE17CE">
      <w:pPr>
        <w:spacing w:before="120" w:after="120" w:line="240" w:lineRule="auto"/>
        <w:jc w:val="right"/>
      </w:pPr>
    </w:p>
    <w:p w14:paraId="42ABDCF4" w14:textId="77777777" w:rsidR="00E50B03" w:rsidRPr="000601D3" w:rsidRDefault="00E50B03" w:rsidP="00AE17CE">
      <w:pPr>
        <w:spacing w:before="120" w:after="120" w:line="240" w:lineRule="auto"/>
        <w:jc w:val="right"/>
        <w:rPr>
          <w:szCs w:val="24"/>
        </w:rPr>
      </w:pPr>
      <w:hyperlink w:anchor="_top" w:history="1">
        <w:r w:rsidRPr="00F045D8">
          <w:rPr>
            <w:rStyle w:val="Hyperlink"/>
            <w:szCs w:val="24"/>
          </w:rPr>
          <w:t>Top of the Document</w:t>
        </w:r>
        <w:bookmarkStart w:id="145" w:name="_FAQs"/>
        <w:bookmarkStart w:id="146" w:name="_Shipping_FAQs"/>
        <w:bookmarkStart w:id="147" w:name="ProcessingTAT"/>
        <w:bookmarkEnd w:id="145"/>
        <w:bookmarkEnd w:id="146"/>
        <w:bookmarkEnd w:id="147"/>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E50B03" w14:paraId="2FE86155" w14:textId="77777777" w:rsidTr="00A078D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64854C1" w14:textId="77777777" w:rsidR="00E50B03" w:rsidRDefault="00E50B03" w:rsidP="00AE17CE">
            <w:pPr>
              <w:pStyle w:val="Heading2"/>
              <w:spacing w:before="120" w:after="120"/>
              <w:rPr>
                <w:rFonts w:ascii="Verdana" w:hAnsi="Verdana"/>
                <w:i w:val="0"/>
                <w:iCs w:val="0"/>
              </w:rPr>
            </w:pPr>
            <w:bookmarkStart w:id="148" w:name="_Toc56001698"/>
            <w:bookmarkStart w:id="149" w:name="_Toc525825645"/>
            <w:bookmarkStart w:id="150" w:name="_Toc150429322"/>
            <w:bookmarkStart w:id="151" w:name="_Toc190865987"/>
            <w:r>
              <w:rPr>
                <w:rFonts w:ascii="Verdana" w:hAnsi="Verdana"/>
                <w:i w:val="0"/>
                <w:iCs w:val="0"/>
              </w:rPr>
              <w:t>Related Documents</w:t>
            </w:r>
            <w:bookmarkEnd w:id="148"/>
            <w:bookmarkEnd w:id="149"/>
            <w:bookmarkEnd w:id="150"/>
            <w:bookmarkEnd w:id="151"/>
          </w:p>
        </w:tc>
      </w:tr>
    </w:tbl>
    <w:p w14:paraId="00EABEF8" w14:textId="77777777" w:rsidR="00600BA1" w:rsidRPr="00600BA1" w:rsidRDefault="00355C30" w:rsidP="00AE17CE">
      <w:pPr>
        <w:spacing w:before="120" w:after="120" w:line="240" w:lineRule="auto"/>
        <w:rPr>
          <w:rFonts w:ascii="Times New Roman" w:eastAsia="Times New Roman" w:hAnsi="Times New Roman" w:cs="Times New Roman"/>
          <w:color w:val="000000"/>
          <w:sz w:val="27"/>
          <w:szCs w:val="27"/>
        </w:rPr>
      </w:pPr>
      <w:hyperlink r:id="rId82" w:anchor="!/view?docid=c1f1028b-e42c-4b4f-a4cf-cc0b42c91606" w:history="1">
        <w:r>
          <w:rPr>
            <w:rStyle w:val="Hyperlink"/>
            <w:rFonts w:eastAsia="Times New Roman" w:cs="Times New Roman"/>
            <w:szCs w:val="24"/>
          </w:rPr>
          <w:t>Customer Care Abbreviations, Definitions, and Terms Index (017428)</w:t>
        </w:r>
      </w:hyperlink>
    </w:p>
    <w:p w14:paraId="48ACCF57" w14:textId="5773686A" w:rsidR="00600BA1" w:rsidRPr="00600BA1" w:rsidRDefault="00600BA1" w:rsidP="00AE17CE">
      <w:pPr>
        <w:spacing w:before="120" w:after="120" w:line="240" w:lineRule="auto"/>
        <w:rPr>
          <w:rFonts w:ascii="Times New Roman" w:eastAsia="Times New Roman" w:hAnsi="Times New Roman" w:cs="Times New Roman"/>
          <w:color w:val="000000"/>
          <w:sz w:val="27"/>
          <w:szCs w:val="27"/>
        </w:rPr>
      </w:pPr>
      <w:r w:rsidRPr="00600BA1">
        <w:rPr>
          <w:rFonts w:eastAsia="Times New Roman" w:cs="Times New Roman"/>
          <w:b/>
          <w:bCs/>
          <w:color w:val="000000"/>
          <w:szCs w:val="24"/>
        </w:rPr>
        <w:t>Parent Document</w:t>
      </w:r>
      <w:r w:rsidR="00AE68B7">
        <w:rPr>
          <w:rFonts w:eastAsia="Times New Roman" w:cs="Times New Roman"/>
          <w:b/>
          <w:bCs/>
          <w:color w:val="000000"/>
          <w:szCs w:val="24"/>
        </w:rPr>
        <w:t xml:space="preserve">: </w:t>
      </w:r>
      <w:hyperlink r:id="rId83" w:history="1">
        <w:r w:rsidRPr="00600BA1">
          <w:rPr>
            <w:rFonts w:eastAsia="Times New Roman" w:cs="Times New Roman"/>
            <w:color w:val="0000FF"/>
            <w:szCs w:val="24"/>
            <w:u w:val="single"/>
          </w:rPr>
          <w:t>CALL-0049 Customer Care Internal and External Call Handling</w:t>
        </w:r>
      </w:hyperlink>
    </w:p>
    <w:p w14:paraId="289B0CA2" w14:textId="77777777" w:rsidR="00E50B03" w:rsidRDefault="00E50B03" w:rsidP="000601D3">
      <w:pPr>
        <w:spacing w:after="0" w:line="240" w:lineRule="auto"/>
        <w:jc w:val="right"/>
        <w:rPr>
          <w:rStyle w:val="Hyperlink"/>
          <w:szCs w:val="24"/>
        </w:rPr>
      </w:pPr>
      <w:hyperlink w:anchor="_top" w:history="1">
        <w:r w:rsidRPr="00F045D8">
          <w:rPr>
            <w:rStyle w:val="Hyperlink"/>
            <w:szCs w:val="24"/>
          </w:rPr>
          <w:t>Top of the Document</w:t>
        </w:r>
      </w:hyperlink>
    </w:p>
    <w:p w14:paraId="5F40617D" w14:textId="77777777" w:rsidR="007950EF" w:rsidRPr="000601D3" w:rsidRDefault="007950EF" w:rsidP="000601D3">
      <w:pPr>
        <w:spacing w:after="0" w:line="240" w:lineRule="auto"/>
        <w:jc w:val="right"/>
        <w:rPr>
          <w:szCs w:val="24"/>
        </w:rPr>
      </w:pPr>
    </w:p>
    <w:p w14:paraId="43E8F2EB" w14:textId="77777777" w:rsidR="00E50B03" w:rsidRDefault="00E50B03" w:rsidP="000601D3">
      <w:pPr>
        <w:spacing w:after="0" w:line="240" w:lineRule="auto"/>
        <w:jc w:val="center"/>
        <w:rPr>
          <w:sz w:val="16"/>
          <w:szCs w:val="16"/>
        </w:rPr>
      </w:pPr>
      <w:r>
        <w:rPr>
          <w:sz w:val="16"/>
          <w:szCs w:val="16"/>
        </w:rPr>
        <w:t>Not to Be Reproduced or Disclosed to Others without Prior Written Approval</w:t>
      </w:r>
    </w:p>
    <w:p w14:paraId="5ABBFA89" w14:textId="6BAAD69E" w:rsidR="00E50B03" w:rsidRPr="00030798" w:rsidRDefault="00E50B03" w:rsidP="00030798">
      <w:pPr>
        <w:spacing w:after="0" w:line="240" w:lineRule="auto"/>
        <w:jc w:val="center"/>
        <w:rPr>
          <w:rFonts w:ascii="Times New Roman" w:hAnsi="Times New Roman"/>
          <w:szCs w:val="24"/>
        </w:rPr>
      </w:pPr>
      <w:r>
        <w:rPr>
          <w:b/>
          <w:color w:val="000000"/>
          <w:sz w:val="16"/>
          <w:szCs w:val="16"/>
        </w:rPr>
        <w:t xml:space="preserve">ELECTRONIC DATA = OFFICIAL VERSION </w:t>
      </w:r>
      <w:r w:rsidR="00DC085A">
        <w:rPr>
          <w:b/>
          <w:color w:val="000000"/>
          <w:sz w:val="16"/>
          <w:szCs w:val="16"/>
        </w:rPr>
        <w:t>/</w:t>
      </w:r>
      <w:r>
        <w:rPr>
          <w:b/>
          <w:color w:val="000000"/>
          <w:sz w:val="16"/>
          <w:szCs w:val="16"/>
        </w:rPr>
        <w:t xml:space="preserve"> PAPER COPY </w:t>
      </w:r>
      <w:r w:rsidR="00DC085A">
        <w:rPr>
          <w:b/>
          <w:color w:val="000000"/>
          <w:sz w:val="16"/>
          <w:szCs w:val="16"/>
        </w:rPr>
        <w:t>=</w:t>
      </w:r>
      <w:r>
        <w:rPr>
          <w:b/>
          <w:color w:val="000000"/>
          <w:sz w:val="16"/>
          <w:szCs w:val="16"/>
        </w:rPr>
        <w:t xml:space="preserve"> INFORMATIONAL ONLY</w:t>
      </w:r>
    </w:p>
    <w:sectPr w:rsidR="00E50B03" w:rsidRPr="00030798" w:rsidSect="0073233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C1C06" w14:textId="77777777" w:rsidR="00E549A0" w:rsidRDefault="00E549A0" w:rsidP="00EE4F5C">
      <w:pPr>
        <w:spacing w:after="0" w:line="240" w:lineRule="auto"/>
      </w:pPr>
      <w:r>
        <w:separator/>
      </w:r>
    </w:p>
  </w:endnote>
  <w:endnote w:type="continuationSeparator" w:id="0">
    <w:p w14:paraId="47752B3C" w14:textId="77777777" w:rsidR="00E549A0" w:rsidRDefault="00E549A0" w:rsidP="00EE4F5C">
      <w:pPr>
        <w:spacing w:after="0" w:line="240" w:lineRule="auto"/>
      </w:pPr>
      <w:r>
        <w:continuationSeparator/>
      </w:r>
    </w:p>
  </w:endnote>
  <w:endnote w:type="continuationNotice" w:id="1">
    <w:p w14:paraId="5EFBB10F" w14:textId="77777777" w:rsidR="00E549A0" w:rsidRDefault="00E549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5514D" w14:textId="77777777" w:rsidR="00E549A0" w:rsidRDefault="00E549A0" w:rsidP="00EE4F5C">
      <w:pPr>
        <w:spacing w:after="0" w:line="240" w:lineRule="auto"/>
      </w:pPr>
      <w:r>
        <w:separator/>
      </w:r>
    </w:p>
  </w:footnote>
  <w:footnote w:type="continuationSeparator" w:id="0">
    <w:p w14:paraId="7E8361B9" w14:textId="77777777" w:rsidR="00E549A0" w:rsidRDefault="00E549A0" w:rsidP="00EE4F5C">
      <w:pPr>
        <w:spacing w:after="0" w:line="240" w:lineRule="auto"/>
      </w:pPr>
      <w:r>
        <w:continuationSeparator/>
      </w:r>
    </w:p>
  </w:footnote>
  <w:footnote w:type="continuationNotice" w:id="1">
    <w:p w14:paraId="33D7B1DC" w14:textId="77777777" w:rsidR="00E549A0" w:rsidRDefault="00E549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4A60"/>
    <w:multiLevelType w:val="hybridMultilevel"/>
    <w:tmpl w:val="2CA2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5C41"/>
    <w:multiLevelType w:val="hybridMultilevel"/>
    <w:tmpl w:val="E340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571AE"/>
    <w:multiLevelType w:val="hybridMultilevel"/>
    <w:tmpl w:val="728A9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C816D1"/>
    <w:multiLevelType w:val="hybridMultilevel"/>
    <w:tmpl w:val="3F702914"/>
    <w:lvl w:ilvl="0" w:tplc="04090001">
      <w:start w:val="1"/>
      <w:numFmt w:val="bullet"/>
      <w:lvlText w:val=""/>
      <w:lvlJc w:val="left"/>
      <w:pPr>
        <w:tabs>
          <w:tab w:val="num" w:pos="360"/>
        </w:tabs>
        <w:ind w:left="360" w:hanging="360"/>
      </w:pPr>
      <w:rPr>
        <w:rFonts w:ascii="Symbol" w:hAnsi="Symbol" w:hint="default"/>
      </w:rPr>
    </w:lvl>
    <w:lvl w:ilvl="1" w:tplc="919ED8DC" w:tentative="1">
      <w:start w:val="1"/>
      <w:numFmt w:val="bullet"/>
      <w:lvlText w:val=""/>
      <w:lvlJc w:val="left"/>
      <w:pPr>
        <w:tabs>
          <w:tab w:val="num" w:pos="1080"/>
        </w:tabs>
        <w:ind w:left="1080" w:hanging="360"/>
      </w:pPr>
      <w:rPr>
        <w:rFonts w:ascii="Symbol" w:hAnsi="Symbol" w:hint="default"/>
      </w:rPr>
    </w:lvl>
    <w:lvl w:ilvl="2" w:tplc="F4923BCE" w:tentative="1">
      <w:start w:val="1"/>
      <w:numFmt w:val="bullet"/>
      <w:lvlText w:val=""/>
      <w:lvlJc w:val="left"/>
      <w:pPr>
        <w:tabs>
          <w:tab w:val="num" w:pos="1800"/>
        </w:tabs>
        <w:ind w:left="1800" w:hanging="360"/>
      </w:pPr>
      <w:rPr>
        <w:rFonts w:ascii="Symbol" w:hAnsi="Symbol" w:hint="default"/>
      </w:rPr>
    </w:lvl>
    <w:lvl w:ilvl="3" w:tplc="DF00B780" w:tentative="1">
      <w:start w:val="1"/>
      <w:numFmt w:val="bullet"/>
      <w:lvlText w:val=""/>
      <w:lvlJc w:val="left"/>
      <w:pPr>
        <w:tabs>
          <w:tab w:val="num" w:pos="2520"/>
        </w:tabs>
        <w:ind w:left="2520" w:hanging="360"/>
      </w:pPr>
      <w:rPr>
        <w:rFonts w:ascii="Symbol" w:hAnsi="Symbol" w:hint="default"/>
      </w:rPr>
    </w:lvl>
    <w:lvl w:ilvl="4" w:tplc="57E42E1E" w:tentative="1">
      <w:start w:val="1"/>
      <w:numFmt w:val="bullet"/>
      <w:lvlText w:val=""/>
      <w:lvlJc w:val="left"/>
      <w:pPr>
        <w:tabs>
          <w:tab w:val="num" w:pos="3240"/>
        </w:tabs>
        <w:ind w:left="3240" w:hanging="360"/>
      </w:pPr>
      <w:rPr>
        <w:rFonts w:ascii="Symbol" w:hAnsi="Symbol" w:hint="default"/>
      </w:rPr>
    </w:lvl>
    <w:lvl w:ilvl="5" w:tplc="AAF895A4" w:tentative="1">
      <w:start w:val="1"/>
      <w:numFmt w:val="bullet"/>
      <w:lvlText w:val=""/>
      <w:lvlJc w:val="left"/>
      <w:pPr>
        <w:tabs>
          <w:tab w:val="num" w:pos="3960"/>
        </w:tabs>
        <w:ind w:left="3960" w:hanging="360"/>
      </w:pPr>
      <w:rPr>
        <w:rFonts w:ascii="Symbol" w:hAnsi="Symbol" w:hint="default"/>
      </w:rPr>
    </w:lvl>
    <w:lvl w:ilvl="6" w:tplc="294A8246" w:tentative="1">
      <w:start w:val="1"/>
      <w:numFmt w:val="bullet"/>
      <w:lvlText w:val=""/>
      <w:lvlJc w:val="left"/>
      <w:pPr>
        <w:tabs>
          <w:tab w:val="num" w:pos="4680"/>
        </w:tabs>
        <w:ind w:left="4680" w:hanging="360"/>
      </w:pPr>
      <w:rPr>
        <w:rFonts w:ascii="Symbol" w:hAnsi="Symbol" w:hint="default"/>
      </w:rPr>
    </w:lvl>
    <w:lvl w:ilvl="7" w:tplc="21B6C6B4" w:tentative="1">
      <w:start w:val="1"/>
      <w:numFmt w:val="bullet"/>
      <w:lvlText w:val=""/>
      <w:lvlJc w:val="left"/>
      <w:pPr>
        <w:tabs>
          <w:tab w:val="num" w:pos="5400"/>
        </w:tabs>
        <w:ind w:left="5400" w:hanging="360"/>
      </w:pPr>
      <w:rPr>
        <w:rFonts w:ascii="Symbol" w:hAnsi="Symbol" w:hint="default"/>
      </w:rPr>
    </w:lvl>
    <w:lvl w:ilvl="8" w:tplc="9FAE3D3A" w:tentative="1">
      <w:start w:val="1"/>
      <w:numFmt w:val="bullet"/>
      <w:lvlText w:val=""/>
      <w:lvlJc w:val="left"/>
      <w:pPr>
        <w:tabs>
          <w:tab w:val="num" w:pos="6120"/>
        </w:tabs>
        <w:ind w:left="6120" w:hanging="360"/>
      </w:pPr>
      <w:rPr>
        <w:rFonts w:ascii="Symbol" w:hAnsi="Symbol" w:hint="default"/>
      </w:rPr>
    </w:lvl>
  </w:abstractNum>
  <w:abstractNum w:abstractNumId="4" w15:restartNumberingAfterBreak="0">
    <w:nsid w:val="092C7ADE"/>
    <w:multiLevelType w:val="hybridMultilevel"/>
    <w:tmpl w:val="ECDA3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86393"/>
    <w:multiLevelType w:val="hybridMultilevel"/>
    <w:tmpl w:val="76C4C1B2"/>
    <w:lvl w:ilvl="0" w:tplc="847C15A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A4293"/>
    <w:multiLevelType w:val="hybridMultilevel"/>
    <w:tmpl w:val="AF8C0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C5F3C"/>
    <w:multiLevelType w:val="multilevel"/>
    <w:tmpl w:val="A42C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306743"/>
    <w:multiLevelType w:val="multilevel"/>
    <w:tmpl w:val="F14821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1A15C8"/>
    <w:multiLevelType w:val="hybridMultilevel"/>
    <w:tmpl w:val="A800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F2A99"/>
    <w:multiLevelType w:val="hybridMultilevel"/>
    <w:tmpl w:val="C66C9C74"/>
    <w:lvl w:ilvl="0" w:tplc="A88CA3B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756A9"/>
    <w:multiLevelType w:val="hybridMultilevel"/>
    <w:tmpl w:val="A6A6D8BC"/>
    <w:lvl w:ilvl="0" w:tplc="FFFFFFFF">
      <w:start w:val="1"/>
      <w:numFmt w:val="decimal"/>
      <w:lvlText w:val="%1."/>
      <w:lvlJc w:val="left"/>
      <w:pPr>
        <w:ind w:left="586" w:hanging="360"/>
      </w:pPr>
      <w:rPr>
        <w:rFonts w:ascii="Verdana" w:hAnsi="Verdana" w:hint="default"/>
        <w:b w:val="0"/>
        <w:i w:val="0"/>
        <w:color w:val="auto"/>
        <w:sz w:val="24"/>
      </w:rPr>
    </w:lvl>
    <w:lvl w:ilvl="1" w:tplc="04090019" w:tentative="1">
      <w:start w:val="1"/>
      <w:numFmt w:val="lowerLetter"/>
      <w:lvlText w:val="%2."/>
      <w:lvlJc w:val="left"/>
      <w:pPr>
        <w:ind w:left="1306" w:hanging="360"/>
      </w:pPr>
    </w:lvl>
    <w:lvl w:ilvl="2" w:tplc="0409001B" w:tentative="1">
      <w:start w:val="1"/>
      <w:numFmt w:val="lowerRoman"/>
      <w:lvlText w:val="%3."/>
      <w:lvlJc w:val="right"/>
      <w:pPr>
        <w:ind w:left="2026" w:hanging="180"/>
      </w:pPr>
    </w:lvl>
    <w:lvl w:ilvl="3" w:tplc="0409000F" w:tentative="1">
      <w:start w:val="1"/>
      <w:numFmt w:val="decimal"/>
      <w:lvlText w:val="%4."/>
      <w:lvlJc w:val="left"/>
      <w:pPr>
        <w:ind w:left="2746" w:hanging="360"/>
      </w:pPr>
    </w:lvl>
    <w:lvl w:ilvl="4" w:tplc="04090019" w:tentative="1">
      <w:start w:val="1"/>
      <w:numFmt w:val="lowerLetter"/>
      <w:lvlText w:val="%5."/>
      <w:lvlJc w:val="left"/>
      <w:pPr>
        <w:ind w:left="3466" w:hanging="360"/>
      </w:pPr>
    </w:lvl>
    <w:lvl w:ilvl="5" w:tplc="0409001B" w:tentative="1">
      <w:start w:val="1"/>
      <w:numFmt w:val="lowerRoman"/>
      <w:lvlText w:val="%6."/>
      <w:lvlJc w:val="right"/>
      <w:pPr>
        <w:ind w:left="4186" w:hanging="180"/>
      </w:pPr>
    </w:lvl>
    <w:lvl w:ilvl="6" w:tplc="0409000F" w:tentative="1">
      <w:start w:val="1"/>
      <w:numFmt w:val="decimal"/>
      <w:lvlText w:val="%7."/>
      <w:lvlJc w:val="left"/>
      <w:pPr>
        <w:ind w:left="4906" w:hanging="360"/>
      </w:pPr>
    </w:lvl>
    <w:lvl w:ilvl="7" w:tplc="04090019" w:tentative="1">
      <w:start w:val="1"/>
      <w:numFmt w:val="lowerLetter"/>
      <w:lvlText w:val="%8."/>
      <w:lvlJc w:val="left"/>
      <w:pPr>
        <w:ind w:left="5626" w:hanging="360"/>
      </w:pPr>
    </w:lvl>
    <w:lvl w:ilvl="8" w:tplc="0409001B" w:tentative="1">
      <w:start w:val="1"/>
      <w:numFmt w:val="lowerRoman"/>
      <w:lvlText w:val="%9."/>
      <w:lvlJc w:val="right"/>
      <w:pPr>
        <w:ind w:left="6346" w:hanging="180"/>
      </w:pPr>
    </w:lvl>
  </w:abstractNum>
  <w:abstractNum w:abstractNumId="12" w15:restartNumberingAfterBreak="0">
    <w:nsid w:val="25945EAC"/>
    <w:multiLevelType w:val="hybridMultilevel"/>
    <w:tmpl w:val="541049B8"/>
    <w:lvl w:ilvl="0" w:tplc="04090001">
      <w:start w:val="1"/>
      <w:numFmt w:val="bullet"/>
      <w:lvlText w:val=""/>
      <w:lvlJc w:val="left"/>
      <w:pPr>
        <w:ind w:left="874" w:hanging="360"/>
      </w:pPr>
      <w:rPr>
        <w:rFonts w:ascii="Symbol" w:hAnsi="Symbol" w:hint="default"/>
      </w:rPr>
    </w:lvl>
    <w:lvl w:ilvl="1" w:tplc="04090003">
      <w:start w:val="1"/>
      <w:numFmt w:val="bullet"/>
      <w:lvlText w:val="o"/>
      <w:lvlJc w:val="left"/>
      <w:pPr>
        <w:ind w:left="1594" w:hanging="360"/>
      </w:pPr>
      <w:rPr>
        <w:rFonts w:ascii="Courier New" w:hAnsi="Courier New" w:cs="Courier New" w:hint="default"/>
      </w:rPr>
    </w:lvl>
    <w:lvl w:ilvl="2" w:tplc="04090005">
      <w:start w:val="1"/>
      <w:numFmt w:val="bullet"/>
      <w:lvlText w:val=""/>
      <w:lvlJc w:val="left"/>
      <w:pPr>
        <w:ind w:left="2314" w:hanging="360"/>
      </w:pPr>
      <w:rPr>
        <w:rFonts w:ascii="Wingdings" w:hAnsi="Wingdings" w:hint="default"/>
      </w:rPr>
    </w:lvl>
    <w:lvl w:ilvl="3" w:tplc="04090001">
      <w:start w:val="1"/>
      <w:numFmt w:val="bullet"/>
      <w:lvlText w:val=""/>
      <w:lvlJc w:val="left"/>
      <w:pPr>
        <w:ind w:left="3034" w:hanging="360"/>
      </w:pPr>
      <w:rPr>
        <w:rFonts w:ascii="Symbol" w:hAnsi="Symbol" w:hint="default"/>
      </w:rPr>
    </w:lvl>
    <w:lvl w:ilvl="4" w:tplc="04090003">
      <w:start w:val="1"/>
      <w:numFmt w:val="bullet"/>
      <w:lvlText w:val="o"/>
      <w:lvlJc w:val="left"/>
      <w:pPr>
        <w:ind w:left="3754" w:hanging="360"/>
      </w:pPr>
      <w:rPr>
        <w:rFonts w:ascii="Courier New" w:hAnsi="Courier New" w:cs="Courier New" w:hint="default"/>
      </w:rPr>
    </w:lvl>
    <w:lvl w:ilvl="5" w:tplc="04090005">
      <w:start w:val="1"/>
      <w:numFmt w:val="bullet"/>
      <w:lvlText w:val=""/>
      <w:lvlJc w:val="left"/>
      <w:pPr>
        <w:ind w:left="4474" w:hanging="360"/>
      </w:pPr>
      <w:rPr>
        <w:rFonts w:ascii="Wingdings" w:hAnsi="Wingdings" w:hint="default"/>
      </w:rPr>
    </w:lvl>
    <w:lvl w:ilvl="6" w:tplc="04090001">
      <w:start w:val="1"/>
      <w:numFmt w:val="bullet"/>
      <w:lvlText w:val=""/>
      <w:lvlJc w:val="left"/>
      <w:pPr>
        <w:ind w:left="5194" w:hanging="360"/>
      </w:pPr>
      <w:rPr>
        <w:rFonts w:ascii="Symbol" w:hAnsi="Symbol" w:hint="default"/>
      </w:rPr>
    </w:lvl>
    <w:lvl w:ilvl="7" w:tplc="04090003">
      <w:start w:val="1"/>
      <w:numFmt w:val="bullet"/>
      <w:lvlText w:val="o"/>
      <w:lvlJc w:val="left"/>
      <w:pPr>
        <w:ind w:left="5914" w:hanging="360"/>
      </w:pPr>
      <w:rPr>
        <w:rFonts w:ascii="Courier New" w:hAnsi="Courier New" w:cs="Courier New" w:hint="default"/>
      </w:rPr>
    </w:lvl>
    <w:lvl w:ilvl="8" w:tplc="04090005">
      <w:start w:val="1"/>
      <w:numFmt w:val="bullet"/>
      <w:lvlText w:val=""/>
      <w:lvlJc w:val="left"/>
      <w:pPr>
        <w:ind w:left="6634" w:hanging="360"/>
      </w:pPr>
      <w:rPr>
        <w:rFonts w:ascii="Wingdings" w:hAnsi="Wingdings" w:hint="default"/>
      </w:rPr>
    </w:lvl>
  </w:abstractNum>
  <w:abstractNum w:abstractNumId="13" w15:restartNumberingAfterBreak="0">
    <w:nsid w:val="28632677"/>
    <w:multiLevelType w:val="hybridMultilevel"/>
    <w:tmpl w:val="35C0958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D023B"/>
    <w:multiLevelType w:val="hybridMultilevel"/>
    <w:tmpl w:val="5A82A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9A17BD"/>
    <w:multiLevelType w:val="hybridMultilevel"/>
    <w:tmpl w:val="4C329F3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ADD1BFD"/>
    <w:multiLevelType w:val="hybridMultilevel"/>
    <w:tmpl w:val="01043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7D1F43"/>
    <w:multiLevelType w:val="multilevel"/>
    <w:tmpl w:val="61DC9A04"/>
    <w:lvl w:ilvl="0">
      <w:start w:val="1"/>
      <w:numFmt w:val="bullet"/>
      <w:lvlText w:val=""/>
      <w:lvlJc w:val="left"/>
      <w:pPr>
        <w:tabs>
          <w:tab w:val="num" w:pos="720"/>
        </w:tabs>
        <w:ind w:left="720" w:hanging="360"/>
      </w:pPr>
      <w:rPr>
        <w:rFonts w:ascii="Symbol" w:hAnsi="Symbol" w:hint="default"/>
        <w:sz w:val="24"/>
        <w:szCs w:val="2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AE6550"/>
    <w:multiLevelType w:val="hybridMultilevel"/>
    <w:tmpl w:val="D850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B69BE"/>
    <w:multiLevelType w:val="hybridMultilevel"/>
    <w:tmpl w:val="FC226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E4B4030"/>
    <w:multiLevelType w:val="hybridMultilevel"/>
    <w:tmpl w:val="89028F34"/>
    <w:lvl w:ilvl="0" w:tplc="04090001">
      <w:start w:val="1"/>
      <w:numFmt w:val="bullet"/>
      <w:lvlText w:val=""/>
      <w:lvlJc w:val="left"/>
      <w:pPr>
        <w:tabs>
          <w:tab w:val="num" w:pos="360"/>
        </w:tabs>
        <w:ind w:left="360" w:hanging="360"/>
      </w:pPr>
      <w:rPr>
        <w:rFonts w:ascii="Symbol" w:hAnsi="Symbol" w:hint="default"/>
      </w:rPr>
    </w:lvl>
    <w:lvl w:ilvl="1" w:tplc="919ED8DC" w:tentative="1">
      <w:start w:val="1"/>
      <w:numFmt w:val="bullet"/>
      <w:lvlText w:val=""/>
      <w:lvlJc w:val="left"/>
      <w:pPr>
        <w:tabs>
          <w:tab w:val="num" w:pos="1080"/>
        </w:tabs>
        <w:ind w:left="1080" w:hanging="360"/>
      </w:pPr>
      <w:rPr>
        <w:rFonts w:ascii="Symbol" w:hAnsi="Symbol" w:hint="default"/>
      </w:rPr>
    </w:lvl>
    <w:lvl w:ilvl="2" w:tplc="F4923BCE" w:tentative="1">
      <w:start w:val="1"/>
      <w:numFmt w:val="bullet"/>
      <w:lvlText w:val=""/>
      <w:lvlJc w:val="left"/>
      <w:pPr>
        <w:tabs>
          <w:tab w:val="num" w:pos="1800"/>
        </w:tabs>
        <w:ind w:left="1800" w:hanging="360"/>
      </w:pPr>
      <w:rPr>
        <w:rFonts w:ascii="Symbol" w:hAnsi="Symbol" w:hint="default"/>
      </w:rPr>
    </w:lvl>
    <w:lvl w:ilvl="3" w:tplc="DF00B780" w:tentative="1">
      <w:start w:val="1"/>
      <w:numFmt w:val="bullet"/>
      <w:lvlText w:val=""/>
      <w:lvlJc w:val="left"/>
      <w:pPr>
        <w:tabs>
          <w:tab w:val="num" w:pos="2520"/>
        </w:tabs>
        <w:ind w:left="2520" w:hanging="360"/>
      </w:pPr>
      <w:rPr>
        <w:rFonts w:ascii="Symbol" w:hAnsi="Symbol" w:hint="default"/>
      </w:rPr>
    </w:lvl>
    <w:lvl w:ilvl="4" w:tplc="57E42E1E" w:tentative="1">
      <w:start w:val="1"/>
      <w:numFmt w:val="bullet"/>
      <w:lvlText w:val=""/>
      <w:lvlJc w:val="left"/>
      <w:pPr>
        <w:tabs>
          <w:tab w:val="num" w:pos="3240"/>
        </w:tabs>
        <w:ind w:left="3240" w:hanging="360"/>
      </w:pPr>
      <w:rPr>
        <w:rFonts w:ascii="Symbol" w:hAnsi="Symbol" w:hint="default"/>
      </w:rPr>
    </w:lvl>
    <w:lvl w:ilvl="5" w:tplc="AAF895A4" w:tentative="1">
      <w:start w:val="1"/>
      <w:numFmt w:val="bullet"/>
      <w:lvlText w:val=""/>
      <w:lvlJc w:val="left"/>
      <w:pPr>
        <w:tabs>
          <w:tab w:val="num" w:pos="3960"/>
        </w:tabs>
        <w:ind w:left="3960" w:hanging="360"/>
      </w:pPr>
      <w:rPr>
        <w:rFonts w:ascii="Symbol" w:hAnsi="Symbol" w:hint="default"/>
      </w:rPr>
    </w:lvl>
    <w:lvl w:ilvl="6" w:tplc="294A8246" w:tentative="1">
      <w:start w:val="1"/>
      <w:numFmt w:val="bullet"/>
      <w:lvlText w:val=""/>
      <w:lvlJc w:val="left"/>
      <w:pPr>
        <w:tabs>
          <w:tab w:val="num" w:pos="4680"/>
        </w:tabs>
        <w:ind w:left="4680" w:hanging="360"/>
      </w:pPr>
      <w:rPr>
        <w:rFonts w:ascii="Symbol" w:hAnsi="Symbol" w:hint="default"/>
      </w:rPr>
    </w:lvl>
    <w:lvl w:ilvl="7" w:tplc="21B6C6B4" w:tentative="1">
      <w:start w:val="1"/>
      <w:numFmt w:val="bullet"/>
      <w:lvlText w:val=""/>
      <w:lvlJc w:val="left"/>
      <w:pPr>
        <w:tabs>
          <w:tab w:val="num" w:pos="5400"/>
        </w:tabs>
        <w:ind w:left="5400" w:hanging="360"/>
      </w:pPr>
      <w:rPr>
        <w:rFonts w:ascii="Symbol" w:hAnsi="Symbol" w:hint="default"/>
      </w:rPr>
    </w:lvl>
    <w:lvl w:ilvl="8" w:tplc="9FAE3D3A" w:tentative="1">
      <w:start w:val="1"/>
      <w:numFmt w:val="bullet"/>
      <w:lvlText w:val=""/>
      <w:lvlJc w:val="left"/>
      <w:pPr>
        <w:tabs>
          <w:tab w:val="num" w:pos="6120"/>
        </w:tabs>
        <w:ind w:left="6120" w:hanging="360"/>
      </w:pPr>
      <w:rPr>
        <w:rFonts w:ascii="Symbol" w:hAnsi="Symbol" w:hint="default"/>
      </w:rPr>
    </w:lvl>
  </w:abstractNum>
  <w:abstractNum w:abstractNumId="21" w15:restartNumberingAfterBreak="0">
    <w:nsid w:val="30F43232"/>
    <w:multiLevelType w:val="hybridMultilevel"/>
    <w:tmpl w:val="D076D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A555EE"/>
    <w:multiLevelType w:val="hybridMultilevel"/>
    <w:tmpl w:val="8400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07A4F"/>
    <w:multiLevelType w:val="multilevel"/>
    <w:tmpl w:val="9976D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6577D4"/>
    <w:multiLevelType w:val="hybridMultilevel"/>
    <w:tmpl w:val="C6B6EA5A"/>
    <w:lvl w:ilvl="0" w:tplc="FFFFFFFF">
      <w:start w:val="1"/>
      <w:numFmt w:val="decimal"/>
      <w:lvlText w:val="%1."/>
      <w:lvlJc w:val="left"/>
      <w:pPr>
        <w:ind w:left="720" w:hanging="360"/>
      </w:pPr>
      <w:rPr>
        <w:rFonts w:ascii="Verdana" w:hAnsi="Verdana" w:hint="default"/>
        <w:b w:val="0"/>
        <w:i w:val="0"/>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3E6F7D"/>
    <w:multiLevelType w:val="hybridMultilevel"/>
    <w:tmpl w:val="50146A24"/>
    <w:lvl w:ilvl="0" w:tplc="3F9A4FD2">
      <w:start w:val="1"/>
      <w:numFmt w:val="decimal"/>
      <w:lvlText w:val="%1."/>
      <w:lvlJc w:val="left"/>
      <w:pPr>
        <w:ind w:left="720" w:hanging="360"/>
      </w:pPr>
      <w:rPr>
        <w:rFonts w:ascii="Verdana" w:hAnsi="Verdana" w:hint="default"/>
        <w:b w:val="0"/>
        <w:i w:val="0"/>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FC5D7D"/>
    <w:multiLevelType w:val="hybridMultilevel"/>
    <w:tmpl w:val="CD9A1F5C"/>
    <w:lvl w:ilvl="0" w:tplc="734A7630">
      <w:start w:val="1"/>
      <w:numFmt w:val="lowerLetter"/>
      <w:lvlText w:val="%1."/>
      <w:lvlJc w:val="left"/>
      <w:pPr>
        <w:ind w:left="720" w:hanging="360"/>
      </w:pPr>
      <w:rPr>
        <w:rFonts w:ascii="Verdana" w:hAnsi="Verdan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1A5F6A"/>
    <w:multiLevelType w:val="hybridMultilevel"/>
    <w:tmpl w:val="234218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6D69A8"/>
    <w:multiLevelType w:val="hybridMultilevel"/>
    <w:tmpl w:val="6100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FC05F2"/>
    <w:multiLevelType w:val="hybridMultilevel"/>
    <w:tmpl w:val="F04E88FC"/>
    <w:lvl w:ilvl="0" w:tplc="3F9A4FD2">
      <w:start w:val="1"/>
      <w:numFmt w:val="decimal"/>
      <w:lvlText w:val="%1."/>
      <w:lvlJc w:val="left"/>
      <w:pPr>
        <w:ind w:left="720" w:hanging="360"/>
      </w:pPr>
      <w:rPr>
        <w:rFonts w:ascii="Verdana" w:hAnsi="Verdana" w:hint="default"/>
        <w:b w:val="0"/>
        <w:i w:val="0"/>
        <w:color w:val="auto"/>
        <w:sz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6515583"/>
    <w:multiLevelType w:val="hybridMultilevel"/>
    <w:tmpl w:val="80F0E424"/>
    <w:lvl w:ilvl="0" w:tplc="04090001">
      <w:start w:val="1"/>
      <w:numFmt w:val="bullet"/>
      <w:lvlText w:val=""/>
      <w:lvlJc w:val="left"/>
      <w:pPr>
        <w:ind w:left="676" w:hanging="360"/>
      </w:pPr>
      <w:rPr>
        <w:rFonts w:ascii="Symbol" w:hAnsi="Symbol" w:hint="default"/>
      </w:rPr>
    </w:lvl>
    <w:lvl w:ilvl="1" w:tplc="04090003" w:tentative="1">
      <w:start w:val="1"/>
      <w:numFmt w:val="bullet"/>
      <w:lvlText w:val="o"/>
      <w:lvlJc w:val="left"/>
      <w:pPr>
        <w:ind w:left="1396" w:hanging="360"/>
      </w:pPr>
      <w:rPr>
        <w:rFonts w:ascii="Courier New" w:hAnsi="Courier New" w:cs="Courier New" w:hint="default"/>
      </w:rPr>
    </w:lvl>
    <w:lvl w:ilvl="2" w:tplc="04090005" w:tentative="1">
      <w:start w:val="1"/>
      <w:numFmt w:val="bullet"/>
      <w:lvlText w:val=""/>
      <w:lvlJc w:val="left"/>
      <w:pPr>
        <w:ind w:left="2116" w:hanging="360"/>
      </w:pPr>
      <w:rPr>
        <w:rFonts w:ascii="Wingdings" w:hAnsi="Wingdings" w:hint="default"/>
      </w:rPr>
    </w:lvl>
    <w:lvl w:ilvl="3" w:tplc="04090001" w:tentative="1">
      <w:start w:val="1"/>
      <w:numFmt w:val="bullet"/>
      <w:lvlText w:val=""/>
      <w:lvlJc w:val="left"/>
      <w:pPr>
        <w:ind w:left="2836" w:hanging="360"/>
      </w:pPr>
      <w:rPr>
        <w:rFonts w:ascii="Symbol" w:hAnsi="Symbol" w:hint="default"/>
      </w:rPr>
    </w:lvl>
    <w:lvl w:ilvl="4" w:tplc="04090003" w:tentative="1">
      <w:start w:val="1"/>
      <w:numFmt w:val="bullet"/>
      <w:lvlText w:val="o"/>
      <w:lvlJc w:val="left"/>
      <w:pPr>
        <w:ind w:left="3556" w:hanging="360"/>
      </w:pPr>
      <w:rPr>
        <w:rFonts w:ascii="Courier New" w:hAnsi="Courier New" w:cs="Courier New" w:hint="default"/>
      </w:rPr>
    </w:lvl>
    <w:lvl w:ilvl="5" w:tplc="04090005" w:tentative="1">
      <w:start w:val="1"/>
      <w:numFmt w:val="bullet"/>
      <w:lvlText w:val=""/>
      <w:lvlJc w:val="left"/>
      <w:pPr>
        <w:ind w:left="4276" w:hanging="360"/>
      </w:pPr>
      <w:rPr>
        <w:rFonts w:ascii="Wingdings" w:hAnsi="Wingdings" w:hint="default"/>
      </w:rPr>
    </w:lvl>
    <w:lvl w:ilvl="6" w:tplc="04090001" w:tentative="1">
      <w:start w:val="1"/>
      <w:numFmt w:val="bullet"/>
      <w:lvlText w:val=""/>
      <w:lvlJc w:val="left"/>
      <w:pPr>
        <w:ind w:left="4996" w:hanging="360"/>
      </w:pPr>
      <w:rPr>
        <w:rFonts w:ascii="Symbol" w:hAnsi="Symbol" w:hint="default"/>
      </w:rPr>
    </w:lvl>
    <w:lvl w:ilvl="7" w:tplc="04090003" w:tentative="1">
      <w:start w:val="1"/>
      <w:numFmt w:val="bullet"/>
      <w:lvlText w:val="o"/>
      <w:lvlJc w:val="left"/>
      <w:pPr>
        <w:ind w:left="5716" w:hanging="360"/>
      </w:pPr>
      <w:rPr>
        <w:rFonts w:ascii="Courier New" w:hAnsi="Courier New" w:cs="Courier New" w:hint="default"/>
      </w:rPr>
    </w:lvl>
    <w:lvl w:ilvl="8" w:tplc="04090005" w:tentative="1">
      <w:start w:val="1"/>
      <w:numFmt w:val="bullet"/>
      <w:lvlText w:val=""/>
      <w:lvlJc w:val="left"/>
      <w:pPr>
        <w:ind w:left="6436" w:hanging="360"/>
      </w:pPr>
      <w:rPr>
        <w:rFonts w:ascii="Wingdings" w:hAnsi="Wingdings" w:hint="default"/>
      </w:rPr>
    </w:lvl>
  </w:abstractNum>
  <w:abstractNum w:abstractNumId="31" w15:restartNumberingAfterBreak="0">
    <w:nsid w:val="49243C38"/>
    <w:multiLevelType w:val="hybridMultilevel"/>
    <w:tmpl w:val="DFAC7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FA4731"/>
    <w:multiLevelType w:val="multilevel"/>
    <w:tmpl w:val="B9744DA4"/>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4853F4"/>
    <w:multiLevelType w:val="hybridMultilevel"/>
    <w:tmpl w:val="74F43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603C75"/>
    <w:multiLevelType w:val="multilevel"/>
    <w:tmpl w:val="30160E36"/>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574642"/>
    <w:multiLevelType w:val="hybridMultilevel"/>
    <w:tmpl w:val="C2720740"/>
    <w:lvl w:ilvl="0" w:tplc="04090001">
      <w:start w:val="1"/>
      <w:numFmt w:val="bullet"/>
      <w:lvlText w:val=""/>
      <w:lvlJc w:val="left"/>
      <w:pPr>
        <w:ind w:left="720" w:hanging="360"/>
      </w:pPr>
      <w:rPr>
        <w:rFonts w:ascii="Symbol" w:hAnsi="Symbol" w:hint="default"/>
      </w:rPr>
    </w:lvl>
    <w:lvl w:ilvl="1" w:tplc="7B96AFC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AF7D64"/>
    <w:multiLevelType w:val="hybridMultilevel"/>
    <w:tmpl w:val="8CFC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70246A"/>
    <w:multiLevelType w:val="hybridMultilevel"/>
    <w:tmpl w:val="C194F45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53DB3EB1"/>
    <w:multiLevelType w:val="hybridMultilevel"/>
    <w:tmpl w:val="8B0CC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AD7C48"/>
    <w:multiLevelType w:val="hybridMultilevel"/>
    <w:tmpl w:val="49BAB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5A34A5"/>
    <w:multiLevelType w:val="hybridMultilevel"/>
    <w:tmpl w:val="D5A24702"/>
    <w:lvl w:ilvl="0" w:tplc="04090001">
      <w:start w:val="1"/>
      <w:numFmt w:val="bullet"/>
      <w:lvlText w:val=""/>
      <w:lvlJc w:val="left"/>
      <w:pPr>
        <w:ind w:left="586" w:hanging="360"/>
      </w:pPr>
      <w:rPr>
        <w:rFonts w:ascii="Symbol" w:hAnsi="Symbol" w:hint="default"/>
      </w:rPr>
    </w:lvl>
    <w:lvl w:ilvl="1" w:tplc="04090003" w:tentative="1">
      <w:start w:val="1"/>
      <w:numFmt w:val="bullet"/>
      <w:lvlText w:val="o"/>
      <w:lvlJc w:val="left"/>
      <w:pPr>
        <w:ind w:left="1306" w:hanging="360"/>
      </w:pPr>
      <w:rPr>
        <w:rFonts w:ascii="Courier New" w:hAnsi="Courier New" w:cs="Courier New" w:hint="default"/>
      </w:rPr>
    </w:lvl>
    <w:lvl w:ilvl="2" w:tplc="04090005" w:tentative="1">
      <w:start w:val="1"/>
      <w:numFmt w:val="bullet"/>
      <w:lvlText w:val=""/>
      <w:lvlJc w:val="left"/>
      <w:pPr>
        <w:ind w:left="2026" w:hanging="360"/>
      </w:pPr>
      <w:rPr>
        <w:rFonts w:ascii="Wingdings" w:hAnsi="Wingdings" w:hint="default"/>
      </w:rPr>
    </w:lvl>
    <w:lvl w:ilvl="3" w:tplc="04090001" w:tentative="1">
      <w:start w:val="1"/>
      <w:numFmt w:val="bullet"/>
      <w:lvlText w:val=""/>
      <w:lvlJc w:val="left"/>
      <w:pPr>
        <w:ind w:left="2746" w:hanging="360"/>
      </w:pPr>
      <w:rPr>
        <w:rFonts w:ascii="Symbol" w:hAnsi="Symbol" w:hint="default"/>
      </w:rPr>
    </w:lvl>
    <w:lvl w:ilvl="4" w:tplc="04090003" w:tentative="1">
      <w:start w:val="1"/>
      <w:numFmt w:val="bullet"/>
      <w:lvlText w:val="o"/>
      <w:lvlJc w:val="left"/>
      <w:pPr>
        <w:ind w:left="3466" w:hanging="360"/>
      </w:pPr>
      <w:rPr>
        <w:rFonts w:ascii="Courier New" w:hAnsi="Courier New" w:cs="Courier New" w:hint="default"/>
      </w:rPr>
    </w:lvl>
    <w:lvl w:ilvl="5" w:tplc="04090005" w:tentative="1">
      <w:start w:val="1"/>
      <w:numFmt w:val="bullet"/>
      <w:lvlText w:val=""/>
      <w:lvlJc w:val="left"/>
      <w:pPr>
        <w:ind w:left="4186" w:hanging="360"/>
      </w:pPr>
      <w:rPr>
        <w:rFonts w:ascii="Wingdings" w:hAnsi="Wingdings" w:hint="default"/>
      </w:rPr>
    </w:lvl>
    <w:lvl w:ilvl="6" w:tplc="04090001" w:tentative="1">
      <w:start w:val="1"/>
      <w:numFmt w:val="bullet"/>
      <w:lvlText w:val=""/>
      <w:lvlJc w:val="left"/>
      <w:pPr>
        <w:ind w:left="4906" w:hanging="360"/>
      </w:pPr>
      <w:rPr>
        <w:rFonts w:ascii="Symbol" w:hAnsi="Symbol" w:hint="default"/>
      </w:rPr>
    </w:lvl>
    <w:lvl w:ilvl="7" w:tplc="04090003" w:tentative="1">
      <w:start w:val="1"/>
      <w:numFmt w:val="bullet"/>
      <w:lvlText w:val="o"/>
      <w:lvlJc w:val="left"/>
      <w:pPr>
        <w:ind w:left="5626" w:hanging="360"/>
      </w:pPr>
      <w:rPr>
        <w:rFonts w:ascii="Courier New" w:hAnsi="Courier New" w:cs="Courier New" w:hint="default"/>
      </w:rPr>
    </w:lvl>
    <w:lvl w:ilvl="8" w:tplc="04090005" w:tentative="1">
      <w:start w:val="1"/>
      <w:numFmt w:val="bullet"/>
      <w:lvlText w:val=""/>
      <w:lvlJc w:val="left"/>
      <w:pPr>
        <w:ind w:left="6346" w:hanging="360"/>
      </w:pPr>
      <w:rPr>
        <w:rFonts w:ascii="Wingdings" w:hAnsi="Wingdings" w:hint="default"/>
      </w:rPr>
    </w:lvl>
  </w:abstractNum>
  <w:abstractNum w:abstractNumId="41" w15:restartNumberingAfterBreak="0">
    <w:nsid w:val="58FA27A1"/>
    <w:multiLevelType w:val="hybridMultilevel"/>
    <w:tmpl w:val="0E7E7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0C467A"/>
    <w:multiLevelType w:val="hybridMultilevel"/>
    <w:tmpl w:val="EA16FCE8"/>
    <w:lvl w:ilvl="0" w:tplc="04090001">
      <w:start w:val="1"/>
      <w:numFmt w:val="bullet"/>
      <w:lvlText w:val=""/>
      <w:lvlJc w:val="left"/>
      <w:pPr>
        <w:ind w:left="874" w:hanging="360"/>
      </w:pPr>
      <w:rPr>
        <w:rFonts w:ascii="Symbol" w:hAnsi="Symbol" w:hint="default"/>
      </w:rPr>
    </w:lvl>
    <w:lvl w:ilvl="1" w:tplc="04090003">
      <w:start w:val="1"/>
      <w:numFmt w:val="bullet"/>
      <w:lvlText w:val="o"/>
      <w:lvlJc w:val="left"/>
      <w:pPr>
        <w:ind w:left="1594" w:hanging="360"/>
      </w:pPr>
      <w:rPr>
        <w:rFonts w:ascii="Courier New" w:hAnsi="Courier New" w:cs="Courier New" w:hint="default"/>
      </w:rPr>
    </w:lvl>
    <w:lvl w:ilvl="2" w:tplc="04090005">
      <w:start w:val="1"/>
      <w:numFmt w:val="bullet"/>
      <w:lvlText w:val=""/>
      <w:lvlJc w:val="left"/>
      <w:pPr>
        <w:ind w:left="2314" w:hanging="360"/>
      </w:pPr>
      <w:rPr>
        <w:rFonts w:ascii="Wingdings" w:hAnsi="Wingdings" w:hint="default"/>
      </w:rPr>
    </w:lvl>
    <w:lvl w:ilvl="3" w:tplc="04090001">
      <w:start w:val="1"/>
      <w:numFmt w:val="bullet"/>
      <w:lvlText w:val=""/>
      <w:lvlJc w:val="left"/>
      <w:pPr>
        <w:ind w:left="3034" w:hanging="360"/>
      </w:pPr>
      <w:rPr>
        <w:rFonts w:ascii="Symbol" w:hAnsi="Symbol" w:hint="default"/>
      </w:rPr>
    </w:lvl>
    <w:lvl w:ilvl="4" w:tplc="04090003">
      <w:start w:val="1"/>
      <w:numFmt w:val="bullet"/>
      <w:lvlText w:val="o"/>
      <w:lvlJc w:val="left"/>
      <w:pPr>
        <w:ind w:left="3754" w:hanging="360"/>
      </w:pPr>
      <w:rPr>
        <w:rFonts w:ascii="Courier New" w:hAnsi="Courier New" w:cs="Courier New" w:hint="default"/>
      </w:rPr>
    </w:lvl>
    <w:lvl w:ilvl="5" w:tplc="04090005">
      <w:start w:val="1"/>
      <w:numFmt w:val="bullet"/>
      <w:lvlText w:val=""/>
      <w:lvlJc w:val="left"/>
      <w:pPr>
        <w:ind w:left="4474" w:hanging="360"/>
      </w:pPr>
      <w:rPr>
        <w:rFonts w:ascii="Wingdings" w:hAnsi="Wingdings" w:hint="default"/>
      </w:rPr>
    </w:lvl>
    <w:lvl w:ilvl="6" w:tplc="04090001">
      <w:start w:val="1"/>
      <w:numFmt w:val="bullet"/>
      <w:lvlText w:val=""/>
      <w:lvlJc w:val="left"/>
      <w:pPr>
        <w:ind w:left="5194" w:hanging="360"/>
      </w:pPr>
      <w:rPr>
        <w:rFonts w:ascii="Symbol" w:hAnsi="Symbol" w:hint="default"/>
      </w:rPr>
    </w:lvl>
    <w:lvl w:ilvl="7" w:tplc="04090003">
      <w:start w:val="1"/>
      <w:numFmt w:val="bullet"/>
      <w:lvlText w:val="o"/>
      <w:lvlJc w:val="left"/>
      <w:pPr>
        <w:ind w:left="5914" w:hanging="360"/>
      </w:pPr>
      <w:rPr>
        <w:rFonts w:ascii="Courier New" w:hAnsi="Courier New" w:cs="Courier New" w:hint="default"/>
      </w:rPr>
    </w:lvl>
    <w:lvl w:ilvl="8" w:tplc="04090005">
      <w:start w:val="1"/>
      <w:numFmt w:val="bullet"/>
      <w:lvlText w:val=""/>
      <w:lvlJc w:val="left"/>
      <w:pPr>
        <w:ind w:left="6634" w:hanging="360"/>
      </w:pPr>
      <w:rPr>
        <w:rFonts w:ascii="Wingdings" w:hAnsi="Wingdings" w:hint="default"/>
      </w:rPr>
    </w:lvl>
  </w:abstractNum>
  <w:abstractNum w:abstractNumId="43" w15:restartNumberingAfterBreak="0">
    <w:nsid w:val="5A1E7F26"/>
    <w:multiLevelType w:val="hybridMultilevel"/>
    <w:tmpl w:val="8EE0AC7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5B7D1F9A"/>
    <w:multiLevelType w:val="hybridMultilevel"/>
    <w:tmpl w:val="2500EE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5" w15:restartNumberingAfterBreak="0">
    <w:nsid w:val="5F4C2754"/>
    <w:multiLevelType w:val="hybridMultilevel"/>
    <w:tmpl w:val="B33CA998"/>
    <w:lvl w:ilvl="0" w:tplc="9B405BFC">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0D22029"/>
    <w:multiLevelType w:val="hybridMultilevel"/>
    <w:tmpl w:val="B82E42E2"/>
    <w:lvl w:ilvl="0" w:tplc="34809742">
      <w:start w:val="1"/>
      <w:numFmt w:val="bullet"/>
      <w:lvlText w:val=""/>
      <w:lvlJc w:val="left"/>
      <w:pPr>
        <w:ind w:left="720" w:hanging="360"/>
      </w:pPr>
      <w:rPr>
        <w:rFonts w:ascii="Symbol" w:hAnsi="Symbol" w:hint="default"/>
        <w:color w:val="auto"/>
        <w:sz w:val="24"/>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DA2457"/>
    <w:multiLevelType w:val="hybridMultilevel"/>
    <w:tmpl w:val="C6AC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F75841"/>
    <w:multiLevelType w:val="hybridMultilevel"/>
    <w:tmpl w:val="1EC277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3063740"/>
    <w:multiLevelType w:val="hybridMultilevel"/>
    <w:tmpl w:val="8A36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D923DD"/>
    <w:multiLevelType w:val="hybridMultilevel"/>
    <w:tmpl w:val="F66A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B701B9"/>
    <w:multiLevelType w:val="hybridMultilevel"/>
    <w:tmpl w:val="07302102"/>
    <w:lvl w:ilvl="0" w:tplc="3F9A4FD2">
      <w:start w:val="1"/>
      <w:numFmt w:val="decimal"/>
      <w:lvlText w:val="%1."/>
      <w:lvlJc w:val="left"/>
      <w:pPr>
        <w:ind w:left="586" w:hanging="360"/>
      </w:pPr>
      <w:rPr>
        <w:rFonts w:ascii="Verdana" w:hAnsi="Verdana" w:hint="default"/>
        <w:b w:val="0"/>
        <w:i w:val="0"/>
        <w:color w:val="auto"/>
        <w:sz w:val="24"/>
      </w:rPr>
    </w:lvl>
    <w:lvl w:ilvl="1" w:tplc="04090019" w:tentative="1">
      <w:start w:val="1"/>
      <w:numFmt w:val="lowerLetter"/>
      <w:lvlText w:val="%2."/>
      <w:lvlJc w:val="left"/>
      <w:pPr>
        <w:ind w:left="1306" w:hanging="360"/>
      </w:pPr>
    </w:lvl>
    <w:lvl w:ilvl="2" w:tplc="0409001B" w:tentative="1">
      <w:start w:val="1"/>
      <w:numFmt w:val="lowerRoman"/>
      <w:lvlText w:val="%3."/>
      <w:lvlJc w:val="right"/>
      <w:pPr>
        <w:ind w:left="2026" w:hanging="180"/>
      </w:pPr>
    </w:lvl>
    <w:lvl w:ilvl="3" w:tplc="0409000F" w:tentative="1">
      <w:start w:val="1"/>
      <w:numFmt w:val="decimal"/>
      <w:lvlText w:val="%4."/>
      <w:lvlJc w:val="left"/>
      <w:pPr>
        <w:ind w:left="2746" w:hanging="360"/>
      </w:pPr>
    </w:lvl>
    <w:lvl w:ilvl="4" w:tplc="04090019" w:tentative="1">
      <w:start w:val="1"/>
      <w:numFmt w:val="lowerLetter"/>
      <w:lvlText w:val="%5."/>
      <w:lvlJc w:val="left"/>
      <w:pPr>
        <w:ind w:left="3466" w:hanging="360"/>
      </w:pPr>
    </w:lvl>
    <w:lvl w:ilvl="5" w:tplc="0409001B" w:tentative="1">
      <w:start w:val="1"/>
      <w:numFmt w:val="lowerRoman"/>
      <w:lvlText w:val="%6."/>
      <w:lvlJc w:val="right"/>
      <w:pPr>
        <w:ind w:left="4186" w:hanging="180"/>
      </w:pPr>
    </w:lvl>
    <w:lvl w:ilvl="6" w:tplc="0409000F" w:tentative="1">
      <w:start w:val="1"/>
      <w:numFmt w:val="decimal"/>
      <w:lvlText w:val="%7."/>
      <w:lvlJc w:val="left"/>
      <w:pPr>
        <w:ind w:left="4906" w:hanging="360"/>
      </w:pPr>
    </w:lvl>
    <w:lvl w:ilvl="7" w:tplc="04090019" w:tentative="1">
      <w:start w:val="1"/>
      <w:numFmt w:val="lowerLetter"/>
      <w:lvlText w:val="%8."/>
      <w:lvlJc w:val="left"/>
      <w:pPr>
        <w:ind w:left="5626" w:hanging="360"/>
      </w:pPr>
    </w:lvl>
    <w:lvl w:ilvl="8" w:tplc="0409001B" w:tentative="1">
      <w:start w:val="1"/>
      <w:numFmt w:val="lowerRoman"/>
      <w:lvlText w:val="%9."/>
      <w:lvlJc w:val="right"/>
      <w:pPr>
        <w:ind w:left="6346" w:hanging="180"/>
      </w:pPr>
    </w:lvl>
  </w:abstractNum>
  <w:abstractNum w:abstractNumId="52" w15:restartNumberingAfterBreak="0">
    <w:nsid w:val="744D0CFF"/>
    <w:multiLevelType w:val="hybridMultilevel"/>
    <w:tmpl w:val="93662DC8"/>
    <w:lvl w:ilvl="0" w:tplc="04090001">
      <w:start w:val="1"/>
      <w:numFmt w:val="bullet"/>
      <w:lvlText w:val=""/>
      <w:lvlJc w:val="left"/>
      <w:pPr>
        <w:ind w:left="874" w:hanging="360"/>
      </w:pPr>
      <w:rPr>
        <w:rFonts w:ascii="Symbol" w:hAnsi="Symbol" w:hint="default"/>
      </w:rPr>
    </w:lvl>
    <w:lvl w:ilvl="1" w:tplc="04090003">
      <w:start w:val="1"/>
      <w:numFmt w:val="bullet"/>
      <w:lvlText w:val="o"/>
      <w:lvlJc w:val="left"/>
      <w:pPr>
        <w:ind w:left="1594" w:hanging="360"/>
      </w:pPr>
      <w:rPr>
        <w:rFonts w:ascii="Courier New" w:hAnsi="Courier New" w:cs="Courier New" w:hint="default"/>
      </w:rPr>
    </w:lvl>
    <w:lvl w:ilvl="2" w:tplc="04090005">
      <w:start w:val="1"/>
      <w:numFmt w:val="bullet"/>
      <w:lvlText w:val=""/>
      <w:lvlJc w:val="left"/>
      <w:pPr>
        <w:ind w:left="2314" w:hanging="360"/>
      </w:pPr>
      <w:rPr>
        <w:rFonts w:ascii="Wingdings" w:hAnsi="Wingdings" w:hint="default"/>
      </w:rPr>
    </w:lvl>
    <w:lvl w:ilvl="3" w:tplc="04090001">
      <w:start w:val="1"/>
      <w:numFmt w:val="bullet"/>
      <w:lvlText w:val=""/>
      <w:lvlJc w:val="left"/>
      <w:pPr>
        <w:ind w:left="3034" w:hanging="360"/>
      </w:pPr>
      <w:rPr>
        <w:rFonts w:ascii="Symbol" w:hAnsi="Symbol" w:hint="default"/>
      </w:rPr>
    </w:lvl>
    <w:lvl w:ilvl="4" w:tplc="04090003">
      <w:start w:val="1"/>
      <w:numFmt w:val="bullet"/>
      <w:lvlText w:val="o"/>
      <w:lvlJc w:val="left"/>
      <w:pPr>
        <w:ind w:left="3754" w:hanging="360"/>
      </w:pPr>
      <w:rPr>
        <w:rFonts w:ascii="Courier New" w:hAnsi="Courier New" w:cs="Courier New" w:hint="default"/>
      </w:rPr>
    </w:lvl>
    <w:lvl w:ilvl="5" w:tplc="04090005">
      <w:start w:val="1"/>
      <w:numFmt w:val="bullet"/>
      <w:lvlText w:val=""/>
      <w:lvlJc w:val="left"/>
      <w:pPr>
        <w:ind w:left="4474" w:hanging="360"/>
      </w:pPr>
      <w:rPr>
        <w:rFonts w:ascii="Wingdings" w:hAnsi="Wingdings" w:hint="default"/>
      </w:rPr>
    </w:lvl>
    <w:lvl w:ilvl="6" w:tplc="04090001">
      <w:start w:val="1"/>
      <w:numFmt w:val="bullet"/>
      <w:lvlText w:val=""/>
      <w:lvlJc w:val="left"/>
      <w:pPr>
        <w:ind w:left="5194" w:hanging="360"/>
      </w:pPr>
      <w:rPr>
        <w:rFonts w:ascii="Symbol" w:hAnsi="Symbol" w:hint="default"/>
      </w:rPr>
    </w:lvl>
    <w:lvl w:ilvl="7" w:tplc="04090003">
      <w:start w:val="1"/>
      <w:numFmt w:val="bullet"/>
      <w:lvlText w:val="o"/>
      <w:lvlJc w:val="left"/>
      <w:pPr>
        <w:ind w:left="5914" w:hanging="360"/>
      </w:pPr>
      <w:rPr>
        <w:rFonts w:ascii="Courier New" w:hAnsi="Courier New" w:cs="Courier New" w:hint="default"/>
      </w:rPr>
    </w:lvl>
    <w:lvl w:ilvl="8" w:tplc="04090005">
      <w:start w:val="1"/>
      <w:numFmt w:val="bullet"/>
      <w:lvlText w:val=""/>
      <w:lvlJc w:val="left"/>
      <w:pPr>
        <w:ind w:left="6634" w:hanging="360"/>
      </w:pPr>
      <w:rPr>
        <w:rFonts w:ascii="Wingdings" w:hAnsi="Wingdings" w:hint="default"/>
      </w:rPr>
    </w:lvl>
  </w:abstractNum>
  <w:abstractNum w:abstractNumId="53" w15:restartNumberingAfterBreak="0">
    <w:nsid w:val="761960F7"/>
    <w:multiLevelType w:val="hybridMultilevel"/>
    <w:tmpl w:val="60760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EF0F5D"/>
    <w:multiLevelType w:val="hybridMultilevel"/>
    <w:tmpl w:val="C8F4B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76FB5CE8"/>
    <w:multiLevelType w:val="hybridMultilevel"/>
    <w:tmpl w:val="F2EA7A70"/>
    <w:lvl w:ilvl="0" w:tplc="190A151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017D29"/>
    <w:multiLevelType w:val="hybridMultilevel"/>
    <w:tmpl w:val="E218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2C6780"/>
    <w:multiLevelType w:val="hybridMultilevel"/>
    <w:tmpl w:val="DD0E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AF020B"/>
    <w:multiLevelType w:val="hybridMultilevel"/>
    <w:tmpl w:val="EC4E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4E536C"/>
    <w:multiLevelType w:val="hybridMultilevel"/>
    <w:tmpl w:val="46A23174"/>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8D11FE"/>
    <w:multiLevelType w:val="hybridMultilevel"/>
    <w:tmpl w:val="1EEEE7D0"/>
    <w:lvl w:ilvl="0" w:tplc="9C643372">
      <w:start w:val="1"/>
      <w:numFmt w:val="bullet"/>
      <w:pStyle w:val="TOC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C14CC1"/>
    <w:multiLevelType w:val="hybridMultilevel"/>
    <w:tmpl w:val="9BA6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B84A60"/>
    <w:multiLevelType w:val="hybridMultilevel"/>
    <w:tmpl w:val="4672F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1491525">
    <w:abstractNumId w:val="54"/>
  </w:num>
  <w:num w:numId="2" w16cid:durableId="52507278">
    <w:abstractNumId w:val="1"/>
  </w:num>
  <w:num w:numId="3" w16cid:durableId="1145782309">
    <w:abstractNumId w:val="19"/>
  </w:num>
  <w:num w:numId="4" w16cid:durableId="418646320">
    <w:abstractNumId w:val="34"/>
  </w:num>
  <w:num w:numId="5" w16cid:durableId="389840664">
    <w:abstractNumId w:val="32"/>
  </w:num>
  <w:num w:numId="6" w16cid:durableId="397676312">
    <w:abstractNumId w:val="47"/>
  </w:num>
  <w:num w:numId="7" w16cid:durableId="499928475">
    <w:abstractNumId w:val="2"/>
  </w:num>
  <w:num w:numId="8" w16cid:durableId="327246115">
    <w:abstractNumId w:val="9"/>
  </w:num>
  <w:num w:numId="9" w16cid:durableId="809789440">
    <w:abstractNumId w:val="10"/>
  </w:num>
  <w:num w:numId="10" w16cid:durableId="1455978042">
    <w:abstractNumId w:val="33"/>
  </w:num>
  <w:num w:numId="11" w16cid:durableId="1395423303">
    <w:abstractNumId w:val="61"/>
  </w:num>
  <w:num w:numId="12" w16cid:durableId="1005209807">
    <w:abstractNumId w:val="19"/>
  </w:num>
  <w:num w:numId="13" w16cid:durableId="288825795">
    <w:abstractNumId w:val="59"/>
  </w:num>
  <w:num w:numId="14" w16cid:durableId="702442003">
    <w:abstractNumId w:val="22"/>
  </w:num>
  <w:num w:numId="15" w16cid:durableId="948392596">
    <w:abstractNumId w:val="35"/>
  </w:num>
  <w:num w:numId="16" w16cid:durableId="2097169141">
    <w:abstractNumId w:val="57"/>
  </w:num>
  <w:num w:numId="17" w16cid:durableId="162280463">
    <w:abstractNumId w:val="41"/>
  </w:num>
  <w:num w:numId="18" w16cid:durableId="776557334">
    <w:abstractNumId w:val="17"/>
  </w:num>
  <w:num w:numId="19" w16cid:durableId="2029142130">
    <w:abstractNumId w:val="6"/>
  </w:num>
  <w:num w:numId="20" w16cid:durableId="105853014">
    <w:abstractNumId w:val="4"/>
  </w:num>
  <w:num w:numId="21" w16cid:durableId="536891285">
    <w:abstractNumId w:val="38"/>
  </w:num>
  <w:num w:numId="22" w16cid:durableId="1551529732">
    <w:abstractNumId w:val="14"/>
  </w:num>
  <w:num w:numId="23" w16cid:durableId="415127012">
    <w:abstractNumId w:val="18"/>
  </w:num>
  <w:num w:numId="24" w16cid:durableId="1674726232">
    <w:abstractNumId w:val="62"/>
  </w:num>
  <w:num w:numId="25" w16cid:durableId="1941332703">
    <w:abstractNumId w:val="37"/>
  </w:num>
  <w:num w:numId="26" w16cid:durableId="315956600">
    <w:abstractNumId w:val="21"/>
  </w:num>
  <w:num w:numId="27" w16cid:durableId="1755273081">
    <w:abstractNumId w:val="60"/>
  </w:num>
  <w:num w:numId="28" w16cid:durableId="707951530">
    <w:abstractNumId w:val="58"/>
  </w:num>
  <w:num w:numId="29" w16cid:durableId="392579355">
    <w:abstractNumId w:val="50"/>
  </w:num>
  <w:num w:numId="30" w16cid:durableId="1321546467">
    <w:abstractNumId w:val="56"/>
  </w:num>
  <w:num w:numId="31" w16cid:durableId="968584651">
    <w:abstractNumId w:val="31"/>
  </w:num>
  <w:num w:numId="32" w16cid:durableId="1958020198">
    <w:abstractNumId w:val="49"/>
  </w:num>
  <w:num w:numId="33" w16cid:durableId="1127579572">
    <w:abstractNumId w:val="0"/>
  </w:num>
  <w:num w:numId="34" w16cid:durableId="83191202">
    <w:abstractNumId w:val="28"/>
  </w:num>
  <w:num w:numId="35" w16cid:durableId="650212351">
    <w:abstractNumId w:val="39"/>
  </w:num>
  <w:num w:numId="36" w16cid:durableId="752551463">
    <w:abstractNumId w:val="16"/>
  </w:num>
  <w:num w:numId="37" w16cid:durableId="475493802">
    <w:abstractNumId w:val="43"/>
  </w:num>
  <w:num w:numId="38" w16cid:durableId="1767532224">
    <w:abstractNumId w:val="25"/>
  </w:num>
  <w:num w:numId="39" w16cid:durableId="766314157">
    <w:abstractNumId w:val="40"/>
  </w:num>
  <w:num w:numId="40" w16cid:durableId="260336862">
    <w:abstractNumId w:val="30"/>
  </w:num>
  <w:num w:numId="41" w16cid:durableId="718669112">
    <w:abstractNumId w:val="51"/>
  </w:num>
  <w:num w:numId="42" w16cid:durableId="1326011176">
    <w:abstractNumId w:val="29"/>
  </w:num>
  <w:num w:numId="43" w16cid:durableId="156503802">
    <w:abstractNumId w:val="23"/>
  </w:num>
  <w:num w:numId="44" w16cid:durableId="1301808972">
    <w:abstractNumId w:val="24"/>
  </w:num>
  <w:num w:numId="45" w16cid:durableId="265425257">
    <w:abstractNumId w:val="11"/>
  </w:num>
  <w:num w:numId="46" w16cid:durableId="2127893253">
    <w:abstractNumId w:val="36"/>
  </w:num>
  <w:num w:numId="47" w16cid:durableId="876311248">
    <w:abstractNumId w:val="44"/>
  </w:num>
  <w:num w:numId="48" w16cid:durableId="1479690015">
    <w:abstractNumId w:val="20"/>
  </w:num>
  <w:num w:numId="49" w16cid:durableId="1486972301">
    <w:abstractNumId w:val="3"/>
  </w:num>
  <w:num w:numId="50" w16cid:durableId="1120147527">
    <w:abstractNumId w:val="53"/>
  </w:num>
  <w:num w:numId="51" w16cid:durableId="952713522">
    <w:abstractNumId w:val="45"/>
  </w:num>
  <w:num w:numId="52" w16cid:durableId="1677269681">
    <w:abstractNumId w:val="15"/>
  </w:num>
  <w:num w:numId="53" w16cid:durableId="1862472857">
    <w:abstractNumId w:val="46"/>
  </w:num>
  <w:num w:numId="54" w16cid:durableId="1689676552">
    <w:abstractNumId w:val="7"/>
  </w:num>
  <w:num w:numId="55" w16cid:durableId="92290062">
    <w:abstractNumId w:val="52"/>
  </w:num>
  <w:num w:numId="56" w16cid:durableId="562058626">
    <w:abstractNumId w:val="12"/>
  </w:num>
  <w:num w:numId="57" w16cid:durableId="1577520219">
    <w:abstractNumId w:val="42"/>
  </w:num>
  <w:num w:numId="58" w16cid:durableId="1248420993">
    <w:abstractNumId w:val="48"/>
  </w:num>
  <w:num w:numId="59" w16cid:durableId="690037550">
    <w:abstractNumId w:val="8"/>
  </w:num>
  <w:num w:numId="60" w16cid:durableId="1707294093">
    <w:abstractNumId w:val="55"/>
  </w:num>
  <w:num w:numId="61" w16cid:durableId="1470395230">
    <w:abstractNumId w:val="13"/>
  </w:num>
  <w:num w:numId="62" w16cid:durableId="96096837">
    <w:abstractNumId w:val="26"/>
  </w:num>
  <w:num w:numId="63" w16cid:durableId="1276600790">
    <w:abstractNumId w:val="27"/>
  </w:num>
  <w:num w:numId="64" w16cid:durableId="806627934">
    <w:abstractNumId w:val="5"/>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gdale, Brienna">
    <w15:presenceInfo w15:providerId="AD" w15:userId="S::Brienna.Dugdale@CVSHealth.com::7d9ce6fd-4def-4593-85b1-9f9b617d9e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8"/>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30D"/>
    <w:rsid w:val="000013F1"/>
    <w:rsid w:val="00001AB0"/>
    <w:rsid w:val="00002D3B"/>
    <w:rsid w:val="000039DB"/>
    <w:rsid w:val="00003A62"/>
    <w:rsid w:val="00005CDE"/>
    <w:rsid w:val="000069BA"/>
    <w:rsid w:val="00006AFD"/>
    <w:rsid w:val="000074CA"/>
    <w:rsid w:val="0001052F"/>
    <w:rsid w:val="000116BD"/>
    <w:rsid w:val="00012067"/>
    <w:rsid w:val="00012999"/>
    <w:rsid w:val="0001324B"/>
    <w:rsid w:val="00013F52"/>
    <w:rsid w:val="00014081"/>
    <w:rsid w:val="00014373"/>
    <w:rsid w:val="000144AD"/>
    <w:rsid w:val="000145F2"/>
    <w:rsid w:val="00014D01"/>
    <w:rsid w:val="0001663F"/>
    <w:rsid w:val="000167A4"/>
    <w:rsid w:val="00016E1F"/>
    <w:rsid w:val="00017982"/>
    <w:rsid w:val="00020739"/>
    <w:rsid w:val="00020950"/>
    <w:rsid w:val="00020A9F"/>
    <w:rsid w:val="0002249C"/>
    <w:rsid w:val="00024206"/>
    <w:rsid w:val="000243EC"/>
    <w:rsid w:val="0002512F"/>
    <w:rsid w:val="0002516D"/>
    <w:rsid w:val="000302EB"/>
    <w:rsid w:val="00030549"/>
    <w:rsid w:val="00030798"/>
    <w:rsid w:val="00031768"/>
    <w:rsid w:val="00031851"/>
    <w:rsid w:val="000319B9"/>
    <w:rsid w:val="00031EFB"/>
    <w:rsid w:val="0003375C"/>
    <w:rsid w:val="00033EC9"/>
    <w:rsid w:val="0003403D"/>
    <w:rsid w:val="000340E5"/>
    <w:rsid w:val="00034E16"/>
    <w:rsid w:val="000352F8"/>
    <w:rsid w:val="0003676C"/>
    <w:rsid w:val="00036FD8"/>
    <w:rsid w:val="00037123"/>
    <w:rsid w:val="00037B50"/>
    <w:rsid w:val="000410D4"/>
    <w:rsid w:val="00041198"/>
    <w:rsid w:val="00041339"/>
    <w:rsid w:val="000414A5"/>
    <w:rsid w:val="000416F2"/>
    <w:rsid w:val="00043FA6"/>
    <w:rsid w:val="000441E3"/>
    <w:rsid w:val="00044207"/>
    <w:rsid w:val="00045C09"/>
    <w:rsid w:val="00045ED1"/>
    <w:rsid w:val="00046342"/>
    <w:rsid w:val="000473B8"/>
    <w:rsid w:val="000504B6"/>
    <w:rsid w:val="0005188F"/>
    <w:rsid w:val="00051F57"/>
    <w:rsid w:val="00052617"/>
    <w:rsid w:val="0005312E"/>
    <w:rsid w:val="000535F2"/>
    <w:rsid w:val="00055385"/>
    <w:rsid w:val="000554FA"/>
    <w:rsid w:val="000564D6"/>
    <w:rsid w:val="000569E0"/>
    <w:rsid w:val="00056B55"/>
    <w:rsid w:val="00056DBD"/>
    <w:rsid w:val="000601D3"/>
    <w:rsid w:val="00061E68"/>
    <w:rsid w:val="000625A1"/>
    <w:rsid w:val="00063C4D"/>
    <w:rsid w:val="000657FB"/>
    <w:rsid w:val="000659B1"/>
    <w:rsid w:val="00067368"/>
    <w:rsid w:val="00067D5A"/>
    <w:rsid w:val="00070A23"/>
    <w:rsid w:val="0007119C"/>
    <w:rsid w:val="00071B63"/>
    <w:rsid w:val="00072664"/>
    <w:rsid w:val="000727A3"/>
    <w:rsid w:val="000733CD"/>
    <w:rsid w:val="0007377F"/>
    <w:rsid w:val="00074259"/>
    <w:rsid w:val="00074301"/>
    <w:rsid w:val="00074BCA"/>
    <w:rsid w:val="00076528"/>
    <w:rsid w:val="000767D3"/>
    <w:rsid w:val="00076ADD"/>
    <w:rsid w:val="00080567"/>
    <w:rsid w:val="00080BA9"/>
    <w:rsid w:val="00081ADD"/>
    <w:rsid w:val="00081B1B"/>
    <w:rsid w:val="00081DF6"/>
    <w:rsid w:val="000827EF"/>
    <w:rsid w:val="00082A4C"/>
    <w:rsid w:val="00083D73"/>
    <w:rsid w:val="00083EC8"/>
    <w:rsid w:val="00083F6C"/>
    <w:rsid w:val="00084410"/>
    <w:rsid w:val="0008468E"/>
    <w:rsid w:val="000850F6"/>
    <w:rsid w:val="00085F90"/>
    <w:rsid w:val="000864C4"/>
    <w:rsid w:val="000870F2"/>
    <w:rsid w:val="000872DA"/>
    <w:rsid w:val="00087898"/>
    <w:rsid w:val="0009043B"/>
    <w:rsid w:val="0009127C"/>
    <w:rsid w:val="00091FC0"/>
    <w:rsid w:val="000920E2"/>
    <w:rsid w:val="00092217"/>
    <w:rsid w:val="00092D9F"/>
    <w:rsid w:val="000945A3"/>
    <w:rsid w:val="000945FF"/>
    <w:rsid w:val="00094C9F"/>
    <w:rsid w:val="00094EC8"/>
    <w:rsid w:val="000966CC"/>
    <w:rsid w:val="000967B4"/>
    <w:rsid w:val="00096841"/>
    <w:rsid w:val="00096B71"/>
    <w:rsid w:val="000A206D"/>
    <w:rsid w:val="000A2630"/>
    <w:rsid w:val="000A2D50"/>
    <w:rsid w:val="000A2F1D"/>
    <w:rsid w:val="000A3D4C"/>
    <w:rsid w:val="000A4236"/>
    <w:rsid w:val="000A54D7"/>
    <w:rsid w:val="000A5635"/>
    <w:rsid w:val="000A6E25"/>
    <w:rsid w:val="000A7212"/>
    <w:rsid w:val="000A743F"/>
    <w:rsid w:val="000B1450"/>
    <w:rsid w:val="000B2C3A"/>
    <w:rsid w:val="000B2DF8"/>
    <w:rsid w:val="000B33BF"/>
    <w:rsid w:val="000B385A"/>
    <w:rsid w:val="000B3A78"/>
    <w:rsid w:val="000B446E"/>
    <w:rsid w:val="000B45AE"/>
    <w:rsid w:val="000B4E6E"/>
    <w:rsid w:val="000B7D3A"/>
    <w:rsid w:val="000C045E"/>
    <w:rsid w:val="000C0FD0"/>
    <w:rsid w:val="000C142A"/>
    <w:rsid w:val="000C1846"/>
    <w:rsid w:val="000C19D1"/>
    <w:rsid w:val="000C28BC"/>
    <w:rsid w:val="000C2A6B"/>
    <w:rsid w:val="000C2FEB"/>
    <w:rsid w:val="000C4D4D"/>
    <w:rsid w:val="000C7A18"/>
    <w:rsid w:val="000D00A5"/>
    <w:rsid w:val="000D0A74"/>
    <w:rsid w:val="000D0D5D"/>
    <w:rsid w:val="000D1709"/>
    <w:rsid w:val="000D287B"/>
    <w:rsid w:val="000D2B9C"/>
    <w:rsid w:val="000D2F48"/>
    <w:rsid w:val="000D3DBF"/>
    <w:rsid w:val="000D46C7"/>
    <w:rsid w:val="000D6171"/>
    <w:rsid w:val="000D66CC"/>
    <w:rsid w:val="000D6E01"/>
    <w:rsid w:val="000D7E2B"/>
    <w:rsid w:val="000E01A5"/>
    <w:rsid w:val="000E0461"/>
    <w:rsid w:val="000E20F9"/>
    <w:rsid w:val="000E260C"/>
    <w:rsid w:val="000E2F63"/>
    <w:rsid w:val="000E40C2"/>
    <w:rsid w:val="000E42A0"/>
    <w:rsid w:val="000E43EB"/>
    <w:rsid w:val="000E44B6"/>
    <w:rsid w:val="000E4597"/>
    <w:rsid w:val="000E505B"/>
    <w:rsid w:val="000E5330"/>
    <w:rsid w:val="000E55DB"/>
    <w:rsid w:val="000E6979"/>
    <w:rsid w:val="000E6A84"/>
    <w:rsid w:val="000E7C0B"/>
    <w:rsid w:val="000E7CB9"/>
    <w:rsid w:val="000F01AD"/>
    <w:rsid w:val="000F1061"/>
    <w:rsid w:val="000F1539"/>
    <w:rsid w:val="000F3957"/>
    <w:rsid w:val="000F3BB0"/>
    <w:rsid w:val="000F3BBA"/>
    <w:rsid w:val="000F3EA3"/>
    <w:rsid w:val="000F4019"/>
    <w:rsid w:val="000F4E99"/>
    <w:rsid w:val="000F65B1"/>
    <w:rsid w:val="000F6BF8"/>
    <w:rsid w:val="000F6D8B"/>
    <w:rsid w:val="000F6F8D"/>
    <w:rsid w:val="00100796"/>
    <w:rsid w:val="001017D5"/>
    <w:rsid w:val="00101880"/>
    <w:rsid w:val="00102605"/>
    <w:rsid w:val="00102767"/>
    <w:rsid w:val="00103D2A"/>
    <w:rsid w:val="001050B5"/>
    <w:rsid w:val="001052AB"/>
    <w:rsid w:val="00107619"/>
    <w:rsid w:val="001105F9"/>
    <w:rsid w:val="001108D5"/>
    <w:rsid w:val="0011164C"/>
    <w:rsid w:val="00111C7D"/>
    <w:rsid w:val="00111E3B"/>
    <w:rsid w:val="00112540"/>
    <w:rsid w:val="00112A1D"/>
    <w:rsid w:val="00112C2C"/>
    <w:rsid w:val="00113281"/>
    <w:rsid w:val="0011532A"/>
    <w:rsid w:val="00116D04"/>
    <w:rsid w:val="00117DC0"/>
    <w:rsid w:val="00121294"/>
    <w:rsid w:val="00121CB9"/>
    <w:rsid w:val="00122D50"/>
    <w:rsid w:val="00122E8E"/>
    <w:rsid w:val="00123366"/>
    <w:rsid w:val="00123ACF"/>
    <w:rsid w:val="00123DA5"/>
    <w:rsid w:val="00124000"/>
    <w:rsid w:val="00124B80"/>
    <w:rsid w:val="0012505E"/>
    <w:rsid w:val="00126E12"/>
    <w:rsid w:val="001303CF"/>
    <w:rsid w:val="00131530"/>
    <w:rsid w:val="00131BFD"/>
    <w:rsid w:val="00131F49"/>
    <w:rsid w:val="00132321"/>
    <w:rsid w:val="001325FF"/>
    <w:rsid w:val="0013288B"/>
    <w:rsid w:val="0013296D"/>
    <w:rsid w:val="00132A37"/>
    <w:rsid w:val="00132DAD"/>
    <w:rsid w:val="001331EF"/>
    <w:rsid w:val="0013388A"/>
    <w:rsid w:val="00134FC7"/>
    <w:rsid w:val="00135192"/>
    <w:rsid w:val="0013532A"/>
    <w:rsid w:val="00135916"/>
    <w:rsid w:val="00136C4B"/>
    <w:rsid w:val="00137593"/>
    <w:rsid w:val="00137945"/>
    <w:rsid w:val="0014076B"/>
    <w:rsid w:val="00140BD4"/>
    <w:rsid w:val="00141AB3"/>
    <w:rsid w:val="00143743"/>
    <w:rsid w:val="001447BC"/>
    <w:rsid w:val="00144BC9"/>
    <w:rsid w:val="0014507A"/>
    <w:rsid w:val="00146511"/>
    <w:rsid w:val="00146788"/>
    <w:rsid w:val="00146A45"/>
    <w:rsid w:val="00146A5C"/>
    <w:rsid w:val="00146AA4"/>
    <w:rsid w:val="0015009C"/>
    <w:rsid w:val="00150F97"/>
    <w:rsid w:val="0015100B"/>
    <w:rsid w:val="00152317"/>
    <w:rsid w:val="00152AA7"/>
    <w:rsid w:val="001539B5"/>
    <w:rsid w:val="00153EBF"/>
    <w:rsid w:val="00154FA1"/>
    <w:rsid w:val="001567D2"/>
    <w:rsid w:val="00156EFF"/>
    <w:rsid w:val="001608F9"/>
    <w:rsid w:val="001612A9"/>
    <w:rsid w:val="00161A78"/>
    <w:rsid w:val="00161C9F"/>
    <w:rsid w:val="001622F2"/>
    <w:rsid w:val="00162BE2"/>
    <w:rsid w:val="00164813"/>
    <w:rsid w:val="00164BEB"/>
    <w:rsid w:val="00165560"/>
    <w:rsid w:val="00165FE1"/>
    <w:rsid w:val="001663A8"/>
    <w:rsid w:val="001663BC"/>
    <w:rsid w:val="0016653A"/>
    <w:rsid w:val="00166EF9"/>
    <w:rsid w:val="00170306"/>
    <w:rsid w:val="001711BA"/>
    <w:rsid w:val="0017278D"/>
    <w:rsid w:val="001727C7"/>
    <w:rsid w:val="00173702"/>
    <w:rsid w:val="001737FA"/>
    <w:rsid w:val="00173CC1"/>
    <w:rsid w:val="00173F9B"/>
    <w:rsid w:val="00174BEA"/>
    <w:rsid w:val="00174E24"/>
    <w:rsid w:val="001750ED"/>
    <w:rsid w:val="00175C1E"/>
    <w:rsid w:val="0017692C"/>
    <w:rsid w:val="00176C28"/>
    <w:rsid w:val="00177701"/>
    <w:rsid w:val="001818F3"/>
    <w:rsid w:val="00183AFD"/>
    <w:rsid w:val="00183BEC"/>
    <w:rsid w:val="00183EBA"/>
    <w:rsid w:val="00185738"/>
    <w:rsid w:val="00186A7E"/>
    <w:rsid w:val="00186C75"/>
    <w:rsid w:val="001876A3"/>
    <w:rsid w:val="001908F8"/>
    <w:rsid w:val="00191D17"/>
    <w:rsid w:val="00191FDF"/>
    <w:rsid w:val="001942C2"/>
    <w:rsid w:val="00194AE1"/>
    <w:rsid w:val="00194CF4"/>
    <w:rsid w:val="00195153"/>
    <w:rsid w:val="0019612B"/>
    <w:rsid w:val="001967ED"/>
    <w:rsid w:val="001977D2"/>
    <w:rsid w:val="001A07E7"/>
    <w:rsid w:val="001A07F8"/>
    <w:rsid w:val="001A09E4"/>
    <w:rsid w:val="001A0E27"/>
    <w:rsid w:val="001A2175"/>
    <w:rsid w:val="001A2293"/>
    <w:rsid w:val="001A2981"/>
    <w:rsid w:val="001A2DBC"/>
    <w:rsid w:val="001A2E43"/>
    <w:rsid w:val="001A30E7"/>
    <w:rsid w:val="001A32B1"/>
    <w:rsid w:val="001A363E"/>
    <w:rsid w:val="001A3696"/>
    <w:rsid w:val="001A3D73"/>
    <w:rsid w:val="001A3D7B"/>
    <w:rsid w:val="001A486A"/>
    <w:rsid w:val="001A4D24"/>
    <w:rsid w:val="001A4E1E"/>
    <w:rsid w:val="001A6345"/>
    <w:rsid w:val="001B081C"/>
    <w:rsid w:val="001B09DA"/>
    <w:rsid w:val="001B14B9"/>
    <w:rsid w:val="001B2BB7"/>
    <w:rsid w:val="001B3E19"/>
    <w:rsid w:val="001B5300"/>
    <w:rsid w:val="001B5724"/>
    <w:rsid w:val="001B62B8"/>
    <w:rsid w:val="001B6DA1"/>
    <w:rsid w:val="001B6FB6"/>
    <w:rsid w:val="001B7187"/>
    <w:rsid w:val="001B79BF"/>
    <w:rsid w:val="001B7D63"/>
    <w:rsid w:val="001C01A2"/>
    <w:rsid w:val="001C1773"/>
    <w:rsid w:val="001C1E24"/>
    <w:rsid w:val="001C2E2B"/>
    <w:rsid w:val="001C446B"/>
    <w:rsid w:val="001C4FBF"/>
    <w:rsid w:val="001C50A1"/>
    <w:rsid w:val="001C6518"/>
    <w:rsid w:val="001C69B5"/>
    <w:rsid w:val="001C6F96"/>
    <w:rsid w:val="001C795A"/>
    <w:rsid w:val="001D0D9F"/>
    <w:rsid w:val="001D114D"/>
    <w:rsid w:val="001D1224"/>
    <w:rsid w:val="001D687F"/>
    <w:rsid w:val="001D6980"/>
    <w:rsid w:val="001D7B63"/>
    <w:rsid w:val="001E04F6"/>
    <w:rsid w:val="001E0E43"/>
    <w:rsid w:val="001E13C2"/>
    <w:rsid w:val="001E1510"/>
    <w:rsid w:val="001E17DC"/>
    <w:rsid w:val="001E1CE2"/>
    <w:rsid w:val="001E1D49"/>
    <w:rsid w:val="001E24CE"/>
    <w:rsid w:val="001E28AF"/>
    <w:rsid w:val="001E434A"/>
    <w:rsid w:val="001E58DD"/>
    <w:rsid w:val="001E5A9C"/>
    <w:rsid w:val="001E6574"/>
    <w:rsid w:val="001E73C6"/>
    <w:rsid w:val="001F07B5"/>
    <w:rsid w:val="001F0C3B"/>
    <w:rsid w:val="001F1631"/>
    <w:rsid w:val="001F1E64"/>
    <w:rsid w:val="001F226A"/>
    <w:rsid w:val="001F299F"/>
    <w:rsid w:val="001F3D2C"/>
    <w:rsid w:val="001F44A1"/>
    <w:rsid w:val="001F44B2"/>
    <w:rsid w:val="001F52A9"/>
    <w:rsid w:val="001F68C1"/>
    <w:rsid w:val="001F70D5"/>
    <w:rsid w:val="001F74D2"/>
    <w:rsid w:val="001F74DF"/>
    <w:rsid w:val="00200260"/>
    <w:rsid w:val="002004EE"/>
    <w:rsid w:val="002005C2"/>
    <w:rsid w:val="0020083A"/>
    <w:rsid w:val="00201914"/>
    <w:rsid w:val="00201BC3"/>
    <w:rsid w:val="00202867"/>
    <w:rsid w:val="00203D1B"/>
    <w:rsid w:val="00203E5A"/>
    <w:rsid w:val="00204119"/>
    <w:rsid w:val="002048F4"/>
    <w:rsid w:val="00204E73"/>
    <w:rsid w:val="00205068"/>
    <w:rsid w:val="00205590"/>
    <w:rsid w:val="00205F86"/>
    <w:rsid w:val="00206367"/>
    <w:rsid w:val="002069A0"/>
    <w:rsid w:val="0021012E"/>
    <w:rsid w:val="00210CDB"/>
    <w:rsid w:val="00210E0E"/>
    <w:rsid w:val="002111E1"/>
    <w:rsid w:val="0021129A"/>
    <w:rsid w:val="0021194A"/>
    <w:rsid w:val="00211EB7"/>
    <w:rsid w:val="00212022"/>
    <w:rsid w:val="00212B2F"/>
    <w:rsid w:val="00212C2D"/>
    <w:rsid w:val="00213B37"/>
    <w:rsid w:val="00214104"/>
    <w:rsid w:val="00214212"/>
    <w:rsid w:val="00214898"/>
    <w:rsid w:val="00214EDF"/>
    <w:rsid w:val="002159A9"/>
    <w:rsid w:val="00215A82"/>
    <w:rsid w:val="002166D6"/>
    <w:rsid w:val="002200DD"/>
    <w:rsid w:val="00220102"/>
    <w:rsid w:val="00220916"/>
    <w:rsid w:val="00220B3F"/>
    <w:rsid w:val="00221876"/>
    <w:rsid w:val="00221AC2"/>
    <w:rsid w:val="00223674"/>
    <w:rsid w:val="00225408"/>
    <w:rsid w:val="00225DAF"/>
    <w:rsid w:val="00226C93"/>
    <w:rsid w:val="0022711C"/>
    <w:rsid w:val="00230A41"/>
    <w:rsid w:val="00232C9A"/>
    <w:rsid w:val="00232D0F"/>
    <w:rsid w:val="00234410"/>
    <w:rsid w:val="0023519D"/>
    <w:rsid w:val="00235C8F"/>
    <w:rsid w:val="00235EEA"/>
    <w:rsid w:val="0023762B"/>
    <w:rsid w:val="00240D2D"/>
    <w:rsid w:val="0024159C"/>
    <w:rsid w:val="00241D07"/>
    <w:rsid w:val="00242062"/>
    <w:rsid w:val="002422A7"/>
    <w:rsid w:val="00242D1A"/>
    <w:rsid w:val="00243314"/>
    <w:rsid w:val="00243443"/>
    <w:rsid w:val="00243682"/>
    <w:rsid w:val="00243F98"/>
    <w:rsid w:val="002443CA"/>
    <w:rsid w:val="00244697"/>
    <w:rsid w:val="0024609A"/>
    <w:rsid w:val="00246C50"/>
    <w:rsid w:val="002515E4"/>
    <w:rsid w:val="002516AC"/>
    <w:rsid w:val="00252240"/>
    <w:rsid w:val="002522A9"/>
    <w:rsid w:val="00253BD1"/>
    <w:rsid w:val="00253FD1"/>
    <w:rsid w:val="002554B8"/>
    <w:rsid w:val="00255704"/>
    <w:rsid w:val="00255CC3"/>
    <w:rsid w:val="0025613C"/>
    <w:rsid w:val="00256D63"/>
    <w:rsid w:val="00257BE6"/>
    <w:rsid w:val="00260ACD"/>
    <w:rsid w:val="00260D95"/>
    <w:rsid w:val="00261473"/>
    <w:rsid w:val="00261549"/>
    <w:rsid w:val="00261C53"/>
    <w:rsid w:val="0026220B"/>
    <w:rsid w:val="002624AB"/>
    <w:rsid w:val="002626CC"/>
    <w:rsid w:val="0026281A"/>
    <w:rsid w:val="00263F1B"/>
    <w:rsid w:val="00265191"/>
    <w:rsid w:val="0026570D"/>
    <w:rsid w:val="00265C43"/>
    <w:rsid w:val="00266086"/>
    <w:rsid w:val="00266ADE"/>
    <w:rsid w:val="00270315"/>
    <w:rsid w:val="00270D4E"/>
    <w:rsid w:val="00271434"/>
    <w:rsid w:val="00271BAD"/>
    <w:rsid w:val="00271D8C"/>
    <w:rsid w:val="00272687"/>
    <w:rsid w:val="00272A9F"/>
    <w:rsid w:val="00272C93"/>
    <w:rsid w:val="00273518"/>
    <w:rsid w:val="00273F36"/>
    <w:rsid w:val="002741E1"/>
    <w:rsid w:val="002750D5"/>
    <w:rsid w:val="0027653D"/>
    <w:rsid w:val="00276AC7"/>
    <w:rsid w:val="002771E6"/>
    <w:rsid w:val="00277602"/>
    <w:rsid w:val="00277623"/>
    <w:rsid w:val="00277CB2"/>
    <w:rsid w:val="00281755"/>
    <w:rsid w:val="00281B95"/>
    <w:rsid w:val="00282731"/>
    <w:rsid w:val="0028294A"/>
    <w:rsid w:val="00282ECD"/>
    <w:rsid w:val="00283474"/>
    <w:rsid w:val="00284338"/>
    <w:rsid w:val="00284B9D"/>
    <w:rsid w:val="0028672B"/>
    <w:rsid w:val="00286A29"/>
    <w:rsid w:val="00286B6C"/>
    <w:rsid w:val="00290AF3"/>
    <w:rsid w:val="00290BD0"/>
    <w:rsid w:val="00290EB1"/>
    <w:rsid w:val="00291207"/>
    <w:rsid w:val="0029170D"/>
    <w:rsid w:val="0029382B"/>
    <w:rsid w:val="00294D88"/>
    <w:rsid w:val="00296301"/>
    <w:rsid w:val="00296D6E"/>
    <w:rsid w:val="0029767E"/>
    <w:rsid w:val="002A0297"/>
    <w:rsid w:val="002A13AE"/>
    <w:rsid w:val="002A1B43"/>
    <w:rsid w:val="002A30EB"/>
    <w:rsid w:val="002A4549"/>
    <w:rsid w:val="002A5095"/>
    <w:rsid w:val="002A5691"/>
    <w:rsid w:val="002A63B3"/>
    <w:rsid w:val="002A6E88"/>
    <w:rsid w:val="002A7093"/>
    <w:rsid w:val="002A729D"/>
    <w:rsid w:val="002A79AE"/>
    <w:rsid w:val="002B109E"/>
    <w:rsid w:val="002B226C"/>
    <w:rsid w:val="002B3007"/>
    <w:rsid w:val="002B345A"/>
    <w:rsid w:val="002B357B"/>
    <w:rsid w:val="002B3E2C"/>
    <w:rsid w:val="002B44C4"/>
    <w:rsid w:val="002B467C"/>
    <w:rsid w:val="002B4D37"/>
    <w:rsid w:val="002B5145"/>
    <w:rsid w:val="002B5DA6"/>
    <w:rsid w:val="002B6FD3"/>
    <w:rsid w:val="002B75AA"/>
    <w:rsid w:val="002C0C98"/>
    <w:rsid w:val="002C1B46"/>
    <w:rsid w:val="002C1D7B"/>
    <w:rsid w:val="002C225A"/>
    <w:rsid w:val="002C2390"/>
    <w:rsid w:val="002C29DF"/>
    <w:rsid w:val="002C2AB7"/>
    <w:rsid w:val="002C2B23"/>
    <w:rsid w:val="002C366E"/>
    <w:rsid w:val="002C50AC"/>
    <w:rsid w:val="002C54F7"/>
    <w:rsid w:val="002C5CD8"/>
    <w:rsid w:val="002C6810"/>
    <w:rsid w:val="002C7617"/>
    <w:rsid w:val="002D0AF1"/>
    <w:rsid w:val="002D11BF"/>
    <w:rsid w:val="002D123E"/>
    <w:rsid w:val="002D168A"/>
    <w:rsid w:val="002D1B28"/>
    <w:rsid w:val="002D267E"/>
    <w:rsid w:val="002D26F7"/>
    <w:rsid w:val="002D2900"/>
    <w:rsid w:val="002D35E7"/>
    <w:rsid w:val="002D365B"/>
    <w:rsid w:val="002D3C05"/>
    <w:rsid w:val="002D44F8"/>
    <w:rsid w:val="002D47AF"/>
    <w:rsid w:val="002D4B71"/>
    <w:rsid w:val="002D5F4F"/>
    <w:rsid w:val="002D6EE0"/>
    <w:rsid w:val="002D7D7C"/>
    <w:rsid w:val="002D7FEA"/>
    <w:rsid w:val="002E094D"/>
    <w:rsid w:val="002E0A14"/>
    <w:rsid w:val="002E1741"/>
    <w:rsid w:val="002E1B41"/>
    <w:rsid w:val="002E1C40"/>
    <w:rsid w:val="002E1D3E"/>
    <w:rsid w:val="002E2497"/>
    <w:rsid w:val="002E2786"/>
    <w:rsid w:val="002E3B9F"/>
    <w:rsid w:val="002E5C12"/>
    <w:rsid w:val="002E6428"/>
    <w:rsid w:val="002E677A"/>
    <w:rsid w:val="002E7C0B"/>
    <w:rsid w:val="002E7E10"/>
    <w:rsid w:val="002F0626"/>
    <w:rsid w:val="002F0E73"/>
    <w:rsid w:val="002F1A0C"/>
    <w:rsid w:val="002F2161"/>
    <w:rsid w:val="002F21BE"/>
    <w:rsid w:val="002F331F"/>
    <w:rsid w:val="002F41D9"/>
    <w:rsid w:val="002F42D4"/>
    <w:rsid w:val="002F4364"/>
    <w:rsid w:val="002F4B3C"/>
    <w:rsid w:val="002F56BD"/>
    <w:rsid w:val="002F5EE0"/>
    <w:rsid w:val="002F6A34"/>
    <w:rsid w:val="002F6AC7"/>
    <w:rsid w:val="002F76DD"/>
    <w:rsid w:val="002F7BAF"/>
    <w:rsid w:val="0030002F"/>
    <w:rsid w:val="00300861"/>
    <w:rsid w:val="00300D12"/>
    <w:rsid w:val="00301817"/>
    <w:rsid w:val="0030330C"/>
    <w:rsid w:val="003038EB"/>
    <w:rsid w:val="00303D50"/>
    <w:rsid w:val="0030443D"/>
    <w:rsid w:val="00305A66"/>
    <w:rsid w:val="003061B5"/>
    <w:rsid w:val="0030674F"/>
    <w:rsid w:val="0030678B"/>
    <w:rsid w:val="00306FA6"/>
    <w:rsid w:val="0030709B"/>
    <w:rsid w:val="00307903"/>
    <w:rsid w:val="0031038F"/>
    <w:rsid w:val="00310658"/>
    <w:rsid w:val="00311A78"/>
    <w:rsid w:val="00311B5E"/>
    <w:rsid w:val="00312298"/>
    <w:rsid w:val="00313260"/>
    <w:rsid w:val="003137B0"/>
    <w:rsid w:val="003145CA"/>
    <w:rsid w:val="0031600E"/>
    <w:rsid w:val="003172C6"/>
    <w:rsid w:val="00321104"/>
    <w:rsid w:val="003220EA"/>
    <w:rsid w:val="00322151"/>
    <w:rsid w:val="003237F1"/>
    <w:rsid w:val="00323BCA"/>
    <w:rsid w:val="003245A7"/>
    <w:rsid w:val="0032544E"/>
    <w:rsid w:val="00325BD9"/>
    <w:rsid w:val="003262CB"/>
    <w:rsid w:val="003269EE"/>
    <w:rsid w:val="00327450"/>
    <w:rsid w:val="0032796F"/>
    <w:rsid w:val="00327D17"/>
    <w:rsid w:val="00330206"/>
    <w:rsid w:val="00330A5E"/>
    <w:rsid w:val="00330E43"/>
    <w:rsid w:val="00331965"/>
    <w:rsid w:val="0033247C"/>
    <w:rsid w:val="003327BF"/>
    <w:rsid w:val="00332D59"/>
    <w:rsid w:val="0033356F"/>
    <w:rsid w:val="0033398D"/>
    <w:rsid w:val="00333DA3"/>
    <w:rsid w:val="00333DBA"/>
    <w:rsid w:val="00334831"/>
    <w:rsid w:val="00334E2D"/>
    <w:rsid w:val="0033551A"/>
    <w:rsid w:val="0033560B"/>
    <w:rsid w:val="0033585D"/>
    <w:rsid w:val="003362DF"/>
    <w:rsid w:val="00340487"/>
    <w:rsid w:val="003415C7"/>
    <w:rsid w:val="00342402"/>
    <w:rsid w:val="003425A5"/>
    <w:rsid w:val="003433A2"/>
    <w:rsid w:val="00345047"/>
    <w:rsid w:val="00345B5B"/>
    <w:rsid w:val="00345EA7"/>
    <w:rsid w:val="0034666B"/>
    <w:rsid w:val="00347229"/>
    <w:rsid w:val="0034783F"/>
    <w:rsid w:val="003500F9"/>
    <w:rsid w:val="003504FC"/>
    <w:rsid w:val="00351A9E"/>
    <w:rsid w:val="00351F68"/>
    <w:rsid w:val="00353221"/>
    <w:rsid w:val="0035440D"/>
    <w:rsid w:val="003544BB"/>
    <w:rsid w:val="00355AF6"/>
    <w:rsid w:val="00355C30"/>
    <w:rsid w:val="0035657F"/>
    <w:rsid w:val="003566B2"/>
    <w:rsid w:val="00356BBB"/>
    <w:rsid w:val="00356E22"/>
    <w:rsid w:val="00360187"/>
    <w:rsid w:val="003604F4"/>
    <w:rsid w:val="003626B2"/>
    <w:rsid w:val="003633D4"/>
    <w:rsid w:val="003639C3"/>
    <w:rsid w:val="003646A1"/>
    <w:rsid w:val="00364C9F"/>
    <w:rsid w:val="00365199"/>
    <w:rsid w:val="00365DAE"/>
    <w:rsid w:val="00365EF6"/>
    <w:rsid w:val="003672E9"/>
    <w:rsid w:val="00370C98"/>
    <w:rsid w:val="00370D42"/>
    <w:rsid w:val="00371132"/>
    <w:rsid w:val="00371663"/>
    <w:rsid w:val="00372005"/>
    <w:rsid w:val="00372A03"/>
    <w:rsid w:val="003736CA"/>
    <w:rsid w:val="00373A9B"/>
    <w:rsid w:val="00374459"/>
    <w:rsid w:val="00374826"/>
    <w:rsid w:val="00375874"/>
    <w:rsid w:val="00375AB6"/>
    <w:rsid w:val="003762BF"/>
    <w:rsid w:val="0037689D"/>
    <w:rsid w:val="00376E37"/>
    <w:rsid w:val="0037717B"/>
    <w:rsid w:val="00377E83"/>
    <w:rsid w:val="00377FBB"/>
    <w:rsid w:val="0038052D"/>
    <w:rsid w:val="0038087D"/>
    <w:rsid w:val="00381F29"/>
    <w:rsid w:val="00382119"/>
    <w:rsid w:val="00383014"/>
    <w:rsid w:val="00383938"/>
    <w:rsid w:val="00384BDD"/>
    <w:rsid w:val="003863AF"/>
    <w:rsid w:val="00386D42"/>
    <w:rsid w:val="00386DE8"/>
    <w:rsid w:val="00387737"/>
    <w:rsid w:val="00387866"/>
    <w:rsid w:val="00390CAC"/>
    <w:rsid w:val="003916C6"/>
    <w:rsid w:val="003918F5"/>
    <w:rsid w:val="00391C07"/>
    <w:rsid w:val="003927A4"/>
    <w:rsid w:val="003928F0"/>
    <w:rsid w:val="00392D40"/>
    <w:rsid w:val="0039411D"/>
    <w:rsid w:val="003950F8"/>
    <w:rsid w:val="00396123"/>
    <w:rsid w:val="003962B4"/>
    <w:rsid w:val="0039646C"/>
    <w:rsid w:val="00397B23"/>
    <w:rsid w:val="003A0AD6"/>
    <w:rsid w:val="003A10DE"/>
    <w:rsid w:val="003A151F"/>
    <w:rsid w:val="003A1C92"/>
    <w:rsid w:val="003A2CEE"/>
    <w:rsid w:val="003A2F43"/>
    <w:rsid w:val="003A3465"/>
    <w:rsid w:val="003A493E"/>
    <w:rsid w:val="003A496A"/>
    <w:rsid w:val="003A4E65"/>
    <w:rsid w:val="003A5523"/>
    <w:rsid w:val="003A5532"/>
    <w:rsid w:val="003A60B6"/>
    <w:rsid w:val="003A62E4"/>
    <w:rsid w:val="003A7318"/>
    <w:rsid w:val="003A74C0"/>
    <w:rsid w:val="003B04D5"/>
    <w:rsid w:val="003B0B84"/>
    <w:rsid w:val="003B1C6A"/>
    <w:rsid w:val="003B28E5"/>
    <w:rsid w:val="003B2BFA"/>
    <w:rsid w:val="003B3999"/>
    <w:rsid w:val="003B4CC8"/>
    <w:rsid w:val="003B4FB3"/>
    <w:rsid w:val="003B5609"/>
    <w:rsid w:val="003B59AD"/>
    <w:rsid w:val="003B5A1A"/>
    <w:rsid w:val="003B5B49"/>
    <w:rsid w:val="003B5B4C"/>
    <w:rsid w:val="003B6943"/>
    <w:rsid w:val="003B6A21"/>
    <w:rsid w:val="003B6AFD"/>
    <w:rsid w:val="003B6BC0"/>
    <w:rsid w:val="003B7DF5"/>
    <w:rsid w:val="003C19BF"/>
    <w:rsid w:val="003C2460"/>
    <w:rsid w:val="003C24CF"/>
    <w:rsid w:val="003C2557"/>
    <w:rsid w:val="003C347B"/>
    <w:rsid w:val="003C3643"/>
    <w:rsid w:val="003C3943"/>
    <w:rsid w:val="003C3B2A"/>
    <w:rsid w:val="003C478E"/>
    <w:rsid w:val="003C4821"/>
    <w:rsid w:val="003C4959"/>
    <w:rsid w:val="003C5BAC"/>
    <w:rsid w:val="003C6426"/>
    <w:rsid w:val="003C699C"/>
    <w:rsid w:val="003C741C"/>
    <w:rsid w:val="003C75B8"/>
    <w:rsid w:val="003C7CF4"/>
    <w:rsid w:val="003D06B3"/>
    <w:rsid w:val="003D243B"/>
    <w:rsid w:val="003D5198"/>
    <w:rsid w:val="003D71FC"/>
    <w:rsid w:val="003D74C1"/>
    <w:rsid w:val="003E03B2"/>
    <w:rsid w:val="003E16E4"/>
    <w:rsid w:val="003E1EAC"/>
    <w:rsid w:val="003E2084"/>
    <w:rsid w:val="003E3990"/>
    <w:rsid w:val="003E3C8F"/>
    <w:rsid w:val="003E4184"/>
    <w:rsid w:val="003E59B8"/>
    <w:rsid w:val="003E5A65"/>
    <w:rsid w:val="003E66B5"/>
    <w:rsid w:val="003E6F1F"/>
    <w:rsid w:val="003E71EC"/>
    <w:rsid w:val="003F00BF"/>
    <w:rsid w:val="003F0FD6"/>
    <w:rsid w:val="003F129D"/>
    <w:rsid w:val="003F1DE9"/>
    <w:rsid w:val="003F2067"/>
    <w:rsid w:val="003F224E"/>
    <w:rsid w:val="003F34A1"/>
    <w:rsid w:val="003F3800"/>
    <w:rsid w:val="003F4BA5"/>
    <w:rsid w:val="003F4F44"/>
    <w:rsid w:val="003F53DD"/>
    <w:rsid w:val="003F5D7F"/>
    <w:rsid w:val="003F5ED0"/>
    <w:rsid w:val="003F628F"/>
    <w:rsid w:val="00400629"/>
    <w:rsid w:val="004013B9"/>
    <w:rsid w:val="0040165E"/>
    <w:rsid w:val="00402A3B"/>
    <w:rsid w:val="00403498"/>
    <w:rsid w:val="004037A7"/>
    <w:rsid w:val="004041A3"/>
    <w:rsid w:val="00405D77"/>
    <w:rsid w:val="004061B9"/>
    <w:rsid w:val="00406435"/>
    <w:rsid w:val="00411264"/>
    <w:rsid w:val="00411605"/>
    <w:rsid w:val="00411713"/>
    <w:rsid w:val="00411D1E"/>
    <w:rsid w:val="00411EBA"/>
    <w:rsid w:val="0041212B"/>
    <w:rsid w:val="004126A7"/>
    <w:rsid w:val="004135D8"/>
    <w:rsid w:val="004143F3"/>
    <w:rsid w:val="0041557E"/>
    <w:rsid w:val="00417C57"/>
    <w:rsid w:val="00420D55"/>
    <w:rsid w:val="00421365"/>
    <w:rsid w:val="004218F0"/>
    <w:rsid w:val="00421A7D"/>
    <w:rsid w:val="00422208"/>
    <w:rsid w:val="0042247C"/>
    <w:rsid w:val="00422796"/>
    <w:rsid w:val="00423E0C"/>
    <w:rsid w:val="00424438"/>
    <w:rsid w:val="0042458C"/>
    <w:rsid w:val="00424CB3"/>
    <w:rsid w:val="00424FEA"/>
    <w:rsid w:val="00425258"/>
    <w:rsid w:val="00430A7C"/>
    <w:rsid w:val="004325CC"/>
    <w:rsid w:val="00433A3A"/>
    <w:rsid w:val="004340DB"/>
    <w:rsid w:val="0043430A"/>
    <w:rsid w:val="004343B9"/>
    <w:rsid w:val="0043568C"/>
    <w:rsid w:val="004368BF"/>
    <w:rsid w:val="00440189"/>
    <w:rsid w:val="00440B3D"/>
    <w:rsid w:val="00440CFD"/>
    <w:rsid w:val="00444D49"/>
    <w:rsid w:val="00446709"/>
    <w:rsid w:val="0044671B"/>
    <w:rsid w:val="004469B0"/>
    <w:rsid w:val="00446CC4"/>
    <w:rsid w:val="00447189"/>
    <w:rsid w:val="004471AB"/>
    <w:rsid w:val="00450122"/>
    <w:rsid w:val="0045155E"/>
    <w:rsid w:val="0045246C"/>
    <w:rsid w:val="00452558"/>
    <w:rsid w:val="004528C7"/>
    <w:rsid w:val="00454771"/>
    <w:rsid w:val="004548C7"/>
    <w:rsid w:val="0045493B"/>
    <w:rsid w:val="004551E2"/>
    <w:rsid w:val="00455741"/>
    <w:rsid w:val="004562B5"/>
    <w:rsid w:val="0045694C"/>
    <w:rsid w:val="00456D13"/>
    <w:rsid w:val="00456DD8"/>
    <w:rsid w:val="00461903"/>
    <w:rsid w:val="00461E1B"/>
    <w:rsid w:val="00462254"/>
    <w:rsid w:val="004622EC"/>
    <w:rsid w:val="00463255"/>
    <w:rsid w:val="004635BA"/>
    <w:rsid w:val="00464127"/>
    <w:rsid w:val="004645D3"/>
    <w:rsid w:val="00464DF3"/>
    <w:rsid w:val="004667CB"/>
    <w:rsid w:val="00467882"/>
    <w:rsid w:val="00467A09"/>
    <w:rsid w:val="00470F9E"/>
    <w:rsid w:val="00470FB3"/>
    <w:rsid w:val="00471561"/>
    <w:rsid w:val="00471A50"/>
    <w:rsid w:val="00471C5A"/>
    <w:rsid w:val="00472150"/>
    <w:rsid w:val="004727C8"/>
    <w:rsid w:val="004730FA"/>
    <w:rsid w:val="00473D47"/>
    <w:rsid w:val="0047406E"/>
    <w:rsid w:val="00474FD4"/>
    <w:rsid w:val="00475024"/>
    <w:rsid w:val="00475CA6"/>
    <w:rsid w:val="00476236"/>
    <w:rsid w:val="004764AA"/>
    <w:rsid w:val="00477207"/>
    <w:rsid w:val="00477326"/>
    <w:rsid w:val="004800AC"/>
    <w:rsid w:val="00481F80"/>
    <w:rsid w:val="00482DB6"/>
    <w:rsid w:val="00483216"/>
    <w:rsid w:val="00483853"/>
    <w:rsid w:val="0048416C"/>
    <w:rsid w:val="00484648"/>
    <w:rsid w:val="00484781"/>
    <w:rsid w:val="00484E83"/>
    <w:rsid w:val="004860FF"/>
    <w:rsid w:val="004867F2"/>
    <w:rsid w:val="00486874"/>
    <w:rsid w:val="00487846"/>
    <w:rsid w:val="004878B4"/>
    <w:rsid w:val="00487AC5"/>
    <w:rsid w:val="00490A14"/>
    <w:rsid w:val="00490D79"/>
    <w:rsid w:val="00490DA6"/>
    <w:rsid w:val="00491CD9"/>
    <w:rsid w:val="00492638"/>
    <w:rsid w:val="00495051"/>
    <w:rsid w:val="00495A6B"/>
    <w:rsid w:val="004968E1"/>
    <w:rsid w:val="00497CE6"/>
    <w:rsid w:val="004A0E3A"/>
    <w:rsid w:val="004A0F78"/>
    <w:rsid w:val="004A1459"/>
    <w:rsid w:val="004A2140"/>
    <w:rsid w:val="004A23A6"/>
    <w:rsid w:val="004A3BFA"/>
    <w:rsid w:val="004A5FE3"/>
    <w:rsid w:val="004A65BB"/>
    <w:rsid w:val="004A69A2"/>
    <w:rsid w:val="004A69BD"/>
    <w:rsid w:val="004A75BA"/>
    <w:rsid w:val="004A765D"/>
    <w:rsid w:val="004B05EA"/>
    <w:rsid w:val="004B0872"/>
    <w:rsid w:val="004B0D8A"/>
    <w:rsid w:val="004B11C0"/>
    <w:rsid w:val="004B12F5"/>
    <w:rsid w:val="004B1339"/>
    <w:rsid w:val="004B2709"/>
    <w:rsid w:val="004B42C4"/>
    <w:rsid w:val="004B4641"/>
    <w:rsid w:val="004B5030"/>
    <w:rsid w:val="004B6F68"/>
    <w:rsid w:val="004B735B"/>
    <w:rsid w:val="004B78E6"/>
    <w:rsid w:val="004B7E33"/>
    <w:rsid w:val="004C1630"/>
    <w:rsid w:val="004C2267"/>
    <w:rsid w:val="004C2D75"/>
    <w:rsid w:val="004C7018"/>
    <w:rsid w:val="004C7AEB"/>
    <w:rsid w:val="004D05AF"/>
    <w:rsid w:val="004D130D"/>
    <w:rsid w:val="004D1310"/>
    <w:rsid w:val="004D3FFB"/>
    <w:rsid w:val="004D42AD"/>
    <w:rsid w:val="004D5D31"/>
    <w:rsid w:val="004D7AA0"/>
    <w:rsid w:val="004E0855"/>
    <w:rsid w:val="004E2705"/>
    <w:rsid w:val="004E2D76"/>
    <w:rsid w:val="004E40C4"/>
    <w:rsid w:val="004E4202"/>
    <w:rsid w:val="004E4327"/>
    <w:rsid w:val="004E46B0"/>
    <w:rsid w:val="004E486E"/>
    <w:rsid w:val="004E48AA"/>
    <w:rsid w:val="004E4B4D"/>
    <w:rsid w:val="004E5C3F"/>
    <w:rsid w:val="004E5CCF"/>
    <w:rsid w:val="004E633D"/>
    <w:rsid w:val="004E6391"/>
    <w:rsid w:val="004E6BAD"/>
    <w:rsid w:val="004F0DCD"/>
    <w:rsid w:val="004F0F2A"/>
    <w:rsid w:val="004F2A24"/>
    <w:rsid w:val="004F364B"/>
    <w:rsid w:val="004F3A60"/>
    <w:rsid w:val="004F3E80"/>
    <w:rsid w:val="004F5ABB"/>
    <w:rsid w:val="004F68B4"/>
    <w:rsid w:val="004F6F9E"/>
    <w:rsid w:val="004F7020"/>
    <w:rsid w:val="004F7120"/>
    <w:rsid w:val="004F7CF2"/>
    <w:rsid w:val="004F7D5A"/>
    <w:rsid w:val="004F7FE8"/>
    <w:rsid w:val="00500366"/>
    <w:rsid w:val="0050071F"/>
    <w:rsid w:val="005008D4"/>
    <w:rsid w:val="00501028"/>
    <w:rsid w:val="0050344E"/>
    <w:rsid w:val="00503970"/>
    <w:rsid w:val="00503DBB"/>
    <w:rsid w:val="00503E98"/>
    <w:rsid w:val="00504AE5"/>
    <w:rsid w:val="00504FE7"/>
    <w:rsid w:val="00505112"/>
    <w:rsid w:val="0050519E"/>
    <w:rsid w:val="00505968"/>
    <w:rsid w:val="00505B6D"/>
    <w:rsid w:val="00505C84"/>
    <w:rsid w:val="00506000"/>
    <w:rsid w:val="00510D1E"/>
    <w:rsid w:val="00511A35"/>
    <w:rsid w:val="00513B43"/>
    <w:rsid w:val="00513BD8"/>
    <w:rsid w:val="00514C6F"/>
    <w:rsid w:val="0051606E"/>
    <w:rsid w:val="005165A4"/>
    <w:rsid w:val="005167ED"/>
    <w:rsid w:val="0051697B"/>
    <w:rsid w:val="005174DE"/>
    <w:rsid w:val="00517FF8"/>
    <w:rsid w:val="00520006"/>
    <w:rsid w:val="00521296"/>
    <w:rsid w:val="00522288"/>
    <w:rsid w:val="0052287A"/>
    <w:rsid w:val="005242FB"/>
    <w:rsid w:val="0052465F"/>
    <w:rsid w:val="0052494B"/>
    <w:rsid w:val="00525741"/>
    <w:rsid w:val="00526130"/>
    <w:rsid w:val="00526160"/>
    <w:rsid w:val="00526B0B"/>
    <w:rsid w:val="00526F9D"/>
    <w:rsid w:val="00530053"/>
    <w:rsid w:val="0053011A"/>
    <w:rsid w:val="00530EED"/>
    <w:rsid w:val="00531344"/>
    <w:rsid w:val="00531364"/>
    <w:rsid w:val="00531469"/>
    <w:rsid w:val="005324A4"/>
    <w:rsid w:val="005335B7"/>
    <w:rsid w:val="00533B04"/>
    <w:rsid w:val="00533B50"/>
    <w:rsid w:val="0053500C"/>
    <w:rsid w:val="005353FD"/>
    <w:rsid w:val="00535807"/>
    <w:rsid w:val="00535858"/>
    <w:rsid w:val="00536049"/>
    <w:rsid w:val="00536345"/>
    <w:rsid w:val="00536439"/>
    <w:rsid w:val="00536A60"/>
    <w:rsid w:val="00537839"/>
    <w:rsid w:val="0054055C"/>
    <w:rsid w:val="00540E36"/>
    <w:rsid w:val="00541BFC"/>
    <w:rsid w:val="005422BE"/>
    <w:rsid w:val="0054261E"/>
    <w:rsid w:val="005426C7"/>
    <w:rsid w:val="005429C2"/>
    <w:rsid w:val="00542C9F"/>
    <w:rsid w:val="00543FA3"/>
    <w:rsid w:val="005448FC"/>
    <w:rsid w:val="00545606"/>
    <w:rsid w:val="00545B5A"/>
    <w:rsid w:val="005467BF"/>
    <w:rsid w:val="0054737F"/>
    <w:rsid w:val="00550513"/>
    <w:rsid w:val="00551146"/>
    <w:rsid w:val="00552EE5"/>
    <w:rsid w:val="00553994"/>
    <w:rsid w:val="00554264"/>
    <w:rsid w:val="0055508B"/>
    <w:rsid w:val="00557C93"/>
    <w:rsid w:val="00557F04"/>
    <w:rsid w:val="005608EB"/>
    <w:rsid w:val="00561081"/>
    <w:rsid w:val="00561BEE"/>
    <w:rsid w:val="00562164"/>
    <w:rsid w:val="005627EA"/>
    <w:rsid w:val="00562906"/>
    <w:rsid w:val="00564448"/>
    <w:rsid w:val="0056507E"/>
    <w:rsid w:val="00565618"/>
    <w:rsid w:val="0056638C"/>
    <w:rsid w:val="005663A7"/>
    <w:rsid w:val="0056642D"/>
    <w:rsid w:val="00570640"/>
    <w:rsid w:val="00570808"/>
    <w:rsid w:val="0057195E"/>
    <w:rsid w:val="00573205"/>
    <w:rsid w:val="00574079"/>
    <w:rsid w:val="0057470F"/>
    <w:rsid w:val="00574790"/>
    <w:rsid w:val="005751AF"/>
    <w:rsid w:val="00575CDF"/>
    <w:rsid w:val="0057610A"/>
    <w:rsid w:val="005766C5"/>
    <w:rsid w:val="00576844"/>
    <w:rsid w:val="00576EC2"/>
    <w:rsid w:val="0057740E"/>
    <w:rsid w:val="005774FB"/>
    <w:rsid w:val="00577E7E"/>
    <w:rsid w:val="0058026A"/>
    <w:rsid w:val="00580C7E"/>
    <w:rsid w:val="00580EDC"/>
    <w:rsid w:val="005812E6"/>
    <w:rsid w:val="00582B4C"/>
    <w:rsid w:val="00582F26"/>
    <w:rsid w:val="00583629"/>
    <w:rsid w:val="005841CC"/>
    <w:rsid w:val="005851D7"/>
    <w:rsid w:val="0058534B"/>
    <w:rsid w:val="00586B19"/>
    <w:rsid w:val="005878E1"/>
    <w:rsid w:val="005907F0"/>
    <w:rsid w:val="00590A5B"/>
    <w:rsid w:val="00590BBD"/>
    <w:rsid w:val="00590FBA"/>
    <w:rsid w:val="005910F8"/>
    <w:rsid w:val="005939C2"/>
    <w:rsid w:val="005940F0"/>
    <w:rsid w:val="005943A1"/>
    <w:rsid w:val="00594F61"/>
    <w:rsid w:val="005969F1"/>
    <w:rsid w:val="0059717F"/>
    <w:rsid w:val="0059773B"/>
    <w:rsid w:val="0059789B"/>
    <w:rsid w:val="005A074F"/>
    <w:rsid w:val="005A0C05"/>
    <w:rsid w:val="005A0F87"/>
    <w:rsid w:val="005A12FC"/>
    <w:rsid w:val="005A1401"/>
    <w:rsid w:val="005A26E6"/>
    <w:rsid w:val="005A2B03"/>
    <w:rsid w:val="005A495C"/>
    <w:rsid w:val="005A5C91"/>
    <w:rsid w:val="005A6A53"/>
    <w:rsid w:val="005A7544"/>
    <w:rsid w:val="005A7575"/>
    <w:rsid w:val="005B05B7"/>
    <w:rsid w:val="005B0DB4"/>
    <w:rsid w:val="005B0FED"/>
    <w:rsid w:val="005B18E8"/>
    <w:rsid w:val="005B2816"/>
    <w:rsid w:val="005B32DA"/>
    <w:rsid w:val="005B33FE"/>
    <w:rsid w:val="005B4337"/>
    <w:rsid w:val="005B50D5"/>
    <w:rsid w:val="005B556D"/>
    <w:rsid w:val="005B6635"/>
    <w:rsid w:val="005B7F41"/>
    <w:rsid w:val="005C145C"/>
    <w:rsid w:val="005C217A"/>
    <w:rsid w:val="005C2249"/>
    <w:rsid w:val="005C28AC"/>
    <w:rsid w:val="005C442C"/>
    <w:rsid w:val="005C45DA"/>
    <w:rsid w:val="005C4967"/>
    <w:rsid w:val="005C51CE"/>
    <w:rsid w:val="005C5B28"/>
    <w:rsid w:val="005C6636"/>
    <w:rsid w:val="005C6CE0"/>
    <w:rsid w:val="005C7FE7"/>
    <w:rsid w:val="005D085F"/>
    <w:rsid w:val="005D0961"/>
    <w:rsid w:val="005D0DC8"/>
    <w:rsid w:val="005D0FD5"/>
    <w:rsid w:val="005D2825"/>
    <w:rsid w:val="005D3494"/>
    <w:rsid w:val="005D34BB"/>
    <w:rsid w:val="005D363E"/>
    <w:rsid w:val="005D380C"/>
    <w:rsid w:val="005D398B"/>
    <w:rsid w:val="005D47F5"/>
    <w:rsid w:val="005D48D1"/>
    <w:rsid w:val="005D4F6A"/>
    <w:rsid w:val="005D5B5E"/>
    <w:rsid w:val="005D5BDA"/>
    <w:rsid w:val="005D5CF4"/>
    <w:rsid w:val="005D61B0"/>
    <w:rsid w:val="005D6364"/>
    <w:rsid w:val="005E08D0"/>
    <w:rsid w:val="005E1238"/>
    <w:rsid w:val="005E1507"/>
    <w:rsid w:val="005E1C78"/>
    <w:rsid w:val="005E2EF3"/>
    <w:rsid w:val="005E3464"/>
    <w:rsid w:val="005E3A08"/>
    <w:rsid w:val="005E4D69"/>
    <w:rsid w:val="005E4DCC"/>
    <w:rsid w:val="005E4E06"/>
    <w:rsid w:val="005E6A68"/>
    <w:rsid w:val="005E706D"/>
    <w:rsid w:val="005E7829"/>
    <w:rsid w:val="005E7854"/>
    <w:rsid w:val="005E7DE9"/>
    <w:rsid w:val="005F1E42"/>
    <w:rsid w:val="005F418B"/>
    <w:rsid w:val="005F4AD9"/>
    <w:rsid w:val="005F56D2"/>
    <w:rsid w:val="005F5BB4"/>
    <w:rsid w:val="005F6379"/>
    <w:rsid w:val="005F65DF"/>
    <w:rsid w:val="005F6F32"/>
    <w:rsid w:val="005F6FB4"/>
    <w:rsid w:val="00600BA1"/>
    <w:rsid w:val="00601671"/>
    <w:rsid w:val="006018E4"/>
    <w:rsid w:val="00601B38"/>
    <w:rsid w:val="006036D2"/>
    <w:rsid w:val="00603A1D"/>
    <w:rsid w:val="00604A84"/>
    <w:rsid w:val="00604D24"/>
    <w:rsid w:val="0060579E"/>
    <w:rsid w:val="00605DC5"/>
    <w:rsid w:val="00606A96"/>
    <w:rsid w:val="00607169"/>
    <w:rsid w:val="00607AEB"/>
    <w:rsid w:val="00607D5B"/>
    <w:rsid w:val="00607FFA"/>
    <w:rsid w:val="0061046C"/>
    <w:rsid w:val="006107C3"/>
    <w:rsid w:val="00610C22"/>
    <w:rsid w:val="00611461"/>
    <w:rsid w:val="006115E8"/>
    <w:rsid w:val="006121B0"/>
    <w:rsid w:val="00613EA5"/>
    <w:rsid w:val="0061409B"/>
    <w:rsid w:val="00614E1B"/>
    <w:rsid w:val="006161C8"/>
    <w:rsid w:val="00617E9F"/>
    <w:rsid w:val="006219D1"/>
    <w:rsid w:val="00622447"/>
    <w:rsid w:val="006239CD"/>
    <w:rsid w:val="00623A18"/>
    <w:rsid w:val="00623FBC"/>
    <w:rsid w:val="00624958"/>
    <w:rsid w:val="006249CC"/>
    <w:rsid w:val="00624A79"/>
    <w:rsid w:val="00624E31"/>
    <w:rsid w:val="006266AE"/>
    <w:rsid w:val="00626BF7"/>
    <w:rsid w:val="00626EC9"/>
    <w:rsid w:val="00626FA1"/>
    <w:rsid w:val="00626FDB"/>
    <w:rsid w:val="00627149"/>
    <w:rsid w:val="00627700"/>
    <w:rsid w:val="00627796"/>
    <w:rsid w:val="00627E92"/>
    <w:rsid w:val="006306A3"/>
    <w:rsid w:val="006306AA"/>
    <w:rsid w:val="0063073E"/>
    <w:rsid w:val="006316EE"/>
    <w:rsid w:val="00631FDA"/>
    <w:rsid w:val="00632473"/>
    <w:rsid w:val="0063269E"/>
    <w:rsid w:val="00632E6E"/>
    <w:rsid w:val="00633C9B"/>
    <w:rsid w:val="006344C3"/>
    <w:rsid w:val="00634A59"/>
    <w:rsid w:val="00636B3F"/>
    <w:rsid w:val="006372D1"/>
    <w:rsid w:val="006377AA"/>
    <w:rsid w:val="00640EC8"/>
    <w:rsid w:val="006418AC"/>
    <w:rsid w:val="00641963"/>
    <w:rsid w:val="00642B29"/>
    <w:rsid w:val="00642B81"/>
    <w:rsid w:val="00643075"/>
    <w:rsid w:val="0064390F"/>
    <w:rsid w:val="0064391A"/>
    <w:rsid w:val="006439C1"/>
    <w:rsid w:val="006441D3"/>
    <w:rsid w:val="00645D13"/>
    <w:rsid w:val="00645FC0"/>
    <w:rsid w:val="0064695D"/>
    <w:rsid w:val="00646F03"/>
    <w:rsid w:val="006478BE"/>
    <w:rsid w:val="00647CAC"/>
    <w:rsid w:val="00650AF6"/>
    <w:rsid w:val="006515CA"/>
    <w:rsid w:val="006523CD"/>
    <w:rsid w:val="00652DFC"/>
    <w:rsid w:val="006537D1"/>
    <w:rsid w:val="006545BA"/>
    <w:rsid w:val="00654B98"/>
    <w:rsid w:val="00655290"/>
    <w:rsid w:val="00655C4E"/>
    <w:rsid w:val="00656498"/>
    <w:rsid w:val="00656864"/>
    <w:rsid w:val="00656B6B"/>
    <w:rsid w:val="00656BAE"/>
    <w:rsid w:val="0065796B"/>
    <w:rsid w:val="00657FDA"/>
    <w:rsid w:val="00660AC9"/>
    <w:rsid w:val="006621FD"/>
    <w:rsid w:val="00662723"/>
    <w:rsid w:val="00664BFC"/>
    <w:rsid w:val="00665CF3"/>
    <w:rsid w:val="0066748F"/>
    <w:rsid w:val="006677F3"/>
    <w:rsid w:val="00667A1C"/>
    <w:rsid w:val="00670DF8"/>
    <w:rsid w:val="00671354"/>
    <w:rsid w:val="00671537"/>
    <w:rsid w:val="00671A10"/>
    <w:rsid w:val="00671D7D"/>
    <w:rsid w:val="00672C0B"/>
    <w:rsid w:val="0067326F"/>
    <w:rsid w:val="0067430A"/>
    <w:rsid w:val="00674B8B"/>
    <w:rsid w:val="006751BD"/>
    <w:rsid w:val="00675221"/>
    <w:rsid w:val="00676B59"/>
    <w:rsid w:val="006801B6"/>
    <w:rsid w:val="0068053A"/>
    <w:rsid w:val="0068075F"/>
    <w:rsid w:val="00680CB3"/>
    <w:rsid w:val="00680D2D"/>
    <w:rsid w:val="00681269"/>
    <w:rsid w:val="00681928"/>
    <w:rsid w:val="00682267"/>
    <w:rsid w:val="00682618"/>
    <w:rsid w:val="00683580"/>
    <w:rsid w:val="00683A40"/>
    <w:rsid w:val="00684AD5"/>
    <w:rsid w:val="00685C88"/>
    <w:rsid w:val="0068679A"/>
    <w:rsid w:val="00686820"/>
    <w:rsid w:val="0068737B"/>
    <w:rsid w:val="0069077B"/>
    <w:rsid w:val="00690BF4"/>
    <w:rsid w:val="00691AE2"/>
    <w:rsid w:val="0069211F"/>
    <w:rsid w:val="00692957"/>
    <w:rsid w:val="00694ED9"/>
    <w:rsid w:val="00695B25"/>
    <w:rsid w:val="00695F1F"/>
    <w:rsid w:val="006963C7"/>
    <w:rsid w:val="006A08D0"/>
    <w:rsid w:val="006A0964"/>
    <w:rsid w:val="006A0DCD"/>
    <w:rsid w:val="006A1E88"/>
    <w:rsid w:val="006A2B77"/>
    <w:rsid w:val="006A4147"/>
    <w:rsid w:val="006A5CBE"/>
    <w:rsid w:val="006A641D"/>
    <w:rsid w:val="006A6866"/>
    <w:rsid w:val="006A6943"/>
    <w:rsid w:val="006A6BDD"/>
    <w:rsid w:val="006A705B"/>
    <w:rsid w:val="006B08DE"/>
    <w:rsid w:val="006B155D"/>
    <w:rsid w:val="006B1A79"/>
    <w:rsid w:val="006B1F02"/>
    <w:rsid w:val="006B24AE"/>
    <w:rsid w:val="006B2F4E"/>
    <w:rsid w:val="006B37B7"/>
    <w:rsid w:val="006B3F3D"/>
    <w:rsid w:val="006B54C8"/>
    <w:rsid w:val="006B5AA6"/>
    <w:rsid w:val="006B634F"/>
    <w:rsid w:val="006B677A"/>
    <w:rsid w:val="006B6D68"/>
    <w:rsid w:val="006C1C8B"/>
    <w:rsid w:val="006C1CFD"/>
    <w:rsid w:val="006C267C"/>
    <w:rsid w:val="006C3AD0"/>
    <w:rsid w:val="006C4330"/>
    <w:rsid w:val="006C45E9"/>
    <w:rsid w:val="006C4CFC"/>
    <w:rsid w:val="006C52B8"/>
    <w:rsid w:val="006C5C44"/>
    <w:rsid w:val="006C7A1E"/>
    <w:rsid w:val="006D0176"/>
    <w:rsid w:val="006D0B3D"/>
    <w:rsid w:val="006D0D03"/>
    <w:rsid w:val="006D218A"/>
    <w:rsid w:val="006D2779"/>
    <w:rsid w:val="006D3291"/>
    <w:rsid w:val="006D5044"/>
    <w:rsid w:val="006D68DB"/>
    <w:rsid w:val="006D692D"/>
    <w:rsid w:val="006D6AD0"/>
    <w:rsid w:val="006D7CBB"/>
    <w:rsid w:val="006D7FE9"/>
    <w:rsid w:val="006E01EA"/>
    <w:rsid w:val="006E023D"/>
    <w:rsid w:val="006E0AB7"/>
    <w:rsid w:val="006E1D0D"/>
    <w:rsid w:val="006E2050"/>
    <w:rsid w:val="006E4A77"/>
    <w:rsid w:val="006E4DC7"/>
    <w:rsid w:val="006E4F0B"/>
    <w:rsid w:val="006E5CEB"/>
    <w:rsid w:val="006E5E52"/>
    <w:rsid w:val="006E654A"/>
    <w:rsid w:val="006E68B6"/>
    <w:rsid w:val="006E6EAA"/>
    <w:rsid w:val="006E78A2"/>
    <w:rsid w:val="006E793A"/>
    <w:rsid w:val="006E7A4E"/>
    <w:rsid w:val="006F0598"/>
    <w:rsid w:val="006F05C8"/>
    <w:rsid w:val="006F0CEA"/>
    <w:rsid w:val="006F2AFB"/>
    <w:rsid w:val="006F3959"/>
    <w:rsid w:val="006F40B2"/>
    <w:rsid w:val="006F4110"/>
    <w:rsid w:val="006F461D"/>
    <w:rsid w:val="006F490B"/>
    <w:rsid w:val="006F49B0"/>
    <w:rsid w:val="006F4F75"/>
    <w:rsid w:val="006F5708"/>
    <w:rsid w:val="006F58EE"/>
    <w:rsid w:val="006F5D64"/>
    <w:rsid w:val="006F616E"/>
    <w:rsid w:val="006F6ADF"/>
    <w:rsid w:val="007002C1"/>
    <w:rsid w:val="007017D2"/>
    <w:rsid w:val="007020C4"/>
    <w:rsid w:val="00703FFF"/>
    <w:rsid w:val="007042B3"/>
    <w:rsid w:val="00704CE8"/>
    <w:rsid w:val="00704F3C"/>
    <w:rsid w:val="007058A5"/>
    <w:rsid w:val="007058DA"/>
    <w:rsid w:val="00705A0A"/>
    <w:rsid w:val="00705A2D"/>
    <w:rsid w:val="00706DDA"/>
    <w:rsid w:val="00707A72"/>
    <w:rsid w:val="00710134"/>
    <w:rsid w:val="00710690"/>
    <w:rsid w:val="007118E4"/>
    <w:rsid w:val="00712D22"/>
    <w:rsid w:val="00712F3A"/>
    <w:rsid w:val="00713906"/>
    <w:rsid w:val="00713C19"/>
    <w:rsid w:val="00715DC8"/>
    <w:rsid w:val="00716A94"/>
    <w:rsid w:val="00716CDF"/>
    <w:rsid w:val="0072004B"/>
    <w:rsid w:val="007205D1"/>
    <w:rsid w:val="00720F3C"/>
    <w:rsid w:val="00721DE1"/>
    <w:rsid w:val="0072249D"/>
    <w:rsid w:val="0072386D"/>
    <w:rsid w:val="00724279"/>
    <w:rsid w:val="007249E8"/>
    <w:rsid w:val="00726EB3"/>
    <w:rsid w:val="0072734F"/>
    <w:rsid w:val="00727507"/>
    <w:rsid w:val="00727B1D"/>
    <w:rsid w:val="007310D7"/>
    <w:rsid w:val="00731BD8"/>
    <w:rsid w:val="0073233D"/>
    <w:rsid w:val="007339EC"/>
    <w:rsid w:val="00733C38"/>
    <w:rsid w:val="00733F2B"/>
    <w:rsid w:val="007345FD"/>
    <w:rsid w:val="00735BC0"/>
    <w:rsid w:val="00736927"/>
    <w:rsid w:val="00736A05"/>
    <w:rsid w:val="0073736D"/>
    <w:rsid w:val="00737D56"/>
    <w:rsid w:val="00740803"/>
    <w:rsid w:val="007412EC"/>
    <w:rsid w:val="00741E1B"/>
    <w:rsid w:val="007422F4"/>
    <w:rsid w:val="007438F9"/>
    <w:rsid w:val="007442C8"/>
    <w:rsid w:val="007443D5"/>
    <w:rsid w:val="00745B91"/>
    <w:rsid w:val="00746455"/>
    <w:rsid w:val="007467C5"/>
    <w:rsid w:val="007475DA"/>
    <w:rsid w:val="007514A4"/>
    <w:rsid w:val="00751F2C"/>
    <w:rsid w:val="00752A24"/>
    <w:rsid w:val="00753520"/>
    <w:rsid w:val="00753ABC"/>
    <w:rsid w:val="007547B6"/>
    <w:rsid w:val="00754B3E"/>
    <w:rsid w:val="0075571A"/>
    <w:rsid w:val="00755898"/>
    <w:rsid w:val="00756D06"/>
    <w:rsid w:val="00760AFC"/>
    <w:rsid w:val="00761161"/>
    <w:rsid w:val="007617DF"/>
    <w:rsid w:val="00761A0B"/>
    <w:rsid w:val="007621B6"/>
    <w:rsid w:val="007629BB"/>
    <w:rsid w:val="00762D52"/>
    <w:rsid w:val="0076319F"/>
    <w:rsid w:val="00764625"/>
    <w:rsid w:val="00764ED7"/>
    <w:rsid w:val="00765637"/>
    <w:rsid w:val="007658C2"/>
    <w:rsid w:val="00765AE7"/>
    <w:rsid w:val="00765B24"/>
    <w:rsid w:val="00765CA2"/>
    <w:rsid w:val="00766311"/>
    <w:rsid w:val="00767234"/>
    <w:rsid w:val="00770244"/>
    <w:rsid w:val="0077165C"/>
    <w:rsid w:val="00771F38"/>
    <w:rsid w:val="007724A9"/>
    <w:rsid w:val="0077284F"/>
    <w:rsid w:val="00772D04"/>
    <w:rsid w:val="007732C4"/>
    <w:rsid w:val="00773820"/>
    <w:rsid w:val="0077399C"/>
    <w:rsid w:val="00773E10"/>
    <w:rsid w:val="00773E1A"/>
    <w:rsid w:val="00774300"/>
    <w:rsid w:val="0077515D"/>
    <w:rsid w:val="0077533B"/>
    <w:rsid w:val="007759A2"/>
    <w:rsid w:val="0077670E"/>
    <w:rsid w:val="00777930"/>
    <w:rsid w:val="00777B7F"/>
    <w:rsid w:val="007808D6"/>
    <w:rsid w:val="00780EA4"/>
    <w:rsid w:val="00781520"/>
    <w:rsid w:val="00782675"/>
    <w:rsid w:val="0078312C"/>
    <w:rsid w:val="0078330E"/>
    <w:rsid w:val="0078343C"/>
    <w:rsid w:val="00783865"/>
    <w:rsid w:val="00783E44"/>
    <w:rsid w:val="00787ACC"/>
    <w:rsid w:val="007906FD"/>
    <w:rsid w:val="00790D96"/>
    <w:rsid w:val="00791B10"/>
    <w:rsid w:val="00792F63"/>
    <w:rsid w:val="007934E3"/>
    <w:rsid w:val="00793E10"/>
    <w:rsid w:val="00793F51"/>
    <w:rsid w:val="00794374"/>
    <w:rsid w:val="007943E9"/>
    <w:rsid w:val="00794D99"/>
    <w:rsid w:val="007950EF"/>
    <w:rsid w:val="00795459"/>
    <w:rsid w:val="0079619B"/>
    <w:rsid w:val="00797E1A"/>
    <w:rsid w:val="007A1D30"/>
    <w:rsid w:val="007A20BC"/>
    <w:rsid w:val="007A2C6A"/>
    <w:rsid w:val="007A332C"/>
    <w:rsid w:val="007A3A6F"/>
    <w:rsid w:val="007A3C31"/>
    <w:rsid w:val="007A4009"/>
    <w:rsid w:val="007A44BA"/>
    <w:rsid w:val="007A456C"/>
    <w:rsid w:val="007A45E7"/>
    <w:rsid w:val="007A5016"/>
    <w:rsid w:val="007A59FE"/>
    <w:rsid w:val="007A6755"/>
    <w:rsid w:val="007B179A"/>
    <w:rsid w:val="007B2446"/>
    <w:rsid w:val="007B2598"/>
    <w:rsid w:val="007B3205"/>
    <w:rsid w:val="007B3989"/>
    <w:rsid w:val="007B3E33"/>
    <w:rsid w:val="007B3F29"/>
    <w:rsid w:val="007B452C"/>
    <w:rsid w:val="007B4649"/>
    <w:rsid w:val="007B4830"/>
    <w:rsid w:val="007B5925"/>
    <w:rsid w:val="007B5B87"/>
    <w:rsid w:val="007B6F85"/>
    <w:rsid w:val="007C060D"/>
    <w:rsid w:val="007C0DD0"/>
    <w:rsid w:val="007C215B"/>
    <w:rsid w:val="007C2796"/>
    <w:rsid w:val="007C362E"/>
    <w:rsid w:val="007C3BF4"/>
    <w:rsid w:val="007C3C73"/>
    <w:rsid w:val="007C417E"/>
    <w:rsid w:val="007C5230"/>
    <w:rsid w:val="007C5616"/>
    <w:rsid w:val="007C6501"/>
    <w:rsid w:val="007C6838"/>
    <w:rsid w:val="007C6AD2"/>
    <w:rsid w:val="007C790A"/>
    <w:rsid w:val="007D0949"/>
    <w:rsid w:val="007D0C58"/>
    <w:rsid w:val="007D107D"/>
    <w:rsid w:val="007D1668"/>
    <w:rsid w:val="007D184F"/>
    <w:rsid w:val="007D2CE3"/>
    <w:rsid w:val="007D2DF4"/>
    <w:rsid w:val="007D4528"/>
    <w:rsid w:val="007D4D9F"/>
    <w:rsid w:val="007D4EFF"/>
    <w:rsid w:val="007D4F9C"/>
    <w:rsid w:val="007D66CB"/>
    <w:rsid w:val="007D78A5"/>
    <w:rsid w:val="007D7AB1"/>
    <w:rsid w:val="007E0455"/>
    <w:rsid w:val="007E0798"/>
    <w:rsid w:val="007E0CB1"/>
    <w:rsid w:val="007E0D95"/>
    <w:rsid w:val="007E0EB6"/>
    <w:rsid w:val="007E1103"/>
    <w:rsid w:val="007E1D02"/>
    <w:rsid w:val="007E2462"/>
    <w:rsid w:val="007E28F0"/>
    <w:rsid w:val="007E2DBF"/>
    <w:rsid w:val="007E4C51"/>
    <w:rsid w:val="007E5999"/>
    <w:rsid w:val="007E5BDD"/>
    <w:rsid w:val="007E5CB5"/>
    <w:rsid w:val="007E7754"/>
    <w:rsid w:val="007F00F4"/>
    <w:rsid w:val="007F01C6"/>
    <w:rsid w:val="007F12A3"/>
    <w:rsid w:val="007F1DEA"/>
    <w:rsid w:val="007F1F90"/>
    <w:rsid w:val="007F441B"/>
    <w:rsid w:val="007F45E4"/>
    <w:rsid w:val="007F50AD"/>
    <w:rsid w:val="007F69E5"/>
    <w:rsid w:val="007F6A54"/>
    <w:rsid w:val="007F702F"/>
    <w:rsid w:val="007F712C"/>
    <w:rsid w:val="00800DFF"/>
    <w:rsid w:val="00801889"/>
    <w:rsid w:val="0080189A"/>
    <w:rsid w:val="00801ABE"/>
    <w:rsid w:val="0080206B"/>
    <w:rsid w:val="00803930"/>
    <w:rsid w:val="008039EF"/>
    <w:rsid w:val="00804F30"/>
    <w:rsid w:val="008066CF"/>
    <w:rsid w:val="008070D2"/>
    <w:rsid w:val="0080715B"/>
    <w:rsid w:val="0081014A"/>
    <w:rsid w:val="008102F5"/>
    <w:rsid w:val="0081044E"/>
    <w:rsid w:val="00810CE4"/>
    <w:rsid w:val="00811526"/>
    <w:rsid w:val="00812ACD"/>
    <w:rsid w:val="00813573"/>
    <w:rsid w:val="008139A4"/>
    <w:rsid w:val="008144E9"/>
    <w:rsid w:val="00815FD7"/>
    <w:rsid w:val="00816CD5"/>
    <w:rsid w:val="00817A53"/>
    <w:rsid w:val="00820113"/>
    <w:rsid w:val="008205FF"/>
    <w:rsid w:val="00821918"/>
    <w:rsid w:val="00823935"/>
    <w:rsid w:val="008253E6"/>
    <w:rsid w:val="0082681E"/>
    <w:rsid w:val="008313DF"/>
    <w:rsid w:val="008327BD"/>
    <w:rsid w:val="008334C0"/>
    <w:rsid w:val="0083369A"/>
    <w:rsid w:val="00834B10"/>
    <w:rsid w:val="00834DC3"/>
    <w:rsid w:val="0083639F"/>
    <w:rsid w:val="00836CD8"/>
    <w:rsid w:val="00837DAD"/>
    <w:rsid w:val="008424FE"/>
    <w:rsid w:val="00842EA3"/>
    <w:rsid w:val="00843170"/>
    <w:rsid w:val="00843C93"/>
    <w:rsid w:val="00843D89"/>
    <w:rsid w:val="0084428C"/>
    <w:rsid w:val="00844379"/>
    <w:rsid w:val="00844F64"/>
    <w:rsid w:val="008466F9"/>
    <w:rsid w:val="00846BB4"/>
    <w:rsid w:val="0084711D"/>
    <w:rsid w:val="00850760"/>
    <w:rsid w:val="00851E6B"/>
    <w:rsid w:val="00852966"/>
    <w:rsid w:val="00853CCA"/>
    <w:rsid w:val="0085525D"/>
    <w:rsid w:val="008565A3"/>
    <w:rsid w:val="008569C4"/>
    <w:rsid w:val="00856A35"/>
    <w:rsid w:val="008574C5"/>
    <w:rsid w:val="00857608"/>
    <w:rsid w:val="00857D38"/>
    <w:rsid w:val="00860864"/>
    <w:rsid w:val="00860A0B"/>
    <w:rsid w:val="00861080"/>
    <w:rsid w:val="00861305"/>
    <w:rsid w:val="00861563"/>
    <w:rsid w:val="00862147"/>
    <w:rsid w:val="00862FE4"/>
    <w:rsid w:val="00864F6D"/>
    <w:rsid w:val="00865019"/>
    <w:rsid w:val="008656E4"/>
    <w:rsid w:val="008673EC"/>
    <w:rsid w:val="00867D1A"/>
    <w:rsid w:val="00870219"/>
    <w:rsid w:val="008704A2"/>
    <w:rsid w:val="00870DCD"/>
    <w:rsid w:val="00870E59"/>
    <w:rsid w:val="00870E96"/>
    <w:rsid w:val="008713D6"/>
    <w:rsid w:val="008727B8"/>
    <w:rsid w:val="00875078"/>
    <w:rsid w:val="008761E5"/>
    <w:rsid w:val="00876422"/>
    <w:rsid w:val="00876615"/>
    <w:rsid w:val="00876FF6"/>
    <w:rsid w:val="00877D05"/>
    <w:rsid w:val="00880854"/>
    <w:rsid w:val="0088088C"/>
    <w:rsid w:val="0088137E"/>
    <w:rsid w:val="008816AE"/>
    <w:rsid w:val="0088257E"/>
    <w:rsid w:val="00882754"/>
    <w:rsid w:val="008834D2"/>
    <w:rsid w:val="00883B9C"/>
    <w:rsid w:val="008842C4"/>
    <w:rsid w:val="00885751"/>
    <w:rsid w:val="00885815"/>
    <w:rsid w:val="00885FD4"/>
    <w:rsid w:val="00886192"/>
    <w:rsid w:val="00887B96"/>
    <w:rsid w:val="00887C55"/>
    <w:rsid w:val="00887EB9"/>
    <w:rsid w:val="008924AC"/>
    <w:rsid w:val="00892BB6"/>
    <w:rsid w:val="00894A87"/>
    <w:rsid w:val="00896593"/>
    <w:rsid w:val="00896A5B"/>
    <w:rsid w:val="00897C6F"/>
    <w:rsid w:val="008A056E"/>
    <w:rsid w:val="008A095D"/>
    <w:rsid w:val="008A1913"/>
    <w:rsid w:val="008A2000"/>
    <w:rsid w:val="008A2300"/>
    <w:rsid w:val="008A27D9"/>
    <w:rsid w:val="008A4173"/>
    <w:rsid w:val="008A49BA"/>
    <w:rsid w:val="008A4E1F"/>
    <w:rsid w:val="008A4FAA"/>
    <w:rsid w:val="008A5EF5"/>
    <w:rsid w:val="008A5F26"/>
    <w:rsid w:val="008B016D"/>
    <w:rsid w:val="008B1644"/>
    <w:rsid w:val="008B19D4"/>
    <w:rsid w:val="008B1CA1"/>
    <w:rsid w:val="008B24EF"/>
    <w:rsid w:val="008B2782"/>
    <w:rsid w:val="008B3211"/>
    <w:rsid w:val="008B483D"/>
    <w:rsid w:val="008B50C5"/>
    <w:rsid w:val="008B7726"/>
    <w:rsid w:val="008C0FF0"/>
    <w:rsid w:val="008C19F9"/>
    <w:rsid w:val="008C2AA6"/>
    <w:rsid w:val="008C4860"/>
    <w:rsid w:val="008C5179"/>
    <w:rsid w:val="008C55C8"/>
    <w:rsid w:val="008C596B"/>
    <w:rsid w:val="008C5F80"/>
    <w:rsid w:val="008C7FA0"/>
    <w:rsid w:val="008C7FFB"/>
    <w:rsid w:val="008D0643"/>
    <w:rsid w:val="008D115A"/>
    <w:rsid w:val="008D1E1D"/>
    <w:rsid w:val="008D2C33"/>
    <w:rsid w:val="008D3E29"/>
    <w:rsid w:val="008D463E"/>
    <w:rsid w:val="008D51E9"/>
    <w:rsid w:val="008D5612"/>
    <w:rsid w:val="008D6B32"/>
    <w:rsid w:val="008D6F22"/>
    <w:rsid w:val="008D702E"/>
    <w:rsid w:val="008D776B"/>
    <w:rsid w:val="008E013F"/>
    <w:rsid w:val="008E1270"/>
    <w:rsid w:val="008E2D3D"/>
    <w:rsid w:val="008E5392"/>
    <w:rsid w:val="008E631F"/>
    <w:rsid w:val="008E6A80"/>
    <w:rsid w:val="008E6EA1"/>
    <w:rsid w:val="008E6ECA"/>
    <w:rsid w:val="008E7F4E"/>
    <w:rsid w:val="008F16EF"/>
    <w:rsid w:val="008F2223"/>
    <w:rsid w:val="008F2B5F"/>
    <w:rsid w:val="008F3CDD"/>
    <w:rsid w:val="008F3EEF"/>
    <w:rsid w:val="008F5126"/>
    <w:rsid w:val="008F5C0B"/>
    <w:rsid w:val="008F63E8"/>
    <w:rsid w:val="008F70DC"/>
    <w:rsid w:val="00901BCF"/>
    <w:rsid w:val="00902B01"/>
    <w:rsid w:val="00903387"/>
    <w:rsid w:val="00903752"/>
    <w:rsid w:val="0090469C"/>
    <w:rsid w:val="0090477C"/>
    <w:rsid w:val="009067B8"/>
    <w:rsid w:val="00906D23"/>
    <w:rsid w:val="00911981"/>
    <w:rsid w:val="00913830"/>
    <w:rsid w:val="009141CF"/>
    <w:rsid w:val="00914BF8"/>
    <w:rsid w:val="009154DC"/>
    <w:rsid w:val="009163A9"/>
    <w:rsid w:val="00917263"/>
    <w:rsid w:val="00917409"/>
    <w:rsid w:val="009176F0"/>
    <w:rsid w:val="009209B9"/>
    <w:rsid w:val="00922CEA"/>
    <w:rsid w:val="009232D7"/>
    <w:rsid w:val="00923980"/>
    <w:rsid w:val="00924EBE"/>
    <w:rsid w:val="00925C5C"/>
    <w:rsid w:val="00927023"/>
    <w:rsid w:val="009272AE"/>
    <w:rsid w:val="00927DE4"/>
    <w:rsid w:val="009326DF"/>
    <w:rsid w:val="00932C5A"/>
    <w:rsid w:val="00933350"/>
    <w:rsid w:val="00933E41"/>
    <w:rsid w:val="00933E4E"/>
    <w:rsid w:val="00934DA2"/>
    <w:rsid w:val="0093631C"/>
    <w:rsid w:val="009363E0"/>
    <w:rsid w:val="00936FD4"/>
    <w:rsid w:val="00937A24"/>
    <w:rsid w:val="00937ACA"/>
    <w:rsid w:val="00940186"/>
    <w:rsid w:val="00941298"/>
    <w:rsid w:val="009426AD"/>
    <w:rsid w:val="00942B26"/>
    <w:rsid w:val="00942D5F"/>
    <w:rsid w:val="0094309C"/>
    <w:rsid w:val="009432A3"/>
    <w:rsid w:val="00943344"/>
    <w:rsid w:val="009434A4"/>
    <w:rsid w:val="00945389"/>
    <w:rsid w:val="0094684A"/>
    <w:rsid w:val="00947553"/>
    <w:rsid w:val="009479A6"/>
    <w:rsid w:val="00947BFD"/>
    <w:rsid w:val="00950C6A"/>
    <w:rsid w:val="00952248"/>
    <w:rsid w:val="00952501"/>
    <w:rsid w:val="009535D3"/>
    <w:rsid w:val="00954260"/>
    <w:rsid w:val="00955A28"/>
    <w:rsid w:val="0095646A"/>
    <w:rsid w:val="00956ABF"/>
    <w:rsid w:val="00957654"/>
    <w:rsid w:val="0096161D"/>
    <w:rsid w:val="00961A8F"/>
    <w:rsid w:val="00962C44"/>
    <w:rsid w:val="00963DDA"/>
    <w:rsid w:val="0096472C"/>
    <w:rsid w:val="00964747"/>
    <w:rsid w:val="00964CB2"/>
    <w:rsid w:val="009650E2"/>
    <w:rsid w:val="00965A78"/>
    <w:rsid w:val="009662BB"/>
    <w:rsid w:val="00966300"/>
    <w:rsid w:val="00966DB9"/>
    <w:rsid w:val="00966DC4"/>
    <w:rsid w:val="00967D2D"/>
    <w:rsid w:val="009714AC"/>
    <w:rsid w:val="009727BA"/>
    <w:rsid w:val="009732D7"/>
    <w:rsid w:val="00973338"/>
    <w:rsid w:val="00973518"/>
    <w:rsid w:val="00974A6A"/>
    <w:rsid w:val="00976B9F"/>
    <w:rsid w:val="009771F0"/>
    <w:rsid w:val="009778DD"/>
    <w:rsid w:val="00977D7C"/>
    <w:rsid w:val="0098005A"/>
    <w:rsid w:val="0098024E"/>
    <w:rsid w:val="009802C4"/>
    <w:rsid w:val="009813EB"/>
    <w:rsid w:val="00983491"/>
    <w:rsid w:val="009839D3"/>
    <w:rsid w:val="00983D3D"/>
    <w:rsid w:val="00984221"/>
    <w:rsid w:val="00984588"/>
    <w:rsid w:val="00984A2E"/>
    <w:rsid w:val="00984B5E"/>
    <w:rsid w:val="009852B7"/>
    <w:rsid w:val="00985474"/>
    <w:rsid w:val="00987645"/>
    <w:rsid w:val="0098786E"/>
    <w:rsid w:val="0099150F"/>
    <w:rsid w:val="0099161C"/>
    <w:rsid w:val="00991873"/>
    <w:rsid w:val="0099211D"/>
    <w:rsid w:val="00993476"/>
    <w:rsid w:val="009943C2"/>
    <w:rsid w:val="009947A4"/>
    <w:rsid w:val="009951FE"/>
    <w:rsid w:val="009958E8"/>
    <w:rsid w:val="00996104"/>
    <w:rsid w:val="009965A6"/>
    <w:rsid w:val="00997DF3"/>
    <w:rsid w:val="009A11A8"/>
    <w:rsid w:val="009A14E4"/>
    <w:rsid w:val="009A1A01"/>
    <w:rsid w:val="009A221C"/>
    <w:rsid w:val="009A2C56"/>
    <w:rsid w:val="009A3277"/>
    <w:rsid w:val="009A4034"/>
    <w:rsid w:val="009A4824"/>
    <w:rsid w:val="009A4FF2"/>
    <w:rsid w:val="009A638F"/>
    <w:rsid w:val="009A69B4"/>
    <w:rsid w:val="009A7C64"/>
    <w:rsid w:val="009B0217"/>
    <w:rsid w:val="009B0A29"/>
    <w:rsid w:val="009B1C6F"/>
    <w:rsid w:val="009B1D4E"/>
    <w:rsid w:val="009B20F1"/>
    <w:rsid w:val="009B2341"/>
    <w:rsid w:val="009B2352"/>
    <w:rsid w:val="009B305F"/>
    <w:rsid w:val="009B43FB"/>
    <w:rsid w:val="009B5201"/>
    <w:rsid w:val="009B527E"/>
    <w:rsid w:val="009B7757"/>
    <w:rsid w:val="009B7AB2"/>
    <w:rsid w:val="009B7D3A"/>
    <w:rsid w:val="009C0E50"/>
    <w:rsid w:val="009C1151"/>
    <w:rsid w:val="009C1EA3"/>
    <w:rsid w:val="009C2237"/>
    <w:rsid w:val="009C2C44"/>
    <w:rsid w:val="009C3185"/>
    <w:rsid w:val="009C3F1B"/>
    <w:rsid w:val="009C4539"/>
    <w:rsid w:val="009C48B9"/>
    <w:rsid w:val="009C4A0D"/>
    <w:rsid w:val="009C621C"/>
    <w:rsid w:val="009C6BFD"/>
    <w:rsid w:val="009C6D8D"/>
    <w:rsid w:val="009C73FB"/>
    <w:rsid w:val="009C7F1C"/>
    <w:rsid w:val="009D0115"/>
    <w:rsid w:val="009D05CA"/>
    <w:rsid w:val="009D0758"/>
    <w:rsid w:val="009D1531"/>
    <w:rsid w:val="009D24E7"/>
    <w:rsid w:val="009D2A7E"/>
    <w:rsid w:val="009D2FE2"/>
    <w:rsid w:val="009D31EF"/>
    <w:rsid w:val="009D4543"/>
    <w:rsid w:val="009D4ECC"/>
    <w:rsid w:val="009D5325"/>
    <w:rsid w:val="009D62F6"/>
    <w:rsid w:val="009D736B"/>
    <w:rsid w:val="009E00B1"/>
    <w:rsid w:val="009E031E"/>
    <w:rsid w:val="009E09E6"/>
    <w:rsid w:val="009E25AD"/>
    <w:rsid w:val="009E37D8"/>
    <w:rsid w:val="009E3C4F"/>
    <w:rsid w:val="009E47A5"/>
    <w:rsid w:val="009E4979"/>
    <w:rsid w:val="009E4D34"/>
    <w:rsid w:val="009E5B4B"/>
    <w:rsid w:val="009E6032"/>
    <w:rsid w:val="009E66E1"/>
    <w:rsid w:val="009E705C"/>
    <w:rsid w:val="009F05B6"/>
    <w:rsid w:val="009F1769"/>
    <w:rsid w:val="009F278C"/>
    <w:rsid w:val="009F362E"/>
    <w:rsid w:val="009F49F7"/>
    <w:rsid w:val="009F4DA8"/>
    <w:rsid w:val="009F5726"/>
    <w:rsid w:val="009F66E8"/>
    <w:rsid w:val="009F6EE6"/>
    <w:rsid w:val="009F75BC"/>
    <w:rsid w:val="009F77AD"/>
    <w:rsid w:val="00A00329"/>
    <w:rsid w:val="00A0059B"/>
    <w:rsid w:val="00A01F47"/>
    <w:rsid w:val="00A03651"/>
    <w:rsid w:val="00A043B6"/>
    <w:rsid w:val="00A057C1"/>
    <w:rsid w:val="00A071D6"/>
    <w:rsid w:val="00A0761F"/>
    <w:rsid w:val="00A0784F"/>
    <w:rsid w:val="00A078D6"/>
    <w:rsid w:val="00A07B98"/>
    <w:rsid w:val="00A10CB0"/>
    <w:rsid w:val="00A110A9"/>
    <w:rsid w:val="00A11427"/>
    <w:rsid w:val="00A11BF7"/>
    <w:rsid w:val="00A14579"/>
    <w:rsid w:val="00A15D0B"/>
    <w:rsid w:val="00A16330"/>
    <w:rsid w:val="00A17754"/>
    <w:rsid w:val="00A204DA"/>
    <w:rsid w:val="00A20934"/>
    <w:rsid w:val="00A22136"/>
    <w:rsid w:val="00A22377"/>
    <w:rsid w:val="00A22954"/>
    <w:rsid w:val="00A229E3"/>
    <w:rsid w:val="00A237FD"/>
    <w:rsid w:val="00A23C52"/>
    <w:rsid w:val="00A24555"/>
    <w:rsid w:val="00A251D6"/>
    <w:rsid w:val="00A25839"/>
    <w:rsid w:val="00A2702F"/>
    <w:rsid w:val="00A274D9"/>
    <w:rsid w:val="00A307A4"/>
    <w:rsid w:val="00A317E3"/>
    <w:rsid w:val="00A31856"/>
    <w:rsid w:val="00A3247F"/>
    <w:rsid w:val="00A33483"/>
    <w:rsid w:val="00A34369"/>
    <w:rsid w:val="00A34C98"/>
    <w:rsid w:val="00A36596"/>
    <w:rsid w:val="00A36D8F"/>
    <w:rsid w:val="00A37402"/>
    <w:rsid w:val="00A3760E"/>
    <w:rsid w:val="00A40439"/>
    <w:rsid w:val="00A4095D"/>
    <w:rsid w:val="00A40D7F"/>
    <w:rsid w:val="00A413E2"/>
    <w:rsid w:val="00A425DF"/>
    <w:rsid w:val="00A428EB"/>
    <w:rsid w:val="00A45FB0"/>
    <w:rsid w:val="00A45FFD"/>
    <w:rsid w:val="00A46190"/>
    <w:rsid w:val="00A46FD8"/>
    <w:rsid w:val="00A47B5F"/>
    <w:rsid w:val="00A50A77"/>
    <w:rsid w:val="00A515BB"/>
    <w:rsid w:val="00A52331"/>
    <w:rsid w:val="00A527A2"/>
    <w:rsid w:val="00A52AF3"/>
    <w:rsid w:val="00A53D85"/>
    <w:rsid w:val="00A54407"/>
    <w:rsid w:val="00A5458B"/>
    <w:rsid w:val="00A54821"/>
    <w:rsid w:val="00A5551F"/>
    <w:rsid w:val="00A55FE2"/>
    <w:rsid w:val="00A56CA0"/>
    <w:rsid w:val="00A57ACF"/>
    <w:rsid w:val="00A62B28"/>
    <w:rsid w:val="00A62E2F"/>
    <w:rsid w:val="00A62E3E"/>
    <w:rsid w:val="00A640A5"/>
    <w:rsid w:val="00A645BB"/>
    <w:rsid w:val="00A655D7"/>
    <w:rsid w:val="00A65CCD"/>
    <w:rsid w:val="00A66556"/>
    <w:rsid w:val="00A66998"/>
    <w:rsid w:val="00A675EB"/>
    <w:rsid w:val="00A67739"/>
    <w:rsid w:val="00A7061C"/>
    <w:rsid w:val="00A70ED3"/>
    <w:rsid w:val="00A72449"/>
    <w:rsid w:val="00A72F37"/>
    <w:rsid w:val="00A73088"/>
    <w:rsid w:val="00A73E79"/>
    <w:rsid w:val="00A74102"/>
    <w:rsid w:val="00A742F5"/>
    <w:rsid w:val="00A74549"/>
    <w:rsid w:val="00A74E95"/>
    <w:rsid w:val="00A75191"/>
    <w:rsid w:val="00A763D8"/>
    <w:rsid w:val="00A76805"/>
    <w:rsid w:val="00A76B2F"/>
    <w:rsid w:val="00A8091B"/>
    <w:rsid w:val="00A812E9"/>
    <w:rsid w:val="00A821BC"/>
    <w:rsid w:val="00A8227F"/>
    <w:rsid w:val="00A829C7"/>
    <w:rsid w:val="00A832FC"/>
    <w:rsid w:val="00A8353F"/>
    <w:rsid w:val="00A83F8B"/>
    <w:rsid w:val="00A84438"/>
    <w:rsid w:val="00A847AF"/>
    <w:rsid w:val="00A85614"/>
    <w:rsid w:val="00A857CE"/>
    <w:rsid w:val="00A865E1"/>
    <w:rsid w:val="00A866E7"/>
    <w:rsid w:val="00A87445"/>
    <w:rsid w:val="00A87BE7"/>
    <w:rsid w:val="00A90CB4"/>
    <w:rsid w:val="00A91573"/>
    <w:rsid w:val="00A919F8"/>
    <w:rsid w:val="00A91B99"/>
    <w:rsid w:val="00A92196"/>
    <w:rsid w:val="00A92648"/>
    <w:rsid w:val="00A92AAA"/>
    <w:rsid w:val="00A92ACC"/>
    <w:rsid w:val="00A937B5"/>
    <w:rsid w:val="00A93C71"/>
    <w:rsid w:val="00A951DA"/>
    <w:rsid w:val="00A977DC"/>
    <w:rsid w:val="00A97C23"/>
    <w:rsid w:val="00A97C4C"/>
    <w:rsid w:val="00A97F7F"/>
    <w:rsid w:val="00AA0EFD"/>
    <w:rsid w:val="00AA190F"/>
    <w:rsid w:val="00AA2036"/>
    <w:rsid w:val="00AA21DB"/>
    <w:rsid w:val="00AA21F1"/>
    <w:rsid w:val="00AA2368"/>
    <w:rsid w:val="00AA2E9B"/>
    <w:rsid w:val="00AA31FF"/>
    <w:rsid w:val="00AA366D"/>
    <w:rsid w:val="00AA3AF4"/>
    <w:rsid w:val="00AA4656"/>
    <w:rsid w:val="00AA55E1"/>
    <w:rsid w:val="00AA564D"/>
    <w:rsid w:val="00AA64CE"/>
    <w:rsid w:val="00AA64D0"/>
    <w:rsid w:val="00AA6CFE"/>
    <w:rsid w:val="00AA6F17"/>
    <w:rsid w:val="00AA7F64"/>
    <w:rsid w:val="00AB07BC"/>
    <w:rsid w:val="00AB08B0"/>
    <w:rsid w:val="00AB0BCD"/>
    <w:rsid w:val="00AB16FE"/>
    <w:rsid w:val="00AB1D7F"/>
    <w:rsid w:val="00AB2E83"/>
    <w:rsid w:val="00AB34E9"/>
    <w:rsid w:val="00AB3A02"/>
    <w:rsid w:val="00AB4CAD"/>
    <w:rsid w:val="00AB7DC1"/>
    <w:rsid w:val="00AB7E4B"/>
    <w:rsid w:val="00AC0BF6"/>
    <w:rsid w:val="00AC229D"/>
    <w:rsid w:val="00AC4DD3"/>
    <w:rsid w:val="00AC65CB"/>
    <w:rsid w:val="00AC6B62"/>
    <w:rsid w:val="00AC6CB6"/>
    <w:rsid w:val="00AC6FAF"/>
    <w:rsid w:val="00AD0092"/>
    <w:rsid w:val="00AD15C6"/>
    <w:rsid w:val="00AD1A6A"/>
    <w:rsid w:val="00AD1CCE"/>
    <w:rsid w:val="00AD213E"/>
    <w:rsid w:val="00AD2DFE"/>
    <w:rsid w:val="00AD31A6"/>
    <w:rsid w:val="00AD5255"/>
    <w:rsid w:val="00AD5492"/>
    <w:rsid w:val="00AD56F6"/>
    <w:rsid w:val="00AD5EBA"/>
    <w:rsid w:val="00AD61EC"/>
    <w:rsid w:val="00AD6355"/>
    <w:rsid w:val="00AD6D68"/>
    <w:rsid w:val="00AD7B2C"/>
    <w:rsid w:val="00AD7D68"/>
    <w:rsid w:val="00AE17CE"/>
    <w:rsid w:val="00AE225A"/>
    <w:rsid w:val="00AE3FCA"/>
    <w:rsid w:val="00AE410C"/>
    <w:rsid w:val="00AE5B45"/>
    <w:rsid w:val="00AE5B5B"/>
    <w:rsid w:val="00AE5B69"/>
    <w:rsid w:val="00AE628D"/>
    <w:rsid w:val="00AE644E"/>
    <w:rsid w:val="00AE6652"/>
    <w:rsid w:val="00AE6788"/>
    <w:rsid w:val="00AE68B7"/>
    <w:rsid w:val="00AE6D9B"/>
    <w:rsid w:val="00AE73A9"/>
    <w:rsid w:val="00AE73D5"/>
    <w:rsid w:val="00AE7EF3"/>
    <w:rsid w:val="00AF0796"/>
    <w:rsid w:val="00AF091D"/>
    <w:rsid w:val="00AF12CF"/>
    <w:rsid w:val="00AF1618"/>
    <w:rsid w:val="00AF1CFF"/>
    <w:rsid w:val="00AF24E4"/>
    <w:rsid w:val="00AF2E40"/>
    <w:rsid w:val="00AF34F3"/>
    <w:rsid w:val="00AF3772"/>
    <w:rsid w:val="00AF460D"/>
    <w:rsid w:val="00AF4867"/>
    <w:rsid w:val="00AF67E7"/>
    <w:rsid w:val="00AF6C57"/>
    <w:rsid w:val="00AF7127"/>
    <w:rsid w:val="00B01521"/>
    <w:rsid w:val="00B02015"/>
    <w:rsid w:val="00B025BB"/>
    <w:rsid w:val="00B02D5E"/>
    <w:rsid w:val="00B03A98"/>
    <w:rsid w:val="00B0431F"/>
    <w:rsid w:val="00B054CF"/>
    <w:rsid w:val="00B05E8C"/>
    <w:rsid w:val="00B05F9A"/>
    <w:rsid w:val="00B069E1"/>
    <w:rsid w:val="00B0735C"/>
    <w:rsid w:val="00B10B6C"/>
    <w:rsid w:val="00B11017"/>
    <w:rsid w:val="00B11089"/>
    <w:rsid w:val="00B117B9"/>
    <w:rsid w:val="00B11C82"/>
    <w:rsid w:val="00B12B8A"/>
    <w:rsid w:val="00B12C94"/>
    <w:rsid w:val="00B12FC5"/>
    <w:rsid w:val="00B1339C"/>
    <w:rsid w:val="00B138AC"/>
    <w:rsid w:val="00B13D0D"/>
    <w:rsid w:val="00B14148"/>
    <w:rsid w:val="00B14CDB"/>
    <w:rsid w:val="00B15CBC"/>
    <w:rsid w:val="00B16B7E"/>
    <w:rsid w:val="00B16E0A"/>
    <w:rsid w:val="00B17F70"/>
    <w:rsid w:val="00B2008F"/>
    <w:rsid w:val="00B21204"/>
    <w:rsid w:val="00B2129D"/>
    <w:rsid w:val="00B21ABC"/>
    <w:rsid w:val="00B2284F"/>
    <w:rsid w:val="00B247F4"/>
    <w:rsid w:val="00B24864"/>
    <w:rsid w:val="00B24DB1"/>
    <w:rsid w:val="00B262E4"/>
    <w:rsid w:val="00B26C28"/>
    <w:rsid w:val="00B27986"/>
    <w:rsid w:val="00B27A86"/>
    <w:rsid w:val="00B27D6C"/>
    <w:rsid w:val="00B31233"/>
    <w:rsid w:val="00B3267C"/>
    <w:rsid w:val="00B329E4"/>
    <w:rsid w:val="00B34079"/>
    <w:rsid w:val="00B34528"/>
    <w:rsid w:val="00B3512C"/>
    <w:rsid w:val="00B36755"/>
    <w:rsid w:val="00B40012"/>
    <w:rsid w:val="00B408F7"/>
    <w:rsid w:val="00B41D7B"/>
    <w:rsid w:val="00B41DCE"/>
    <w:rsid w:val="00B41E50"/>
    <w:rsid w:val="00B426D1"/>
    <w:rsid w:val="00B42BE1"/>
    <w:rsid w:val="00B43835"/>
    <w:rsid w:val="00B438EF"/>
    <w:rsid w:val="00B443B9"/>
    <w:rsid w:val="00B45964"/>
    <w:rsid w:val="00B50C85"/>
    <w:rsid w:val="00B50EB8"/>
    <w:rsid w:val="00B510DB"/>
    <w:rsid w:val="00B51852"/>
    <w:rsid w:val="00B52631"/>
    <w:rsid w:val="00B530B5"/>
    <w:rsid w:val="00B53D3F"/>
    <w:rsid w:val="00B54245"/>
    <w:rsid w:val="00B54A20"/>
    <w:rsid w:val="00B54CFB"/>
    <w:rsid w:val="00B55028"/>
    <w:rsid w:val="00B55AEE"/>
    <w:rsid w:val="00B56A49"/>
    <w:rsid w:val="00B57059"/>
    <w:rsid w:val="00B57304"/>
    <w:rsid w:val="00B57840"/>
    <w:rsid w:val="00B609A5"/>
    <w:rsid w:val="00B616E4"/>
    <w:rsid w:val="00B61D50"/>
    <w:rsid w:val="00B61D95"/>
    <w:rsid w:val="00B6305D"/>
    <w:rsid w:val="00B639E4"/>
    <w:rsid w:val="00B655C4"/>
    <w:rsid w:val="00B65916"/>
    <w:rsid w:val="00B659F9"/>
    <w:rsid w:val="00B6601D"/>
    <w:rsid w:val="00B6633D"/>
    <w:rsid w:val="00B6691D"/>
    <w:rsid w:val="00B66F67"/>
    <w:rsid w:val="00B6774B"/>
    <w:rsid w:val="00B677FB"/>
    <w:rsid w:val="00B67E01"/>
    <w:rsid w:val="00B70167"/>
    <w:rsid w:val="00B7042A"/>
    <w:rsid w:val="00B7080D"/>
    <w:rsid w:val="00B70B56"/>
    <w:rsid w:val="00B7145D"/>
    <w:rsid w:val="00B7220D"/>
    <w:rsid w:val="00B72446"/>
    <w:rsid w:val="00B72471"/>
    <w:rsid w:val="00B72AD6"/>
    <w:rsid w:val="00B7355C"/>
    <w:rsid w:val="00B73727"/>
    <w:rsid w:val="00B73BDD"/>
    <w:rsid w:val="00B73F1C"/>
    <w:rsid w:val="00B73F56"/>
    <w:rsid w:val="00B74827"/>
    <w:rsid w:val="00B751B7"/>
    <w:rsid w:val="00B75421"/>
    <w:rsid w:val="00B76300"/>
    <w:rsid w:val="00B76748"/>
    <w:rsid w:val="00B77B87"/>
    <w:rsid w:val="00B80825"/>
    <w:rsid w:val="00B80D55"/>
    <w:rsid w:val="00B80EE8"/>
    <w:rsid w:val="00B81043"/>
    <w:rsid w:val="00B82BB3"/>
    <w:rsid w:val="00B82CD2"/>
    <w:rsid w:val="00B83969"/>
    <w:rsid w:val="00B83A52"/>
    <w:rsid w:val="00B845CE"/>
    <w:rsid w:val="00B84BAC"/>
    <w:rsid w:val="00B85215"/>
    <w:rsid w:val="00B866B4"/>
    <w:rsid w:val="00B86CEE"/>
    <w:rsid w:val="00B87335"/>
    <w:rsid w:val="00B873F0"/>
    <w:rsid w:val="00B87D82"/>
    <w:rsid w:val="00B92B68"/>
    <w:rsid w:val="00B9438E"/>
    <w:rsid w:val="00B9503A"/>
    <w:rsid w:val="00B95389"/>
    <w:rsid w:val="00B95A98"/>
    <w:rsid w:val="00B96378"/>
    <w:rsid w:val="00B96C1C"/>
    <w:rsid w:val="00B97BE4"/>
    <w:rsid w:val="00BA0E9C"/>
    <w:rsid w:val="00BA1222"/>
    <w:rsid w:val="00BA15A1"/>
    <w:rsid w:val="00BA18DB"/>
    <w:rsid w:val="00BA1973"/>
    <w:rsid w:val="00BA2524"/>
    <w:rsid w:val="00BA268F"/>
    <w:rsid w:val="00BA2D03"/>
    <w:rsid w:val="00BA3B1C"/>
    <w:rsid w:val="00BA3CF0"/>
    <w:rsid w:val="00BA3D70"/>
    <w:rsid w:val="00BA5093"/>
    <w:rsid w:val="00BA5939"/>
    <w:rsid w:val="00BA5CCC"/>
    <w:rsid w:val="00BA6B28"/>
    <w:rsid w:val="00BA7D90"/>
    <w:rsid w:val="00BB0294"/>
    <w:rsid w:val="00BB11ED"/>
    <w:rsid w:val="00BB1E6C"/>
    <w:rsid w:val="00BB3472"/>
    <w:rsid w:val="00BB356C"/>
    <w:rsid w:val="00BB391D"/>
    <w:rsid w:val="00BB3D59"/>
    <w:rsid w:val="00BB4BFD"/>
    <w:rsid w:val="00BB5491"/>
    <w:rsid w:val="00BB5D13"/>
    <w:rsid w:val="00BB6603"/>
    <w:rsid w:val="00BB6779"/>
    <w:rsid w:val="00BB6D7A"/>
    <w:rsid w:val="00BB707E"/>
    <w:rsid w:val="00BB75D7"/>
    <w:rsid w:val="00BB7CC5"/>
    <w:rsid w:val="00BC1F6F"/>
    <w:rsid w:val="00BC2086"/>
    <w:rsid w:val="00BC2B59"/>
    <w:rsid w:val="00BC3307"/>
    <w:rsid w:val="00BC46B9"/>
    <w:rsid w:val="00BC486B"/>
    <w:rsid w:val="00BC49CB"/>
    <w:rsid w:val="00BC536B"/>
    <w:rsid w:val="00BC576C"/>
    <w:rsid w:val="00BC5CD1"/>
    <w:rsid w:val="00BC7853"/>
    <w:rsid w:val="00BC7BEB"/>
    <w:rsid w:val="00BD0E5C"/>
    <w:rsid w:val="00BD179F"/>
    <w:rsid w:val="00BD1E11"/>
    <w:rsid w:val="00BD4F9B"/>
    <w:rsid w:val="00BD51CF"/>
    <w:rsid w:val="00BD5C2E"/>
    <w:rsid w:val="00BD69B9"/>
    <w:rsid w:val="00BD7026"/>
    <w:rsid w:val="00BD7D0B"/>
    <w:rsid w:val="00BE0EB0"/>
    <w:rsid w:val="00BE0EC6"/>
    <w:rsid w:val="00BE0EC7"/>
    <w:rsid w:val="00BE4060"/>
    <w:rsid w:val="00BE4D3A"/>
    <w:rsid w:val="00BE52F6"/>
    <w:rsid w:val="00BE559E"/>
    <w:rsid w:val="00BE56F6"/>
    <w:rsid w:val="00BE5D2A"/>
    <w:rsid w:val="00BE6051"/>
    <w:rsid w:val="00BE6D98"/>
    <w:rsid w:val="00BE73C6"/>
    <w:rsid w:val="00BF0121"/>
    <w:rsid w:val="00BF0875"/>
    <w:rsid w:val="00BF0CA5"/>
    <w:rsid w:val="00BF1953"/>
    <w:rsid w:val="00BF2830"/>
    <w:rsid w:val="00BF28E5"/>
    <w:rsid w:val="00BF322E"/>
    <w:rsid w:val="00BF3515"/>
    <w:rsid w:val="00BF358D"/>
    <w:rsid w:val="00BF4923"/>
    <w:rsid w:val="00BF4DD4"/>
    <w:rsid w:val="00BF576D"/>
    <w:rsid w:val="00BF5F3A"/>
    <w:rsid w:val="00BF607C"/>
    <w:rsid w:val="00BF7158"/>
    <w:rsid w:val="00BF7C8F"/>
    <w:rsid w:val="00BF7E55"/>
    <w:rsid w:val="00C000B0"/>
    <w:rsid w:val="00C01ED7"/>
    <w:rsid w:val="00C02200"/>
    <w:rsid w:val="00C0274E"/>
    <w:rsid w:val="00C02BB8"/>
    <w:rsid w:val="00C037EC"/>
    <w:rsid w:val="00C04962"/>
    <w:rsid w:val="00C05A3C"/>
    <w:rsid w:val="00C07D15"/>
    <w:rsid w:val="00C07DA3"/>
    <w:rsid w:val="00C110C9"/>
    <w:rsid w:val="00C11941"/>
    <w:rsid w:val="00C11B4F"/>
    <w:rsid w:val="00C12138"/>
    <w:rsid w:val="00C15D41"/>
    <w:rsid w:val="00C15F79"/>
    <w:rsid w:val="00C16891"/>
    <w:rsid w:val="00C1692C"/>
    <w:rsid w:val="00C16CA1"/>
    <w:rsid w:val="00C17536"/>
    <w:rsid w:val="00C201F6"/>
    <w:rsid w:val="00C206E2"/>
    <w:rsid w:val="00C20B27"/>
    <w:rsid w:val="00C20B88"/>
    <w:rsid w:val="00C20F8D"/>
    <w:rsid w:val="00C21C51"/>
    <w:rsid w:val="00C22D8A"/>
    <w:rsid w:val="00C24068"/>
    <w:rsid w:val="00C2472D"/>
    <w:rsid w:val="00C25BDC"/>
    <w:rsid w:val="00C25CFC"/>
    <w:rsid w:val="00C25FDF"/>
    <w:rsid w:val="00C26C5C"/>
    <w:rsid w:val="00C27A51"/>
    <w:rsid w:val="00C30266"/>
    <w:rsid w:val="00C30C5B"/>
    <w:rsid w:val="00C30E15"/>
    <w:rsid w:val="00C31C97"/>
    <w:rsid w:val="00C31CF8"/>
    <w:rsid w:val="00C32918"/>
    <w:rsid w:val="00C32930"/>
    <w:rsid w:val="00C3298A"/>
    <w:rsid w:val="00C33594"/>
    <w:rsid w:val="00C3396B"/>
    <w:rsid w:val="00C35404"/>
    <w:rsid w:val="00C35800"/>
    <w:rsid w:val="00C37BBB"/>
    <w:rsid w:val="00C4055A"/>
    <w:rsid w:val="00C40FC0"/>
    <w:rsid w:val="00C41C9F"/>
    <w:rsid w:val="00C41EBB"/>
    <w:rsid w:val="00C441D3"/>
    <w:rsid w:val="00C4521D"/>
    <w:rsid w:val="00C455C5"/>
    <w:rsid w:val="00C518F2"/>
    <w:rsid w:val="00C52FF2"/>
    <w:rsid w:val="00C53049"/>
    <w:rsid w:val="00C5360A"/>
    <w:rsid w:val="00C53F81"/>
    <w:rsid w:val="00C5460F"/>
    <w:rsid w:val="00C54EA2"/>
    <w:rsid w:val="00C55287"/>
    <w:rsid w:val="00C552E3"/>
    <w:rsid w:val="00C55E5A"/>
    <w:rsid w:val="00C60BB8"/>
    <w:rsid w:val="00C60F98"/>
    <w:rsid w:val="00C60FD3"/>
    <w:rsid w:val="00C612AB"/>
    <w:rsid w:val="00C6329F"/>
    <w:rsid w:val="00C6340E"/>
    <w:rsid w:val="00C635BF"/>
    <w:rsid w:val="00C636E2"/>
    <w:rsid w:val="00C63E66"/>
    <w:rsid w:val="00C64063"/>
    <w:rsid w:val="00C64AB8"/>
    <w:rsid w:val="00C64C83"/>
    <w:rsid w:val="00C66176"/>
    <w:rsid w:val="00C663A2"/>
    <w:rsid w:val="00C666DD"/>
    <w:rsid w:val="00C66A69"/>
    <w:rsid w:val="00C671E6"/>
    <w:rsid w:val="00C67BAA"/>
    <w:rsid w:val="00C71D47"/>
    <w:rsid w:val="00C73198"/>
    <w:rsid w:val="00C73296"/>
    <w:rsid w:val="00C7411D"/>
    <w:rsid w:val="00C74239"/>
    <w:rsid w:val="00C744A1"/>
    <w:rsid w:val="00C74B50"/>
    <w:rsid w:val="00C75568"/>
    <w:rsid w:val="00C75D54"/>
    <w:rsid w:val="00C75DC4"/>
    <w:rsid w:val="00C7628A"/>
    <w:rsid w:val="00C762BB"/>
    <w:rsid w:val="00C763F1"/>
    <w:rsid w:val="00C766ED"/>
    <w:rsid w:val="00C774D9"/>
    <w:rsid w:val="00C810D9"/>
    <w:rsid w:val="00C81A4C"/>
    <w:rsid w:val="00C82469"/>
    <w:rsid w:val="00C83DAF"/>
    <w:rsid w:val="00C83F79"/>
    <w:rsid w:val="00C84711"/>
    <w:rsid w:val="00C84FFE"/>
    <w:rsid w:val="00C85726"/>
    <w:rsid w:val="00C86346"/>
    <w:rsid w:val="00C9117E"/>
    <w:rsid w:val="00C9180E"/>
    <w:rsid w:val="00C91DAA"/>
    <w:rsid w:val="00C929F3"/>
    <w:rsid w:val="00C92D9B"/>
    <w:rsid w:val="00C930E5"/>
    <w:rsid w:val="00C933BA"/>
    <w:rsid w:val="00C93402"/>
    <w:rsid w:val="00C93B0F"/>
    <w:rsid w:val="00C93F38"/>
    <w:rsid w:val="00C9414D"/>
    <w:rsid w:val="00C941E8"/>
    <w:rsid w:val="00C942C8"/>
    <w:rsid w:val="00C9448D"/>
    <w:rsid w:val="00C94C97"/>
    <w:rsid w:val="00C95D16"/>
    <w:rsid w:val="00C96B26"/>
    <w:rsid w:val="00C97DF6"/>
    <w:rsid w:val="00CA0E7B"/>
    <w:rsid w:val="00CA28C2"/>
    <w:rsid w:val="00CA2A05"/>
    <w:rsid w:val="00CA4EC3"/>
    <w:rsid w:val="00CA5003"/>
    <w:rsid w:val="00CA50C4"/>
    <w:rsid w:val="00CA64E7"/>
    <w:rsid w:val="00CA6583"/>
    <w:rsid w:val="00CA67EA"/>
    <w:rsid w:val="00CA6CE1"/>
    <w:rsid w:val="00CB270B"/>
    <w:rsid w:val="00CB2A7B"/>
    <w:rsid w:val="00CB3B75"/>
    <w:rsid w:val="00CB5B16"/>
    <w:rsid w:val="00CB7479"/>
    <w:rsid w:val="00CC00B1"/>
    <w:rsid w:val="00CC06A5"/>
    <w:rsid w:val="00CC07ED"/>
    <w:rsid w:val="00CC0BBD"/>
    <w:rsid w:val="00CC2DB3"/>
    <w:rsid w:val="00CC5132"/>
    <w:rsid w:val="00CC547A"/>
    <w:rsid w:val="00CC6EF7"/>
    <w:rsid w:val="00CD0732"/>
    <w:rsid w:val="00CD0E5D"/>
    <w:rsid w:val="00CD2165"/>
    <w:rsid w:val="00CD2186"/>
    <w:rsid w:val="00CD2678"/>
    <w:rsid w:val="00CD2D64"/>
    <w:rsid w:val="00CD2DB2"/>
    <w:rsid w:val="00CD3BA6"/>
    <w:rsid w:val="00CD3BE9"/>
    <w:rsid w:val="00CD3C7B"/>
    <w:rsid w:val="00CD3EAC"/>
    <w:rsid w:val="00CD5004"/>
    <w:rsid w:val="00CD6C8D"/>
    <w:rsid w:val="00CD7F91"/>
    <w:rsid w:val="00CE0A30"/>
    <w:rsid w:val="00CE0C22"/>
    <w:rsid w:val="00CE0F63"/>
    <w:rsid w:val="00CE134A"/>
    <w:rsid w:val="00CE18C9"/>
    <w:rsid w:val="00CE1A75"/>
    <w:rsid w:val="00CE21F4"/>
    <w:rsid w:val="00CE2C56"/>
    <w:rsid w:val="00CE3C36"/>
    <w:rsid w:val="00CE3D13"/>
    <w:rsid w:val="00CE3DC2"/>
    <w:rsid w:val="00CE43C2"/>
    <w:rsid w:val="00CE48C1"/>
    <w:rsid w:val="00CE4B9F"/>
    <w:rsid w:val="00CE4F23"/>
    <w:rsid w:val="00CE502F"/>
    <w:rsid w:val="00CE77D8"/>
    <w:rsid w:val="00CE7949"/>
    <w:rsid w:val="00CF1AEA"/>
    <w:rsid w:val="00CF1F44"/>
    <w:rsid w:val="00CF23F4"/>
    <w:rsid w:val="00CF3361"/>
    <w:rsid w:val="00CF3B38"/>
    <w:rsid w:val="00CF3B6F"/>
    <w:rsid w:val="00CF4231"/>
    <w:rsid w:val="00CF47C7"/>
    <w:rsid w:val="00CF493D"/>
    <w:rsid w:val="00CF49FD"/>
    <w:rsid w:val="00CF5456"/>
    <w:rsid w:val="00CF5F4A"/>
    <w:rsid w:val="00CF62D7"/>
    <w:rsid w:val="00CF62F3"/>
    <w:rsid w:val="00CF7404"/>
    <w:rsid w:val="00CF7913"/>
    <w:rsid w:val="00CF7AB4"/>
    <w:rsid w:val="00CF7CFC"/>
    <w:rsid w:val="00D01DC6"/>
    <w:rsid w:val="00D02E6E"/>
    <w:rsid w:val="00D03051"/>
    <w:rsid w:val="00D040EB"/>
    <w:rsid w:val="00D04E3C"/>
    <w:rsid w:val="00D05E42"/>
    <w:rsid w:val="00D06C09"/>
    <w:rsid w:val="00D06CCD"/>
    <w:rsid w:val="00D07D47"/>
    <w:rsid w:val="00D1137E"/>
    <w:rsid w:val="00D114C8"/>
    <w:rsid w:val="00D11965"/>
    <w:rsid w:val="00D1210B"/>
    <w:rsid w:val="00D13053"/>
    <w:rsid w:val="00D130C9"/>
    <w:rsid w:val="00D14562"/>
    <w:rsid w:val="00D14BEE"/>
    <w:rsid w:val="00D16EFD"/>
    <w:rsid w:val="00D1779E"/>
    <w:rsid w:val="00D2205E"/>
    <w:rsid w:val="00D22183"/>
    <w:rsid w:val="00D22F83"/>
    <w:rsid w:val="00D2361D"/>
    <w:rsid w:val="00D23784"/>
    <w:rsid w:val="00D23BE9"/>
    <w:rsid w:val="00D245C1"/>
    <w:rsid w:val="00D254EA"/>
    <w:rsid w:val="00D2764C"/>
    <w:rsid w:val="00D27894"/>
    <w:rsid w:val="00D27D72"/>
    <w:rsid w:val="00D30EEB"/>
    <w:rsid w:val="00D314E3"/>
    <w:rsid w:val="00D322E2"/>
    <w:rsid w:val="00D3248C"/>
    <w:rsid w:val="00D329A3"/>
    <w:rsid w:val="00D32A3B"/>
    <w:rsid w:val="00D333BE"/>
    <w:rsid w:val="00D33580"/>
    <w:rsid w:val="00D34BE6"/>
    <w:rsid w:val="00D34C60"/>
    <w:rsid w:val="00D34DAA"/>
    <w:rsid w:val="00D34DE0"/>
    <w:rsid w:val="00D36EB0"/>
    <w:rsid w:val="00D36FFF"/>
    <w:rsid w:val="00D3737E"/>
    <w:rsid w:val="00D37CE8"/>
    <w:rsid w:val="00D37D4A"/>
    <w:rsid w:val="00D4130E"/>
    <w:rsid w:val="00D41B23"/>
    <w:rsid w:val="00D421EA"/>
    <w:rsid w:val="00D43201"/>
    <w:rsid w:val="00D432D2"/>
    <w:rsid w:val="00D45714"/>
    <w:rsid w:val="00D45D9B"/>
    <w:rsid w:val="00D46302"/>
    <w:rsid w:val="00D46D19"/>
    <w:rsid w:val="00D4743D"/>
    <w:rsid w:val="00D47C0F"/>
    <w:rsid w:val="00D47FC0"/>
    <w:rsid w:val="00D52056"/>
    <w:rsid w:val="00D52666"/>
    <w:rsid w:val="00D534C4"/>
    <w:rsid w:val="00D541B4"/>
    <w:rsid w:val="00D551A5"/>
    <w:rsid w:val="00D55244"/>
    <w:rsid w:val="00D55BCF"/>
    <w:rsid w:val="00D55D63"/>
    <w:rsid w:val="00D55DF7"/>
    <w:rsid w:val="00D5658B"/>
    <w:rsid w:val="00D569D7"/>
    <w:rsid w:val="00D5724B"/>
    <w:rsid w:val="00D573B5"/>
    <w:rsid w:val="00D60758"/>
    <w:rsid w:val="00D6085E"/>
    <w:rsid w:val="00D608E6"/>
    <w:rsid w:val="00D60E8D"/>
    <w:rsid w:val="00D61524"/>
    <w:rsid w:val="00D61788"/>
    <w:rsid w:val="00D61F75"/>
    <w:rsid w:val="00D6316B"/>
    <w:rsid w:val="00D63591"/>
    <w:rsid w:val="00D6361C"/>
    <w:rsid w:val="00D63BDC"/>
    <w:rsid w:val="00D646F7"/>
    <w:rsid w:val="00D64C4D"/>
    <w:rsid w:val="00D654FD"/>
    <w:rsid w:val="00D656B1"/>
    <w:rsid w:val="00D67957"/>
    <w:rsid w:val="00D67E73"/>
    <w:rsid w:val="00D70003"/>
    <w:rsid w:val="00D709BC"/>
    <w:rsid w:val="00D70A6D"/>
    <w:rsid w:val="00D7106A"/>
    <w:rsid w:val="00D713F8"/>
    <w:rsid w:val="00D71617"/>
    <w:rsid w:val="00D722B0"/>
    <w:rsid w:val="00D74773"/>
    <w:rsid w:val="00D7609E"/>
    <w:rsid w:val="00D763A9"/>
    <w:rsid w:val="00D77093"/>
    <w:rsid w:val="00D77695"/>
    <w:rsid w:val="00D809D8"/>
    <w:rsid w:val="00D80E8C"/>
    <w:rsid w:val="00D80EA7"/>
    <w:rsid w:val="00D80FD7"/>
    <w:rsid w:val="00D81188"/>
    <w:rsid w:val="00D8315F"/>
    <w:rsid w:val="00D83B93"/>
    <w:rsid w:val="00D840BC"/>
    <w:rsid w:val="00D86870"/>
    <w:rsid w:val="00D87430"/>
    <w:rsid w:val="00D87A7D"/>
    <w:rsid w:val="00D90955"/>
    <w:rsid w:val="00D90C75"/>
    <w:rsid w:val="00D912BB"/>
    <w:rsid w:val="00D9161F"/>
    <w:rsid w:val="00D9215A"/>
    <w:rsid w:val="00D930F9"/>
    <w:rsid w:val="00D93EEA"/>
    <w:rsid w:val="00D94518"/>
    <w:rsid w:val="00D94B90"/>
    <w:rsid w:val="00D94FEF"/>
    <w:rsid w:val="00D97867"/>
    <w:rsid w:val="00DA2E37"/>
    <w:rsid w:val="00DA39AB"/>
    <w:rsid w:val="00DA3F78"/>
    <w:rsid w:val="00DA5222"/>
    <w:rsid w:val="00DA5560"/>
    <w:rsid w:val="00DA5670"/>
    <w:rsid w:val="00DA59E3"/>
    <w:rsid w:val="00DA75E6"/>
    <w:rsid w:val="00DB163E"/>
    <w:rsid w:val="00DB194D"/>
    <w:rsid w:val="00DB33D1"/>
    <w:rsid w:val="00DB39B4"/>
    <w:rsid w:val="00DB3E9B"/>
    <w:rsid w:val="00DB6698"/>
    <w:rsid w:val="00DB742B"/>
    <w:rsid w:val="00DC0496"/>
    <w:rsid w:val="00DC054B"/>
    <w:rsid w:val="00DC085A"/>
    <w:rsid w:val="00DC11BF"/>
    <w:rsid w:val="00DC1BCC"/>
    <w:rsid w:val="00DC1F77"/>
    <w:rsid w:val="00DC2BCC"/>
    <w:rsid w:val="00DC2C6E"/>
    <w:rsid w:val="00DC38E3"/>
    <w:rsid w:val="00DC3D04"/>
    <w:rsid w:val="00DC4128"/>
    <w:rsid w:val="00DC4C59"/>
    <w:rsid w:val="00DC4E0F"/>
    <w:rsid w:val="00DC557F"/>
    <w:rsid w:val="00DC5F95"/>
    <w:rsid w:val="00DC650E"/>
    <w:rsid w:val="00DC74E2"/>
    <w:rsid w:val="00DC7C13"/>
    <w:rsid w:val="00DC7F23"/>
    <w:rsid w:val="00DD06E2"/>
    <w:rsid w:val="00DD0957"/>
    <w:rsid w:val="00DD1595"/>
    <w:rsid w:val="00DD1A7F"/>
    <w:rsid w:val="00DD22AD"/>
    <w:rsid w:val="00DD2B60"/>
    <w:rsid w:val="00DD323D"/>
    <w:rsid w:val="00DD3B55"/>
    <w:rsid w:val="00DD47DA"/>
    <w:rsid w:val="00DD54C5"/>
    <w:rsid w:val="00DD6167"/>
    <w:rsid w:val="00DE0AF8"/>
    <w:rsid w:val="00DE32C6"/>
    <w:rsid w:val="00DE3340"/>
    <w:rsid w:val="00DE342A"/>
    <w:rsid w:val="00DE3869"/>
    <w:rsid w:val="00DE39FC"/>
    <w:rsid w:val="00DE3CC7"/>
    <w:rsid w:val="00DE3DCD"/>
    <w:rsid w:val="00DE4685"/>
    <w:rsid w:val="00DE4937"/>
    <w:rsid w:val="00DE4D5B"/>
    <w:rsid w:val="00DE5EE8"/>
    <w:rsid w:val="00DE63CA"/>
    <w:rsid w:val="00DE6BD4"/>
    <w:rsid w:val="00DE6C81"/>
    <w:rsid w:val="00DE77C7"/>
    <w:rsid w:val="00DE7827"/>
    <w:rsid w:val="00DE7E85"/>
    <w:rsid w:val="00DF1935"/>
    <w:rsid w:val="00DF1AC1"/>
    <w:rsid w:val="00DF1C07"/>
    <w:rsid w:val="00DF1E83"/>
    <w:rsid w:val="00DF291F"/>
    <w:rsid w:val="00DF4AB7"/>
    <w:rsid w:val="00DF58B5"/>
    <w:rsid w:val="00DF5AAF"/>
    <w:rsid w:val="00DF5E61"/>
    <w:rsid w:val="00E009D8"/>
    <w:rsid w:val="00E00FEC"/>
    <w:rsid w:val="00E012EA"/>
    <w:rsid w:val="00E01767"/>
    <w:rsid w:val="00E0229D"/>
    <w:rsid w:val="00E02492"/>
    <w:rsid w:val="00E02623"/>
    <w:rsid w:val="00E02DAB"/>
    <w:rsid w:val="00E02E5B"/>
    <w:rsid w:val="00E038B8"/>
    <w:rsid w:val="00E039BD"/>
    <w:rsid w:val="00E0444E"/>
    <w:rsid w:val="00E0482F"/>
    <w:rsid w:val="00E050CD"/>
    <w:rsid w:val="00E054B0"/>
    <w:rsid w:val="00E06C35"/>
    <w:rsid w:val="00E06DED"/>
    <w:rsid w:val="00E06FF4"/>
    <w:rsid w:val="00E07376"/>
    <w:rsid w:val="00E0753D"/>
    <w:rsid w:val="00E076B7"/>
    <w:rsid w:val="00E077C9"/>
    <w:rsid w:val="00E07A05"/>
    <w:rsid w:val="00E07CB8"/>
    <w:rsid w:val="00E10016"/>
    <w:rsid w:val="00E10719"/>
    <w:rsid w:val="00E10D9F"/>
    <w:rsid w:val="00E12BB7"/>
    <w:rsid w:val="00E14451"/>
    <w:rsid w:val="00E14604"/>
    <w:rsid w:val="00E160EB"/>
    <w:rsid w:val="00E16E35"/>
    <w:rsid w:val="00E20490"/>
    <w:rsid w:val="00E20BD3"/>
    <w:rsid w:val="00E21BF3"/>
    <w:rsid w:val="00E21DAC"/>
    <w:rsid w:val="00E21E3B"/>
    <w:rsid w:val="00E22B1C"/>
    <w:rsid w:val="00E2444C"/>
    <w:rsid w:val="00E24D33"/>
    <w:rsid w:val="00E25D40"/>
    <w:rsid w:val="00E26688"/>
    <w:rsid w:val="00E266DC"/>
    <w:rsid w:val="00E26ECC"/>
    <w:rsid w:val="00E2765E"/>
    <w:rsid w:val="00E27B20"/>
    <w:rsid w:val="00E27FA8"/>
    <w:rsid w:val="00E3003E"/>
    <w:rsid w:val="00E30094"/>
    <w:rsid w:val="00E3012C"/>
    <w:rsid w:val="00E30C95"/>
    <w:rsid w:val="00E31317"/>
    <w:rsid w:val="00E31EA9"/>
    <w:rsid w:val="00E31ED8"/>
    <w:rsid w:val="00E343BD"/>
    <w:rsid w:val="00E343FB"/>
    <w:rsid w:val="00E344D0"/>
    <w:rsid w:val="00E34AE3"/>
    <w:rsid w:val="00E34C6A"/>
    <w:rsid w:val="00E351C1"/>
    <w:rsid w:val="00E35A4C"/>
    <w:rsid w:val="00E35FB3"/>
    <w:rsid w:val="00E37CEA"/>
    <w:rsid w:val="00E40BBA"/>
    <w:rsid w:val="00E40C1D"/>
    <w:rsid w:val="00E4153D"/>
    <w:rsid w:val="00E4158D"/>
    <w:rsid w:val="00E41ECE"/>
    <w:rsid w:val="00E42E93"/>
    <w:rsid w:val="00E43658"/>
    <w:rsid w:val="00E44E26"/>
    <w:rsid w:val="00E4521F"/>
    <w:rsid w:val="00E45736"/>
    <w:rsid w:val="00E46958"/>
    <w:rsid w:val="00E46ABD"/>
    <w:rsid w:val="00E46B76"/>
    <w:rsid w:val="00E46D6C"/>
    <w:rsid w:val="00E472F9"/>
    <w:rsid w:val="00E502EE"/>
    <w:rsid w:val="00E50328"/>
    <w:rsid w:val="00E50B03"/>
    <w:rsid w:val="00E526B0"/>
    <w:rsid w:val="00E52825"/>
    <w:rsid w:val="00E53190"/>
    <w:rsid w:val="00E533AA"/>
    <w:rsid w:val="00E53703"/>
    <w:rsid w:val="00E5488D"/>
    <w:rsid w:val="00E549A0"/>
    <w:rsid w:val="00E54CDC"/>
    <w:rsid w:val="00E55A88"/>
    <w:rsid w:val="00E55F0B"/>
    <w:rsid w:val="00E56709"/>
    <w:rsid w:val="00E57639"/>
    <w:rsid w:val="00E6078B"/>
    <w:rsid w:val="00E6138D"/>
    <w:rsid w:val="00E615E2"/>
    <w:rsid w:val="00E629A1"/>
    <w:rsid w:val="00E64D79"/>
    <w:rsid w:val="00E668C7"/>
    <w:rsid w:val="00E66B18"/>
    <w:rsid w:val="00E67639"/>
    <w:rsid w:val="00E6786D"/>
    <w:rsid w:val="00E679F5"/>
    <w:rsid w:val="00E70418"/>
    <w:rsid w:val="00E70DAE"/>
    <w:rsid w:val="00E711B7"/>
    <w:rsid w:val="00E7139E"/>
    <w:rsid w:val="00E72170"/>
    <w:rsid w:val="00E72401"/>
    <w:rsid w:val="00E7287C"/>
    <w:rsid w:val="00E72B6F"/>
    <w:rsid w:val="00E73EBA"/>
    <w:rsid w:val="00E747B5"/>
    <w:rsid w:val="00E7526B"/>
    <w:rsid w:val="00E7575D"/>
    <w:rsid w:val="00E75CEB"/>
    <w:rsid w:val="00E76174"/>
    <w:rsid w:val="00E776B6"/>
    <w:rsid w:val="00E80C6F"/>
    <w:rsid w:val="00E81570"/>
    <w:rsid w:val="00E8177C"/>
    <w:rsid w:val="00E82575"/>
    <w:rsid w:val="00E84314"/>
    <w:rsid w:val="00E84341"/>
    <w:rsid w:val="00E846E5"/>
    <w:rsid w:val="00E84CA9"/>
    <w:rsid w:val="00E85AF1"/>
    <w:rsid w:val="00E86F92"/>
    <w:rsid w:val="00E87466"/>
    <w:rsid w:val="00E87B07"/>
    <w:rsid w:val="00E87F5F"/>
    <w:rsid w:val="00E9049C"/>
    <w:rsid w:val="00E90547"/>
    <w:rsid w:val="00E9198D"/>
    <w:rsid w:val="00E91A99"/>
    <w:rsid w:val="00E91EA7"/>
    <w:rsid w:val="00E9207D"/>
    <w:rsid w:val="00E928D9"/>
    <w:rsid w:val="00E92B71"/>
    <w:rsid w:val="00E92C58"/>
    <w:rsid w:val="00E92E7F"/>
    <w:rsid w:val="00E932F4"/>
    <w:rsid w:val="00E93C03"/>
    <w:rsid w:val="00E93EC3"/>
    <w:rsid w:val="00E95227"/>
    <w:rsid w:val="00E958FD"/>
    <w:rsid w:val="00E95D7F"/>
    <w:rsid w:val="00E96502"/>
    <w:rsid w:val="00EA0549"/>
    <w:rsid w:val="00EA1581"/>
    <w:rsid w:val="00EA1AED"/>
    <w:rsid w:val="00EA2373"/>
    <w:rsid w:val="00EA267F"/>
    <w:rsid w:val="00EA3570"/>
    <w:rsid w:val="00EA49BE"/>
    <w:rsid w:val="00EA4BB1"/>
    <w:rsid w:val="00EA4BCA"/>
    <w:rsid w:val="00EA4C20"/>
    <w:rsid w:val="00EA553C"/>
    <w:rsid w:val="00EA71CF"/>
    <w:rsid w:val="00EA7E88"/>
    <w:rsid w:val="00EA7EDE"/>
    <w:rsid w:val="00EA7F01"/>
    <w:rsid w:val="00EB0254"/>
    <w:rsid w:val="00EB0348"/>
    <w:rsid w:val="00EB1887"/>
    <w:rsid w:val="00EB273B"/>
    <w:rsid w:val="00EB2941"/>
    <w:rsid w:val="00EB3A5C"/>
    <w:rsid w:val="00EB3F02"/>
    <w:rsid w:val="00EB446A"/>
    <w:rsid w:val="00EB5804"/>
    <w:rsid w:val="00EB5BD1"/>
    <w:rsid w:val="00EB76EC"/>
    <w:rsid w:val="00EB787E"/>
    <w:rsid w:val="00EB7970"/>
    <w:rsid w:val="00EC011C"/>
    <w:rsid w:val="00EC153A"/>
    <w:rsid w:val="00EC1B32"/>
    <w:rsid w:val="00EC1EB7"/>
    <w:rsid w:val="00EC2BB4"/>
    <w:rsid w:val="00EC38EC"/>
    <w:rsid w:val="00EC43D0"/>
    <w:rsid w:val="00EC6021"/>
    <w:rsid w:val="00EC6057"/>
    <w:rsid w:val="00EC7D2B"/>
    <w:rsid w:val="00EC7D62"/>
    <w:rsid w:val="00ED18A5"/>
    <w:rsid w:val="00ED4229"/>
    <w:rsid w:val="00ED491E"/>
    <w:rsid w:val="00ED4BBE"/>
    <w:rsid w:val="00ED5138"/>
    <w:rsid w:val="00ED7467"/>
    <w:rsid w:val="00ED751D"/>
    <w:rsid w:val="00ED7729"/>
    <w:rsid w:val="00ED79C0"/>
    <w:rsid w:val="00ED7E88"/>
    <w:rsid w:val="00EE002F"/>
    <w:rsid w:val="00EE0356"/>
    <w:rsid w:val="00EE0C3F"/>
    <w:rsid w:val="00EE190F"/>
    <w:rsid w:val="00EE22B1"/>
    <w:rsid w:val="00EE2608"/>
    <w:rsid w:val="00EE2E2C"/>
    <w:rsid w:val="00EE2EE7"/>
    <w:rsid w:val="00EE3551"/>
    <w:rsid w:val="00EE42D7"/>
    <w:rsid w:val="00EE43ED"/>
    <w:rsid w:val="00EE467B"/>
    <w:rsid w:val="00EE4F5C"/>
    <w:rsid w:val="00EE6365"/>
    <w:rsid w:val="00EE6F86"/>
    <w:rsid w:val="00EE7155"/>
    <w:rsid w:val="00EE7D70"/>
    <w:rsid w:val="00EE7E04"/>
    <w:rsid w:val="00EF05ED"/>
    <w:rsid w:val="00EF0724"/>
    <w:rsid w:val="00EF11FF"/>
    <w:rsid w:val="00EF15EE"/>
    <w:rsid w:val="00EF246C"/>
    <w:rsid w:val="00EF2AB6"/>
    <w:rsid w:val="00EF2BE0"/>
    <w:rsid w:val="00EF33E2"/>
    <w:rsid w:val="00EF41F2"/>
    <w:rsid w:val="00EF4A5C"/>
    <w:rsid w:val="00EF4E0D"/>
    <w:rsid w:val="00EF526A"/>
    <w:rsid w:val="00EF58FD"/>
    <w:rsid w:val="00EF650A"/>
    <w:rsid w:val="00EF6AA2"/>
    <w:rsid w:val="00EF7BD5"/>
    <w:rsid w:val="00F00518"/>
    <w:rsid w:val="00F006AD"/>
    <w:rsid w:val="00F01021"/>
    <w:rsid w:val="00F03322"/>
    <w:rsid w:val="00F04540"/>
    <w:rsid w:val="00F045D8"/>
    <w:rsid w:val="00F04C47"/>
    <w:rsid w:val="00F04D0D"/>
    <w:rsid w:val="00F051A6"/>
    <w:rsid w:val="00F05A8A"/>
    <w:rsid w:val="00F05D93"/>
    <w:rsid w:val="00F06486"/>
    <w:rsid w:val="00F071C5"/>
    <w:rsid w:val="00F076A0"/>
    <w:rsid w:val="00F0778F"/>
    <w:rsid w:val="00F0793D"/>
    <w:rsid w:val="00F07F00"/>
    <w:rsid w:val="00F10504"/>
    <w:rsid w:val="00F115DE"/>
    <w:rsid w:val="00F11C1C"/>
    <w:rsid w:val="00F13152"/>
    <w:rsid w:val="00F156D7"/>
    <w:rsid w:val="00F16209"/>
    <w:rsid w:val="00F167EB"/>
    <w:rsid w:val="00F17382"/>
    <w:rsid w:val="00F200E8"/>
    <w:rsid w:val="00F201E9"/>
    <w:rsid w:val="00F2029A"/>
    <w:rsid w:val="00F20544"/>
    <w:rsid w:val="00F21ACF"/>
    <w:rsid w:val="00F21CBC"/>
    <w:rsid w:val="00F21D73"/>
    <w:rsid w:val="00F22BF2"/>
    <w:rsid w:val="00F2352C"/>
    <w:rsid w:val="00F2459B"/>
    <w:rsid w:val="00F24959"/>
    <w:rsid w:val="00F258F5"/>
    <w:rsid w:val="00F25F45"/>
    <w:rsid w:val="00F266B9"/>
    <w:rsid w:val="00F27AAE"/>
    <w:rsid w:val="00F27EE2"/>
    <w:rsid w:val="00F27F4B"/>
    <w:rsid w:val="00F314F7"/>
    <w:rsid w:val="00F32D9C"/>
    <w:rsid w:val="00F3329F"/>
    <w:rsid w:val="00F33FF5"/>
    <w:rsid w:val="00F34053"/>
    <w:rsid w:val="00F342FE"/>
    <w:rsid w:val="00F35004"/>
    <w:rsid w:val="00F3513E"/>
    <w:rsid w:val="00F3585F"/>
    <w:rsid w:val="00F35DC8"/>
    <w:rsid w:val="00F37AB4"/>
    <w:rsid w:val="00F4310B"/>
    <w:rsid w:val="00F4432D"/>
    <w:rsid w:val="00F444F0"/>
    <w:rsid w:val="00F44F49"/>
    <w:rsid w:val="00F4628E"/>
    <w:rsid w:val="00F46909"/>
    <w:rsid w:val="00F46978"/>
    <w:rsid w:val="00F46D88"/>
    <w:rsid w:val="00F47055"/>
    <w:rsid w:val="00F5043B"/>
    <w:rsid w:val="00F50B8D"/>
    <w:rsid w:val="00F513A5"/>
    <w:rsid w:val="00F5145D"/>
    <w:rsid w:val="00F51A21"/>
    <w:rsid w:val="00F52F75"/>
    <w:rsid w:val="00F52FA4"/>
    <w:rsid w:val="00F5331E"/>
    <w:rsid w:val="00F53778"/>
    <w:rsid w:val="00F54DA6"/>
    <w:rsid w:val="00F5530C"/>
    <w:rsid w:val="00F560EF"/>
    <w:rsid w:val="00F566B9"/>
    <w:rsid w:val="00F56FB6"/>
    <w:rsid w:val="00F5775F"/>
    <w:rsid w:val="00F6091D"/>
    <w:rsid w:val="00F60B4C"/>
    <w:rsid w:val="00F6143F"/>
    <w:rsid w:val="00F62A25"/>
    <w:rsid w:val="00F62F89"/>
    <w:rsid w:val="00F631DB"/>
    <w:rsid w:val="00F6499D"/>
    <w:rsid w:val="00F64C07"/>
    <w:rsid w:val="00F65CDD"/>
    <w:rsid w:val="00F6622D"/>
    <w:rsid w:val="00F66370"/>
    <w:rsid w:val="00F67A93"/>
    <w:rsid w:val="00F70068"/>
    <w:rsid w:val="00F70310"/>
    <w:rsid w:val="00F707C1"/>
    <w:rsid w:val="00F70876"/>
    <w:rsid w:val="00F71543"/>
    <w:rsid w:val="00F745FF"/>
    <w:rsid w:val="00F746DC"/>
    <w:rsid w:val="00F750D6"/>
    <w:rsid w:val="00F754D8"/>
    <w:rsid w:val="00F7624C"/>
    <w:rsid w:val="00F762BA"/>
    <w:rsid w:val="00F76520"/>
    <w:rsid w:val="00F76C37"/>
    <w:rsid w:val="00F77DC3"/>
    <w:rsid w:val="00F800F0"/>
    <w:rsid w:val="00F82E9D"/>
    <w:rsid w:val="00F834A8"/>
    <w:rsid w:val="00F840CE"/>
    <w:rsid w:val="00F84376"/>
    <w:rsid w:val="00F8445D"/>
    <w:rsid w:val="00F85803"/>
    <w:rsid w:val="00F85D9F"/>
    <w:rsid w:val="00F8651E"/>
    <w:rsid w:val="00F86780"/>
    <w:rsid w:val="00F867CA"/>
    <w:rsid w:val="00F8695A"/>
    <w:rsid w:val="00F86B91"/>
    <w:rsid w:val="00F86C88"/>
    <w:rsid w:val="00F876DA"/>
    <w:rsid w:val="00F877F0"/>
    <w:rsid w:val="00F87A49"/>
    <w:rsid w:val="00F87E44"/>
    <w:rsid w:val="00F90619"/>
    <w:rsid w:val="00F90668"/>
    <w:rsid w:val="00F9080A"/>
    <w:rsid w:val="00F9176B"/>
    <w:rsid w:val="00F919C0"/>
    <w:rsid w:val="00F9307E"/>
    <w:rsid w:val="00F93DF0"/>
    <w:rsid w:val="00F93FF6"/>
    <w:rsid w:val="00F943E4"/>
    <w:rsid w:val="00F943E8"/>
    <w:rsid w:val="00F94B3B"/>
    <w:rsid w:val="00F94C14"/>
    <w:rsid w:val="00F95684"/>
    <w:rsid w:val="00F96D00"/>
    <w:rsid w:val="00FA0E80"/>
    <w:rsid w:val="00FA14F0"/>
    <w:rsid w:val="00FA14F8"/>
    <w:rsid w:val="00FA17D2"/>
    <w:rsid w:val="00FA23D9"/>
    <w:rsid w:val="00FA3662"/>
    <w:rsid w:val="00FA3923"/>
    <w:rsid w:val="00FA4D9E"/>
    <w:rsid w:val="00FA54D7"/>
    <w:rsid w:val="00FA565C"/>
    <w:rsid w:val="00FA59F6"/>
    <w:rsid w:val="00FA5F2B"/>
    <w:rsid w:val="00FA6B81"/>
    <w:rsid w:val="00FA71BE"/>
    <w:rsid w:val="00FA74B0"/>
    <w:rsid w:val="00FA7CB6"/>
    <w:rsid w:val="00FB0077"/>
    <w:rsid w:val="00FB022D"/>
    <w:rsid w:val="00FB0B64"/>
    <w:rsid w:val="00FB0C6F"/>
    <w:rsid w:val="00FB1EEA"/>
    <w:rsid w:val="00FB1F02"/>
    <w:rsid w:val="00FB3474"/>
    <w:rsid w:val="00FB4C28"/>
    <w:rsid w:val="00FB66F7"/>
    <w:rsid w:val="00FB7721"/>
    <w:rsid w:val="00FB7DC6"/>
    <w:rsid w:val="00FC1C7C"/>
    <w:rsid w:val="00FC20E6"/>
    <w:rsid w:val="00FC23BD"/>
    <w:rsid w:val="00FC291B"/>
    <w:rsid w:val="00FC3262"/>
    <w:rsid w:val="00FC4454"/>
    <w:rsid w:val="00FC49EC"/>
    <w:rsid w:val="00FC4D23"/>
    <w:rsid w:val="00FC4DA8"/>
    <w:rsid w:val="00FC4DEE"/>
    <w:rsid w:val="00FC5D84"/>
    <w:rsid w:val="00FC66DD"/>
    <w:rsid w:val="00FC76C1"/>
    <w:rsid w:val="00FC7C0D"/>
    <w:rsid w:val="00FD01BB"/>
    <w:rsid w:val="00FD09DF"/>
    <w:rsid w:val="00FD1395"/>
    <w:rsid w:val="00FD2523"/>
    <w:rsid w:val="00FD289E"/>
    <w:rsid w:val="00FD341D"/>
    <w:rsid w:val="00FD3444"/>
    <w:rsid w:val="00FD3BAF"/>
    <w:rsid w:val="00FD5DBE"/>
    <w:rsid w:val="00FD6046"/>
    <w:rsid w:val="00FE1557"/>
    <w:rsid w:val="00FE179C"/>
    <w:rsid w:val="00FE1DC0"/>
    <w:rsid w:val="00FE2E0A"/>
    <w:rsid w:val="00FE2FA2"/>
    <w:rsid w:val="00FE336E"/>
    <w:rsid w:val="00FE42FD"/>
    <w:rsid w:val="00FE4916"/>
    <w:rsid w:val="00FE6137"/>
    <w:rsid w:val="00FE6539"/>
    <w:rsid w:val="00FF0CE0"/>
    <w:rsid w:val="00FF10E9"/>
    <w:rsid w:val="00FF2774"/>
    <w:rsid w:val="00FF2C59"/>
    <w:rsid w:val="00FF2D0F"/>
    <w:rsid w:val="00FF3106"/>
    <w:rsid w:val="00FF3F6B"/>
    <w:rsid w:val="00FF4219"/>
    <w:rsid w:val="00FF490D"/>
    <w:rsid w:val="00FF5A35"/>
    <w:rsid w:val="00FF611D"/>
    <w:rsid w:val="00FF7FEB"/>
    <w:rsid w:val="011E0E8D"/>
    <w:rsid w:val="02519859"/>
    <w:rsid w:val="030808AC"/>
    <w:rsid w:val="039539F5"/>
    <w:rsid w:val="039B4B7B"/>
    <w:rsid w:val="0432008B"/>
    <w:rsid w:val="047B8A06"/>
    <w:rsid w:val="048344BB"/>
    <w:rsid w:val="04D13D60"/>
    <w:rsid w:val="052A0EB2"/>
    <w:rsid w:val="05941F7A"/>
    <w:rsid w:val="05EA5451"/>
    <w:rsid w:val="05EA895A"/>
    <w:rsid w:val="060D0564"/>
    <w:rsid w:val="065796B9"/>
    <w:rsid w:val="06A71852"/>
    <w:rsid w:val="06BD3E0C"/>
    <w:rsid w:val="0711F771"/>
    <w:rsid w:val="085065B9"/>
    <w:rsid w:val="08C79E18"/>
    <w:rsid w:val="08D27ADD"/>
    <w:rsid w:val="08DF4412"/>
    <w:rsid w:val="08FECB42"/>
    <w:rsid w:val="0956E8AF"/>
    <w:rsid w:val="097470C7"/>
    <w:rsid w:val="0A36D582"/>
    <w:rsid w:val="0A4DDE69"/>
    <w:rsid w:val="0A52C16D"/>
    <w:rsid w:val="0ACAF53A"/>
    <w:rsid w:val="0B03F785"/>
    <w:rsid w:val="0B414735"/>
    <w:rsid w:val="0B8653DD"/>
    <w:rsid w:val="0C551C11"/>
    <w:rsid w:val="0CE373E3"/>
    <w:rsid w:val="0D6E8E47"/>
    <w:rsid w:val="0DCE3851"/>
    <w:rsid w:val="0E64C131"/>
    <w:rsid w:val="0EB5ADDF"/>
    <w:rsid w:val="0F6B83D4"/>
    <w:rsid w:val="0F748061"/>
    <w:rsid w:val="0F9AAAE6"/>
    <w:rsid w:val="111CEE06"/>
    <w:rsid w:val="113A0595"/>
    <w:rsid w:val="118C2ECA"/>
    <w:rsid w:val="1198EE12"/>
    <w:rsid w:val="11C28B65"/>
    <w:rsid w:val="11F7DCB4"/>
    <w:rsid w:val="13AC88F1"/>
    <w:rsid w:val="13B30FCD"/>
    <w:rsid w:val="13C3D69B"/>
    <w:rsid w:val="14139EEF"/>
    <w:rsid w:val="14287033"/>
    <w:rsid w:val="14E3E482"/>
    <w:rsid w:val="151D70E7"/>
    <w:rsid w:val="155C5025"/>
    <w:rsid w:val="1586BDD4"/>
    <w:rsid w:val="16122256"/>
    <w:rsid w:val="161ED310"/>
    <w:rsid w:val="16EA9375"/>
    <w:rsid w:val="17F4E9A7"/>
    <w:rsid w:val="185D3B5C"/>
    <w:rsid w:val="18A969E6"/>
    <w:rsid w:val="191B6C2A"/>
    <w:rsid w:val="19E51A51"/>
    <w:rsid w:val="1A9586A8"/>
    <w:rsid w:val="1A9A7386"/>
    <w:rsid w:val="1AA1ABC3"/>
    <w:rsid w:val="1B4BD741"/>
    <w:rsid w:val="1B9FE242"/>
    <w:rsid w:val="1C569AD1"/>
    <w:rsid w:val="1D05296C"/>
    <w:rsid w:val="1D4C668F"/>
    <w:rsid w:val="1E9D6426"/>
    <w:rsid w:val="1EDB3443"/>
    <w:rsid w:val="1EE68560"/>
    <w:rsid w:val="1F3B3FD2"/>
    <w:rsid w:val="1F56497C"/>
    <w:rsid w:val="1F623BC9"/>
    <w:rsid w:val="200A4136"/>
    <w:rsid w:val="2095158E"/>
    <w:rsid w:val="209917E2"/>
    <w:rsid w:val="209940DC"/>
    <w:rsid w:val="20AC52AB"/>
    <w:rsid w:val="20DD8D21"/>
    <w:rsid w:val="20DFD3DE"/>
    <w:rsid w:val="20F39ED7"/>
    <w:rsid w:val="20F5FC61"/>
    <w:rsid w:val="21BE8EB8"/>
    <w:rsid w:val="2222A6C0"/>
    <w:rsid w:val="22656BFD"/>
    <w:rsid w:val="227DC697"/>
    <w:rsid w:val="228D3630"/>
    <w:rsid w:val="2342E47F"/>
    <w:rsid w:val="236EE5E2"/>
    <w:rsid w:val="23B57FD6"/>
    <w:rsid w:val="24177D86"/>
    <w:rsid w:val="248E57B0"/>
    <w:rsid w:val="25872440"/>
    <w:rsid w:val="265D3915"/>
    <w:rsid w:val="26A44C0C"/>
    <w:rsid w:val="26C5E6AC"/>
    <w:rsid w:val="26E6F16F"/>
    <w:rsid w:val="286690BD"/>
    <w:rsid w:val="28931C64"/>
    <w:rsid w:val="28ECBD51"/>
    <w:rsid w:val="28F8FDA9"/>
    <w:rsid w:val="298D93E2"/>
    <w:rsid w:val="2A04674D"/>
    <w:rsid w:val="2A4F9B4F"/>
    <w:rsid w:val="2A660390"/>
    <w:rsid w:val="2A725FAF"/>
    <w:rsid w:val="2AA25266"/>
    <w:rsid w:val="2B22BF20"/>
    <w:rsid w:val="2B4239AF"/>
    <w:rsid w:val="2B81992D"/>
    <w:rsid w:val="2BDC1227"/>
    <w:rsid w:val="2BE86D42"/>
    <w:rsid w:val="2C5BC2E4"/>
    <w:rsid w:val="2D18BB73"/>
    <w:rsid w:val="2D84BCC0"/>
    <w:rsid w:val="2D8FAD8A"/>
    <w:rsid w:val="2DA7DED1"/>
    <w:rsid w:val="2DBC6075"/>
    <w:rsid w:val="2DD9339A"/>
    <w:rsid w:val="2E9FD149"/>
    <w:rsid w:val="2EC55695"/>
    <w:rsid w:val="2EF7C35C"/>
    <w:rsid w:val="2FBF4309"/>
    <w:rsid w:val="308F2E13"/>
    <w:rsid w:val="30B95CBF"/>
    <w:rsid w:val="30FFFE2C"/>
    <w:rsid w:val="313A07F0"/>
    <w:rsid w:val="317A421F"/>
    <w:rsid w:val="318068A8"/>
    <w:rsid w:val="31B5EC22"/>
    <w:rsid w:val="31EB0B88"/>
    <w:rsid w:val="3232F028"/>
    <w:rsid w:val="323E9D94"/>
    <w:rsid w:val="33248146"/>
    <w:rsid w:val="33505175"/>
    <w:rsid w:val="335CDF83"/>
    <w:rsid w:val="3382A6F9"/>
    <w:rsid w:val="33DC957E"/>
    <w:rsid w:val="35A1EF78"/>
    <w:rsid w:val="35B4480D"/>
    <w:rsid w:val="35BE1113"/>
    <w:rsid w:val="35FD6C0C"/>
    <w:rsid w:val="3628D7C7"/>
    <w:rsid w:val="372BA095"/>
    <w:rsid w:val="37868143"/>
    <w:rsid w:val="38280003"/>
    <w:rsid w:val="38B26FE5"/>
    <w:rsid w:val="38B3A77D"/>
    <w:rsid w:val="38C45964"/>
    <w:rsid w:val="38D908E8"/>
    <w:rsid w:val="38F3C6AC"/>
    <w:rsid w:val="392E2FA5"/>
    <w:rsid w:val="398B1412"/>
    <w:rsid w:val="39B95EE9"/>
    <w:rsid w:val="3A92C1E3"/>
    <w:rsid w:val="3B55D35D"/>
    <w:rsid w:val="3B59EA8D"/>
    <w:rsid w:val="3B72F820"/>
    <w:rsid w:val="3C41AA1C"/>
    <w:rsid w:val="3C642B3B"/>
    <w:rsid w:val="3C706E21"/>
    <w:rsid w:val="3C7145C1"/>
    <w:rsid w:val="3DC9A184"/>
    <w:rsid w:val="3E75834D"/>
    <w:rsid w:val="3ECB86AD"/>
    <w:rsid w:val="3F3C3AA7"/>
    <w:rsid w:val="3FD57B89"/>
    <w:rsid w:val="4035AC7B"/>
    <w:rsid w:val="406EB85E"/>
    <w:rsid w:val="40F8ED17"/>
    <w:rsid w:val="413A5E0C"/>
    <w:rsid w:val="41825F8E"/>
    <w:rsid w:val="4187EE10"/>
    <w:rsid w:val="419B8DD5"/>
    <w:rsid w:val="420506B4"/>
    <w:rsid w:val="42A74AC0"/>
    <w:rsid w:val="42C2A976"/>
    <w:rsid w:val="435D27EE"/>
    <w:rsid w:val="43746979"/>
    <w:rsid w:val="44440541"/>
    <w:rsid w:val="447AE047"/>
    <w:rsid w:val="447D1E1A"/>
    <w:rsid w:val="448DD4CE"/>
    <w:rsid w:val="448F9069"/>
    <w:rsid w:val="44B354C5"/>
    <w:rsid w:val="452397F1"/>
    <w:rsid w:val="459055E7"/>
    <w:rsid w:val="45DDDACC"/>
    <w:rsid w:val="45E3AC79"/>
    <w:rsid w:val="45FCB40F"/>
    <w:rsid w:val="46148445"/>
    <w:rsid w:val="46341322"/>
    <w:rsid w:val="46379D3D"/>
    <w:rsid w:val="4697FBBF"/>
    <w:rsid w:val="46B15FD3"/>
    <w:rsid w:val="4774943A"/>
    <w:rsid w:val="47E512A3"/>
    <w:rsid w:val="48821012"/>
    <w:rsid w:val="491C958F"/>
    <w:rsid w:val="4954AF1A"/>
    <w:rsid w:val="49E5E5FD"/>
    <w:rsid w:val="49EE0B4E"/>
    <w:rsid w:val="4AB579D4"/>
    <w:rsid w:val="4ABBC93A"/>
    <w:rsid w:val="4B4D532D"/>
    <w:rsid w:val="4CCF1A5A"/>
    <w:rsid w:val="4D09CBB0"/>
    <w:rsid w:val="4D164731"/>
    <w:rsid w:val="4D2BB299"/>
    <w:rsid w:val="4D6B4E98"/>
    <w:rsid w:val="4DF5F8C2"/>
    <w:rsid w:val="4E0617D5"/>
    <w:rsid w:val="4E455AA5"/>
    <w:rsid w:val="4ED46037"/>
    <w:rsid w:val="4EF68CB5"/>
    <w:rsid w:val="4F14C94C"/>
    <w:rsid w:val="4F20DECE"/>
    <w:rsid w:val="4FEA3A72"/>
    <w:rsid w:val="4FF7E1FC"/>
    <w:rsid w:val="5003F6A2"/>
    <w:rsid w:val="500533A4"/>
    <w:rsid w:val="50500FB8"/>
    <w:rsid w:val="5053A368"/>
    <w:rsid w:val="506B6458"/>
    <w:rsid w:val="516976A0"/>
    <w:rsid w:val="51C59167"/>
    <w:rsid w:val="524043D4"/>
    <w:rsid w:val="52C9B31C"/>
    <w:rsid w:val="52E56C63"/>
    <w:rsid w:val="5329C4F3"/>
    <w:rsid w:val="5350FEE8"/>
    <w:rsid w:val="54517B24"/>
    <w:rsid w:val="5454D887"/>
    <w:rsid w:val="54BDE3BB"/>
    <w:rsid w:val="54F73765"/>
    <w:rsid w:val="557EAFF6"/>
    <w:rsid w:val="55B5D92B"/>
    <w:rsid w:val="55E42709"/>
    <w:rsid w:val="56147B8A"/>
    <w:rsid w:val="56C80229"/>
    <w:rsid w:val="5701AFE9"/>
    <w:rsid w:val="571C5353"/>
    <w:rsid w:val="57B58DAA"/>
    <w:rsid w:val="57CD4828"/>
    <w:rsid w:val="58777903"/>
    <w:rsid w:val="58B71DB5"/>
    <w:rsid w:val="58C8961E"/>
    <w:rsid w:val="58E824FB"/>
    <w:rsid w:val="59521247"/>
    <w:rsid w:val="5A5DC53F"/>
    <w:rsid w:val="5ADFD051"/>
    <w:rsid w:val="5AFADC51"/>
    <w:rsid w:val="5B01718F"/>
    <w:rsid w:val="5B97C0AC"/>
    <w:rsid w:val="5BBDD44D"/>
    <w:rsid w:val="5BEA2B1D"/>
    <w:rsid w:val="5C44F03D"/>
    <w:rsid w:val="5C6EA642"/>
    <w:rsid w:val="5C9B93F8"/>
    <w:rsid w:val="5CCF143C"/>
    <w:rsid w:val="5EDBAFF5"/>
    <w:rsid w:val="5F770BF1"/>
    <w:rsid w:val="5FA998CE"/>
    <w:rsid w:val="602C0900"/>
    <w:rsid w:val="60CBAFBC"/>
    <w:rsid w:val="60FF183C"/>
    <w:rsid w:val="618069B6"/>
    <w:rsid w:val="61C478B8"/>
    <w:rsid w:val="62080332"/>
    <w:rsid w:val="623D818B"/>
    <w:rsid w:val="63581BE2"/>
    <w:rsid w:val="63671BF8"/>
    <w:rsid w:val="6438CE99"/>
    <w:rsid w:val="6484B95E"/>
    <w:rsid w:val="64AFCCF5"/>
    <w:rsid w:val="653D3703"/>
    <w:rsid w:val="653ED61B"/>
    <w:rsid w:val="65552146"/>
    <w:rsid w:val="65C3C4E3"/>
    <w:rsid w:val="6646B318"/>
    <w:rsid w:val="67108AFB"/>
    <w:rsid w:val="67E33716"/>
    <w:rsid w:val="688DB7F2"/>
    <w:rsid w:val="690FA7BD"/>
    <w:rsid w:val="6995E8A2"/>
    <w:rsid w:val="69BA2DE5"/>
    <w:rsid w:val="6A8E4567"/>
    <w:rsid w:val="6B3B6CEF"/>
    <w:rsid w:val="6B903BD6"/>
    <w:rsid w:val="6B9C36D4"/>
    <w:rsid w:val="6BA7F1E5"/>
    <w:rsid w:val="6C781822"/>
    <w:rsid w:val="6DC3978F"/>
    <w:rsid w:val="6E1FBE9D"/>
    <w:rsid w:val="6E2E3D9E"/>
    <w:rsid w:val="6F17720C"/>
    <w:rsid w:val="6F5B0CB0"/>
    <w:rsid w:val="6FD2EFF8"/>
    <w:rsid w:val="71B0C991"/>
    <w:rsid w:val="71BBEB7D"/>
    <w:rsid w:val="71E1413F"/>
    <w:rsid w:val="72146642"/>
    <w:rsid w:val="734571FF"/>
    <w:rsid w:val="73765F8B"/>
    <w:rsid w:val="73A27978"/>
    <w:rsid w:val="73FBFEF0"/>
    <w:rsid w:val="74B60956"/>
    <w:rsid w:val="750C5FA3"/>
    <w:rsid w:val="75726AC9"/>
    <w:rsid w:val="7641FEA0"/>
    <w:rsid w:val="76579237"/>
    <w:rsid w:val="76FE720E"/>
    <w:rsid w:val="76FF88F3"/>
    <w:rsid w:val="77429CBA"/>
    <w:rsid w:val="77CAA011"/>
    <w:rsid w:val="77EA4C28"/>
    <w:rsid w:val="78369C1B"/>
    <w:rsid w:val="78629D7E"/>
    <w:rsid w:val="788504DE"/>
    <w:rsid w:val="794006F1"/>
    <w:rsid w:val="7940F28C"/>
    <w:rsid w:val="7972DE77"/>
    <w:rsid w:val="7A7D4ADF"/>
    <w:rsid w:val="7AFBB0F4"/>
    <w:rsid w:val="7B2DB543"/>
    <w:rsid w:val="7B44D383"/>
    <w:rsid w:val="7BFAA5B4"/>
    <w:rsid w:val="7BFB51E9"/>
    <w:rsid w:val="7C0A8618"/>
    <w:rsid w:val="7C701379"/>
    <w:rsid w:val="7CA026C4"/>
    <w:rsid w:val="7CB2C0B1"/>
    <w:rsid w:val="7D4953D4"/>
    <w:rsid w:val="7D76E5C9"/>
    <w:rsid w:val="7DA82B4B"/>
    <w:rsid w:val="7E3626DC"/>
    <w:rsid w:val="7E9BC935"/>
    <w:rsid w:val="7F4F2C03"/>
    <w:rsid w:val="7F94EA80"/>
    <w:rsid w:val="7F9F2C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F8051"/>
  <w15:chartTrackingRefBased/>
  <w15:docId w15:val="{5973E1D1-4091-4251-BF6A-FAC34B7FE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067"/>
    <w:pPr>
      <w:spacing w:line="256" w:lineRule="auto"/>
    </w:pPr>
    <w:rPr>
      <w:rFonts w:ascii="Verdana" w:hAnsi="Verdana"/>
      <w:sz w:val="24"/>
    </w:rPr>
  </w:style>
  <w:style w:type="paragraph" w:styleId="Heading1">
    <w:name w:val="heading 1"/>
    <w:basedOn w:val="Normal"/>
    <w:next w:val="Normal"/>
    <w:link w:val="Heading1Char"/>
    <w:uiPriority w:val="9"/>
    <w:qFormat/>
    <w:rsid w:val="005B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2F41D9"/>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5B05B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27DE4"/>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1D9"/>
    <w:pPr>
      <w:ind w:left="720"/>
      <w:contextualSpacing/>
    </w:pPr>
  </w:style>
  <w:style w:type="character" w:customStyle="1" w:styleId="Heading2Char">
    <w:name w:val="Heading 2 Char"/>
    <w:basedOn w:val="DefaultParagraphFont"/>
    <w:link w:val="Heading2"/>
    <w:rsid w:val="002F41D9"/>
    <w:rPr>
      <w:rFonts w:ascii="Arial" w:eastAsia="Times New Roman" w:hAnsi="Arial" w:cs="Arial"/>
      <w:b/>
      <w:bCs/>
      <w:i/>
      <w:iCs/>
      <w:sz w:val="28"/>
      <w:szCs w:val="28"/>
    </w:rPr>
  </w:style>
  <w:style w:type="character" w:styleId="Hyperlink">
    <w:name w:val="Hyperlink"/>
    <w:uiPriority w:val="99"/>
    <w:unhideWhenUsed/>
    <w:rsid w:val="002F41D9"/>
    <w:rPr>
      <w:color w:val="0000FF"/>
      <w:u w:val="single"/>
    </w:rPr>
  </w:style>
  <w:style w:type="character" w:styleId="Strong">
    <w:name w:val="Strong"/>
    <w:basedOn w:val="DefaultParagraphFont"/>
    <w:uiPriority w:val="22"/>
    <w:qFormat/>
    <w:rsid w:val="00B57304"/>
    <w:rPr>
      <w:b/>
      <w:bCs/>
    </w:rPr>
  </w:style>
  <w:style w:type="table" w:customStyle="1" w:styleId="TableGrid1">
    <w:name w:val="Table Grid1"/>
    <w:basedOn w:val="TableNormal"/>
    <w:uiPriority w:val="39"/>
    <w:rsid w:val="00A7410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sid w:val="0020286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C54F7"/>
    <w:rPr>
      <w:rFonts w:ascii="Times New Roman" w:hAnsi="Times New Roman" w:cs="Times New Roman"/>
      <w:szCs w:val="24"/>
    </w:rPr>
  </w:style>
  <w:style w:type="paragraph" w:styleId="CommentText">
    <w:name w:val="annotation text"/>
    <w:basedOn w:val="Normal"/>
    <w:link w:val="CommentTextChar"/>
    <w:uiPriority w:val="99"/>
    <w:unhideWhenUsed/>
    <w:rsid w:val="00E50B03"/>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50B03"/>
    <w:rPr>
      <w:rFonts w:ascii="Times New Roman" w:eastAsia="Times New Roman" w:hAnsi="Times New Roman" w:cs="Times New Roman"/>
      <w:sz w:val="20"/>
      <w:szCs w:val="20"/>
    </w:rPr>
  </w:style>
  <w:style w:type="character" w:styleId="CommentReference">
    <w:name w:val="annotation reference"/>
    <w:uiPriority w:val="99"/>
    <w:semiHidden/>
    <w:unhideWhenUsed/>
    <w:rsid w:val="00E50B03"/>
    <w:rPr>
      <w:sz w:val="16"/>
      <w:szCs w:val="16"/>
    </w:rPr>
  </w:style>
  <w:style w:type="character" w:customStyle="1" w:styleId="normaltextrun">
    <w:name w:val="normaltextrun"/>
    <w:basedOn w:val="DefaultParagraphFont"/>
    <w:rsid w:val="00B054CF"/>
  </w:style>
  <w:style w:type="paragraph" w:styleId="Header">
    <w:name w:val="header"/>
    <w:basedOn w:val="Normal"/>
    <w:link w:val="HeaderChar"/>
    <w:uiPriority w:val="99"/>
    <w:unhideWhenUsed/>
    <w:rsid w:val="002D44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4F8"/>
  </w:style>
  <w:style w:type="paragraph" w:styleId="Footer">
    <w:name w:val="footer"/>
    <w:basedOn w:val="Normal"/>
    <w:link w:val="FooterChar"/>
    <w:uiPriority w:val="99"/>
    <w:unhideWhenUsed/>
    <w:rsid w:val="002D44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4F8"/>
  </w:style>
  <w:style w:type="character" w:customStyle="1" w:styleId="Heading1Char">
    <w:name w:val="Heading 1 Char"/>
    <w:basedOn w:val="DefaultParagraphFont"/>
    <w:link w:val="Heading1"/>
    <w:uiPriority w:val="9"/>
    <w:rsid w:val="005B05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B05B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unhideWhenUsed/>
    <w:rsid w:val="005B05B7"/>
    <w:rPr>
      <w:color w:val="605E5C"/>
      <w:shd w:val="clear" w:color="auto" w:fill="E1DFDD"/>
    </w:rPr>
  </w:style>
  <w:style w:type="paragraph" w:styleId="TOC1">
    <w:name w:val="toc 1"/>
    <w:basedOn w:val="Normal"/>
    <w:next w:val="Normal"/>
    <w:autoRedefine/>
    <w:uiPriority w:val="39"/>
    <w:unhideWhenUsed/>
    <w:rsid w:val="00D7609E"/>
    <w:pPr>
      <w:spacing w:before="120" w:after="120" w:line="240" w:lineRule="auto"/>
      <w:ind w:left="720" w:hanging="360"/>
    </w:pPr>
    <w:rPr>
      <w:rFonts w:cstheme="minorHAnsi"/>
      <w:bCs/>
      <w:szCs w:val="20"/>
    </w:rPr>
  </w:style>
  <w:style w:type="paragraph" w:styleId="CommentSubject">
    <w:name w:val="annotation subject"/>
    <w:basedOn w:val="CommentText"/>
    <w:next w:val="CommentText"/>
    <w:link w:val="CommentSubjectChar"/>
    <w:uiPriority w:val="99"/>
    <w:semiHidden/>
    <w:unhideWhenUsed/>
    <w:rsid w:val="00153EBF"/>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53EBF"/>
    <w:rPr>
      <w:rFonts w:ascii="Times New Roman" w:eastAsia="Times New Roman" w:hAnsi="Times New Roman" w:cs="Times New Roman"/>
      <w:b/>
      <w:bCs/>
      <w:sz w:val="20"/>
      <w:szCs w:val="20"/>
    </w:rPr>
  </w:style>
  <w:style w:type="paragraph" w:styleId="Revision">
    <w:name w:val="Revision"/>
    <w:hidden/>
    <w:uiPriority w:val="99"/>
    <w:semiHidden/>
    <w:rsid w:val="00153EBF"/>
    <w:pPr>
      <w:spacing w:after="0" w:line="240" w:lineRule="auto"/>
    </w:pPr>
  </w:style>
  <w:style w:type="character" w:styleId="Mention">
    <w:name w:val="Mention"/>
    <w:basedOn w:val="DefaultParagraphFont"/>
    <w:uiPriority w:val="99"/>
    <w:unhideWhenUsed/>
    <w:rsid w:val="00153EBF"/>
    <w:rPr>
      <w:color w:val="2B579A"/>
      <w:shd w:val="clear" w:color="auto" w:fill="E1DFDD"/>
    </w:rPr>
  </w:style>
  <w:style w:type="character" w:styleId="FollowedHyperlink">
    <w:name w:val="FollowedHyperlink"/>
    <w:basedOn w:val="DefaultParagraphFont"/>
    <w:uiPriority w:val="99"/>
    <w:semiHidden/>
    <w:unhideWhenUsed/>
    <w:rsid w:val="009D2FE2"/>
    <w:rPr>
      <w:color w:val="954F72" w:themeColor="followedHyperlink"/>
      <w:u w:val="single"/>
    </w:rPr>
  </w:style>
  <w:style w:type="table" w:styleId="TableGrid">
    <w:name w:val="Table Grid"/>
    <w:basedOn w:val="TableNormal"/>
    <w:uiPriority w:val="39"/>
    <w:rsid w:val="00380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6306AA"/>
  </w:style>
  <w:style w:type="paragraph" w:styleId="TOC2">
    <w:name w:val="toc 2"/>
    <w:basedOn w:val="Normal"/>
    <w:next w:val="Normal"/>
    <w:autoRedefine/>
    <w:uiPriority w:val="39"/>
    <w:unhideWhenUsed/>
    <w:rsid w:val="00B845CE"/>
    <w:pPr>
      <w:tabs>
        <w:tab w:val="right" w:leader="dot" w:pos="12950"/>
      </w:tabs>
      <w:spacing w:before="120" w:after="0"/>
    </w:pPr>
    <w:rPr>
      <w:rFonts w:cstheme="minorHAnsi"/>
      <w:iCs/>
      <w:szCs w:val="20"/>
    </w:rPr>
  </w:style>
  <w:style w:type="paragraph" w:styleId="TOC3">
    <w:name w:val="toc 3"/>
    <w:basedOn w:val="Normal"/>
    <w:next w:val="Normal"/>
    <w:autoRedefine/>
    <w:uiPriority w:val="39"/>
    <w:unhideWhenUsed/>
    <w:rsid w:val="002B357B"/>
    <w:pPr>
      <w:spacing w:after="0"/>
      <w:ind w:left="440"/>
    </w:pPr>
    <w:rPr>
      <w:rFonts w:cstheme="minorHAnsi"/>
      <w:sz w:val="20"/>
      <w:szCs w:val="20"/>
    </w:rPr>
  </w:style>
  <w:style w:type="paragraph" w:styleId="TOC4">
    <w:name w:val="toc 4"/>
    <w:basedOn w:val="Normal"/>
    <w:next w:val="Normal"/>
    <w:autoRedefine/>
    <w:uiPriority w:val="39"/>
    <w:unhideWhenUsed/>
    <w:rsid w:val="00A0761F"/>
    <w:pPr>
      <w:numPr>
        <w:numId w:val="27"/>
      </w:numPr>
      <w:tabs>
        <w:tab w:val="right" w:leader="dot" w:pos="12950"/>
      </w:tabs>
      <w:spacing w:before="120" w:after="120"/>
    </w:pPr>
    <w:rPr>
      <w:rFonts w:cstheme="minorHAnsi"/>
      <w:sz w:val="20"/>
      <w:szCs w:val="20"/>
    </w:rPr>
  </w:style>
  <w:style w:type="paragraph" w:styleId="TOC5">
    <w:name w:val="toc 5"/>
    <w:basedOn w:val="Normal"/>
    <w:next w:val="Normal"/>
    <w:autoRedefine/>
    <w:uiPriority w:val="39"/>
    <w:unhideWhenUsed/>
    <w:rsid w:val="002B357B"/>
    <w:pPr>
      <w:spacing w:after="0"/>
      <w:ind w:left="880"/>
    </w:pPr>
    <w:rPr>
      <w:rFonts w:cstheme="minorHAnsi"/>
      <w:sz w:val="20"/>
      <w:szCs w:val="20"/>
    </w:rPr>
  </w:style>
  <w:style w:type="paragraph" w:styleId="TOC6">
    <w:name w:val="toc 6"/>
    <w:basedOn w:val="Normal"/>
    <w:next w:val="Normal"/>
    <w:autoRedefine/>
    <w:uiPriority w:val="39"/>
    <w:unhideWhenUsed/>
    <w:rsid w:val="002B357B"/>
    <w:pPr>
      <w:spacing w:after="0"/>
      <w:ind w:left="1100"/>
    </w:pPr>
    <w:rPr>
      <w:rFonts w:cstheme="minorHAnsi"/>
      <w:sz w:val="20"/>
      <w:szCs w:val="20"/>
    </w:rPr>
  </w:style>
  <w:style w:type="paragraph" w:styleId="TOC7">
    <w:name w:val="toc 7"/>
    <w:basedOn w:val="Normal"/>
    <w:next w:val="Normal"/>
    <w:autoRedefine/>
    <w:uiPriority w:val="39"/>
    <w:unhideWhenUsed/>
    <w:rsid w:val="002B357B"/>
    <w:pPr>
      <w:spacing w:after="0"/>
      <w:ind w:left="1320"/>
    </w:pPr>
    <w:rPr>
      <w:rFonts w:cstheme="minorHAnsi"/>
      <w:sz w:val="20"/>
      <w:szCs w:val="20"/>
    </w:rPr>
  </w:style>
  <w:style w:type="paragraph" w:styleId="TOC8">
    <w:name w:val="toc 8"/>
    <w:basedOn w:val="Normal"/>
    <w:next w:val="Normal"/>
    <w:autoRedefine/>
    <w:uiPriority w:val="39"/>
    <w:unhideWhenUsed/>
    <w:rsid w:val="002B357B"/>
    <w:pPr>
      <w:spacing w:after="0"/>
      <w:ind w:left="1540"/>
    </w:pPr>
    <w:rPr>
      <w:rFonts w:cstheme="minorHAnsi"/>
      <w:sz w:val="20"/>
      <w:szCs w:val="20"/>
    </w:rPr>
  </w:style>
  <w:style w:type="paragraph" w:styleId="TOC9">
    <w:name w:val="toc 9"/>
    <w:basedOn w:val="Normal"/>
    <w:next w:val="Normal"/>
    <w:autoRedefine/>
    <w:uiPriority w:val="39"/>
    <w:unhideWhenUsed/>
    <w:rsid w:val="002B357B"/>
    <w:pPr>
      <w:spacing w:after="0"/>
      <w:ind w:left="1760"/>
    </w:pPr>
    <w:rPr>
      <w:rFonts w:cstheme="minorHAnsi"/>
      <w:sz w:val="20"/>
      <w:szCs w:val="20"/>
    </w:rPr>
  </w:style>
  <w:style w:type="character" w:customStyle="1" w:styleId="Heading4Char">
    <w:name w:val="Heading 4 Char"/>
    <w:basedOn w:val="DefaultParagraphFont"/>
    <w:link w:val="Heading4"/>
    <w:uiPriority w:val="9"/>
    <w:rsid w:val="00927DE4"/>
    <w:rPr>
      <w:rFonts w:ascii="Verdana" w:eastAsiaTheme="majorEastAsia" w:hAnsi="Verdana"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0695">
      <w:bodyDiv w:val="1"/>
      <w:marLeft w:val="0"/>
      <w:marRight w:val="0"/>
      <w:marTop w:val="0"/>
      <w:marBottom w:val="0"/>
      <w:divBdr>
        <w:top w:val="none" w:sz="0" w:space="0" w:color="auto"/>
        <w:left w:val="none" w:sz="0" w:space="0" w:color="auto"/>
        <w:bottom w:val="none" w:sz="0" w:space="0" w:color="auto"/>
        <w:right w:val="none" w:sz="0" w:space="0" w:color="auto"/>
      </w:divBdr>
    </w:div>
    <w:div w:id="13463886">
      <w:bodyDiv w:val="1"/>
      <w:marLeft w:val="0"/>
      <w:marRight w:val="0"/>
      <w:marTop w:val="0"/>
      <w:marBottom w:val="0"/>
      <w:divBdr>
        <w:top w:val="none" w:sz="0" w:space="0" w:color="auto"/>
        <w:left w:val="none" w:sz="0" w:space="0" w:color="auto"/>
        <w:bottom w:val="none" w:sz="0" w:space="0" w:color="auto"/>
        <w:right w:val="none" w:sz="0" w:space="0" w:color="auto"/>
      </w:divBdr>
    </w:div>
    <w:div w:id="18240445">
      <w:bodyDiv w:val="1"/>
      <w:marLeft w:val="0"/>
      <w:marRight w:val="0"/>
      <w:marTop w:val="0"/>
      <w:marBottom w:val="0"/>
      <w:divBdr>
        <w:top w:val="none" w:sz="0" w:space="0" w:color="auto"/>
        <w:left w:val="none" w:sz="0" w:space="0" w:color="auto"/>
        <w:bottom w:val="none" w:sz="0" w:space="0" w:color="auto"/>
        <w:right w:val="none" w:sz="0" w:space="0" w:color="auto"/>
      </w:divBdr>
    </w:div>
    <w:div w:id="27343756">
      <w:bodyDiv w:val="1"/>
      <w:marLeft w:val="0"/>
      <w:marRight w:val="0"/>
      <w:marTop w:val="0"/>
      <w:marBottom w:val="0"/>
      <w:divBdr>
        <w:top w:val="none" w:sz="0" w:space="0" w:color="auto"/>
        <w:left w:val="none" w:sz="0" w:space="0" w:color="auto"/>
        <w:bottom w:val="none" w:sz="0" w:space="0" w:color="auto"/>
        <w:right w:val="none" w:sz="0" w:space="0" w:color="auto"/>
      </w:divBdr>
    </w:div>
    <w:div w:id="32847394">
      <w:bodyDiv w:val="1"/>
      <w:marLeft w:val="0"/>
      <w:marRight w:val="0"/>
      <w:marTop w:val="0"/>
      <w:marBottom w:val="0"/>
      <w:divBdr>
        <w:top w:val="none" w:sz="0" w:space="0" w:color="auto"/>
        <w:left w:val="none" w:sz="0" w:space="0" w:color="auto"/>
        <w:bottom w:val="none" w:sz="0" w:space="0" w:color="auto"/>
        <w:right w:val="none" w:sz="0" w:space="0" w:color="auto"/>
      </w:divBdr>
    </w:div>
    <w:div w:id="51738423">
      <w:bodyDiv w:val="1"/>
      <w:marLeft w:val="0"/>
      <w:marRight w:val="0"/>
      <w:marTop w:val="0"/>
      <w:marBottom w:val="0"/>
      <w:divBdr>
        <w:top w:val="none" w:sz="0" w:space="0" w:color="auto"/>
        <w:left w:val="none" w:sz="0" w:space="0" w:color="auto"/>
        <w:bottom w:val="none" w:sz="0" w:space="0" w:color="auto"/>
        <w:right w:val="none" w:sz="0" w:space="0" w:color="auto"/>
      </w:divBdr>
    </w:div>
    <w:div w:id="52124993">
      <w:bodyDiv w:val="1"/>
      <w:marLeft w:val="0"/>
      <w:marRight w:val="0"/>
      <w:marTop w:val="0"/>
      <w:marBottom w:val="0"/>
      <w:divBdr>
        <w:top w:val="none" w:sz="0" w:space="0" w:color="auto"/>
        <w:left w:val="none" w:sz="0" w:space="0" w:color="auto"/>
        <w:bottom w:val="none" w:sz="0" w:space="0" w:color="auto"/>
        <w:right w:val="none" w:sz="0" w:space="0" w:color="auto"/>
      </w:divBdr>
    </w:div>
    <w:div w:id="63726628">
      <w:bodyDiv w:val="1"/>
      <w:marLeft w:val="0"/>
      <w:marRight w:val="0"/>
      <w:marTop w:val="0"/>
      <w:marBottom w:val="0"/>
      <w:divBdr>
        <w:top w:val="none" w:sz="0" w:space="0" w:color="auto"/>
        <w:left w:val="none" w:sz="0" w:space="0" w:color="auto"/>
        <w:bottom w:val="none" w:sz="0" w:space="0" w:color="auto"/>
        <w:right w:val="none" w:sz="0" w:space="0" w:color="auto"/>
      </w:divBdr>
    </w:div>
    <w:div w:id="66146965">
      <w:bodyDiv w:val="1"/>
      <w:marLeft w:val="0"/>
      <w:marRight w:val="0"/>
      <w:marTop w:val="0"/>
      <w:marBottom w:val="0"/>
      <w:divBdr>
        <w:top w:val="none" w:sz="0" w:space="0" w:color="auto"/>
        <w:left w:val="none" w:sz="0" w:space="0" w:color="auto"/>
        <w:bottom w:val="none" w:sz="0" w:space="0" w:color="auto"/>
        <w:right w:val="none" w:sz="0" w:space="0" w:color="auto"/>
      </w:divBdr>
    </w:div>
    <w:div w:id="116485190">
      <w:bodyDiv w:val="1"/>
      <w:marLeft w:val="0"/>
      <w:marRight w:val="0"/>
      <w:marTop w:val="0"/>
      <w:marBottom w:val="0"/>
      <w:divBdr>
        <w:top w:val="none" w:sz="0" w:space="0" w:color="auto"/>
        <w:left w:val="none" w:sz="0" w:space="0" w:color="auto"/>
        <w:bottom w:val="none" w:sz="0" w:space="0" w:color="auto"/>
        <w:right w:val="none" w:sz="0" w:space="0" w:color="auto"/>
      </w:divBdr>
    </w:div>
    <w:div w:id="120074270">
      <w:bodyDiv w:val="1"/>
      <w:marLeft w:val="0"/>
      <w:marRight w:val="0"/>
      <w:marTop w:val="0"/>
      <w:marBottom w:val="0"/>
      <w:divBdr>
        <w:top w:val="none" w:sz="0" w:space="0" w:color="auto"/>
        <w:left w:val="none" w:sz="0" w:space="0" w:color="auto"/>
        <w:bottom w:val="none" w:sz="0" w:space="0" w:color="auto"/>
        <w:right w:val="none" w:sz="0" w:space="0" w:color="auto"/>
      </w:divBdr>
    </w:div>
    <w:div w:id="158232339">
      <w:bodyDiv w:val="1"/>
      <w:marLeft w:val="0"/>
      <w:marRight w:val="0"/>
      <w:marTop w:val="0"/>
      <w:marBottom w:val="0"/>
      <w:divBdr>
        <w:top w:val="none" w:sz="0" w:space="0" w:color="auto"/>
        <w:left w:val="none" w:sz="0" w:space="0" w:color="auto"/>
        <w:bottom w:val="none" w:sz="0" w:space="0" w:color="auto"/>
        <w:right w:val="none" w:sz="0" w:space="0" w:color="auto"/>
      </w:divBdr>
    </w:div>
    <w:div w:id="162084668">
      <w:bodyDiv w:val="1"/>
      <w:marLeft w:val="0"/>
      <w:marRight w:val="0"/>
      <w:marTop w:val="0"/>
      <w:marBottom w:val="0"/>
      <w:divBdr>
        <w:top w:val="none" w:sz="0" w:space="0" w:color="auto"/>
        <w:left w:val="none" w:sz="0" w:space="0" w:color="auto"/>
        <w:bottom w:val="none" w:sz="0" w:space="0" w:color="auto"/>
        <w:right w:val="none" w:sz="0" w:space="0" w:color="auto"/>
      </w:divBdr>
    </w:div>
    <w:div w:id="175702476">
      <w:bodyDiv w:val="1"/>
      <w:marLeft w:val="0"/>
      <w:marRight w:val="0"/>
      <w:marTop w:val="0"/>
      <w:marBottom w:val="0"/>
      <w:divBdr>
        <w:top w:val="none" w:sz="0" w:space="0" w:color="auto"/>
        <w:left w:val="none" w:sz="0" w:space="0" w:color="auto"/>
        <w:bottom w:val="none" w:sz="0" w:space="0" w:color="auto"/>
        <w:right w:val="none" w:sz="0" w:space="0" w:color="auto"/>
      </w:divBdr>
    </w:div>
    <w:div w:id="184055884">
      <w:bodyDiv w:val="1"/>
      <w:marLeft w:val="0"/>
      <w:marRight w:val="0"/>
      <w:marTop w:val="0"/>
      <w:marBottom w:val="0"/>
      <w:divBdr>
        <w:top w:val="none" w:sz="0" w:space="0" w:color="auto"/>
        <w:left w:val="none" w:sz="0" w:space="0" w:color="auto"/>
        <w:bottom w:val="none" w:sz="0" w:space="0" w:color="auto"/>
        <w:right w:val="none" w:sz="0" w:space="0" w:color="auto"/>
      </w:divBdr>
    </w:div>
    <w:div w:id="184447386">
      <w:bodyDiv w:val="1"/>
      <w:marLeft w:val="0"/>
      <w:marRight w:val="0"/>
      <w:marTop w:val="0"/>
      <w:marBottom w:val="0"/>
      <w:divBdr>
        <w:top w:val="none" w:sz="0" w:space="0" w:color="auto"/>
        <w:left w:val="none" w:sz="0" w:space="0" w:color="auto"/>
        <w:bottom w:val="none" w:sz="0" w:space="0" w:color="auto"/>
        <w:right w:val="none" w:sz="0" w:space="0" w:color="auto"/>
      </w:divBdr>
    </w:div>
    <w:div w:id="191038312">
      <w:bodyDiv w:val="1"/>
      <w:marLeft w:val="0"/>
      <w:marRight w:val="0"/>
      <w:marTop w:val="0"/>
      <w:marBottom w:val="0"/>
      <w:divBdr>
        <w:top w:val="none" w:sz="0" w:space="0" w:color="auto"/>
        <w:left w:val="none" w:sz="0" w:space="0" w:color="auto"/>
        <w:bottom w:val="none" w:sz="0" w:space="0" w:color="auto"/>
        <w:right w:val="none" w:sz="0" w:space="0" w:color="auto"/>
      </w:divBdr>
    </w:div>
    <w:div w:id="204681200">
      <w:bodyDiv w:val="1"/>
      <w:marLeft w:val="0"/>
      <w:marRight w:val="0"/>
      <w:marTop w:val="0"/>
      <w:marBottom w:val="0"/>
      <w:divBdr>
        <w:top w:val="none" w:sz="0" w:space="0" w:color="auto"/>
        <w:left w:val="none" w:sz="0" w:space="0" w:color="auto"/>
        <w:bottom w:val="none" w:sz="0" w:space="0" w:color="auto"/>
        <w:right w:val="none" w:sz="0" w:space="0" w:color="auto"/>
      </w:divBdr>
    </w:div>
    <w:div w:id="206528981">
      <w:bodyDiv w:val="1"/>
      <w:marLeft w:val="0"/>
      <w:marRight w:val="0"/>
      <w:marTop w:val="0"/>
      <w:marBottom w:val="0"/>
      <w:divBdr>
        <w:top w:val="none" w:sz="0" w:space="0" w:color="auto"/>
        <w:left w:val="none" w:sz="0" w:space="0" w:color="auto"/>
        <w:bottom w:val="none" w:sz="0" w:space="0" w:color="auto"/>
        <w:right w:val="none" w:sz="0" w:space="0" w:color="auto"/>
      </w:divBdr>
    </w:div>
    <w:div w:id="208542678">
      <w:bodyDiv w:val="1"/>
      <w:marLeft w:val="0"/>
      <w:marRight w:val="0"/>
      <w:marTop w:val="0"/>
      <w:marBottom w:val="0"/>
      <w:divBdr>
        <w:top w:val="none" w:sz="0" w:space="0" w:color="auto"/>
        <w:left w:val="none" w:sz="0" w:space="0" w:color="auto"/>
        <w:bottom w:val="none" w:sz="0" w:space="0" w:color="auto"/>
        <w:right w:val="none" w:sz="0" w:space="0" w:color="auto"/>
      </w:divBdr>
    </w:div>
    <w:div w:id="217135720">
      <w:bodyDiv w:val="1"/>
      <w:marLeft w:val="0"/>
      <w:marRight w:val="0"/>
      <w:marTop w:val="0"/>
      <w:marBottom w:val="0"/>
      <w:divBdr>
        <w:top w:val="none" w:sz="0" w:space="0" w:color="auto"/>
        <w:left w:val="none" w:sz="0" w:space="0" w:color="auto"/>
        <w:bottom w:val="none" w:sz="0" w:space="0" w:color="auto"/>
        <w:right w:val="none" w:sz="0" w:space="0" w:color="auto"/>
      </w:divBdr>
    </w:div>
    <w:div w:id="224804393">
      <w:bodyDiv w:val="1"/>
      <w:marLeft w:val="0"/>
      <w:marRight w:val="0"/>
      <w:marTop w:val="0"/>
      <w:marBottom w:val="0"/>
      <w:divBdr>
        <w:top w:val="none" w:sz="0" w:space="0" w:color="auto"/>
        <w:left w:val="none" w:sz="0" w:space="0" w:color="auto"/>
        <w:bottom w:val="none" w:sz="0" w:space="0" w:color="auto"/>
        <w:right w:val="none" w:sz="0" w:space="0" w:color="auto"/>
      </w:divBdr>
    </w:div>
    <w:div w:id="229465229">
      <w:bodyDiv w:val="1"/>
      <w:marLeft w:val="0"/>
      <w:marRight w:val="0"/>
      <w:marTop w:val="0"/>
      <w:marBottom w:val="0"/>
      <w:divBdr>
        <w:top w:val="none" w:sz="0" w:space="0" w:color="auto"/>
        <w:left w:val="none" w:sz="0" w:space="0" w:color="auto"/>
        <w:bottom w:val="none" w:sz="0" w:space="0" w:color="auto"/>
        <w:right w:val="none" w:sz="0" w:space="0" w:color="auto"/>
      </w:divBdr>
    </w:div>
    <w:div w:id="236788099">
      <w:bodyDiv w:val="1"/>
      <w:marLeft w:val="0"/>
      <w:marRight w:val="0"/>
      <w:marTop w:val="0"/>
      <w:marBottom w:val="0"/>
      <w:divBdr>
        <w:top w:val="none" w:sz="0" w:space="0" w:color="auto"/>
        <w:left w:val="none" w:sz="0" w:space="0" w:color="auto"/>
        <w:bottom w:val="none" w:sz="0" w:space="0" w:color="auto"/>
        <w:right w:val="none" w:sz="0" w:space="0" w:color="auto"/>
      </w:divBdr>
    </w:div>
    <w:div w:id="242493805">
      <w:bodyDiv w:val="1"/>
      <w:marLeft w:val="0"/>
      <w:marRight w:val="0"/>
      <w:marTop w:val="0"/>
      <w:marBottom w:val="0"/>
      <w:divBdr>
        <w:top w:val="none" w:sz="0" w:space="0" w:color="auto"/>
        <w:left w:val="none" w:sz="0" w:space="0" w:color="auto"/>
        <w:bottom w:val="none" w:sz="0" w:space="0" w:color="auto"/>
        <w:right w:val="none" w:sz="0" w:space="0" w:color="auto"/>
      </w:divBdr>
      <w:divsChild>
        <w:div w:id="63721302">
          <w:marLeft w:val="0"/>
          <w:marRight w:val="0"/>
          <w:marTop w:val="0"/>
          <w:marBottom w:val="0"/>
          <w:divBdr>
            <w:top w:val="none" w:sz="0" w:space="0" w:color="auto"/>
            <w:left w:val="none" w:sz="0" w:space="0" w:color="auto"/>
            <w:bottom w:val="none" w:sz="0" w:space="0" w:color="auto"/>
            <w:right w:val="none" w:sz="0" w:space="0" w:color="auto"/>
          </w:divBdr>
          <w:divsChild>
            <w:div w:id="4476286">
              <w:marLeft w:val="0"/>
              <w:marRight w:val="0"/>
              <w:marTop w:val="0"/>
              <w:marBottom w:val="0"/>
              <w:divBdr>
                <w:top w:val="none" w:sz="0" w:space="0" w:color="auto"/>
                <w:left w:val="none" w:sz="0" w:space="0" w:color="auto"/>
                <w:bottom w:val="none" w:sz="0" w:space="0" w:color="auto"/>
                <w:right w:val="none" w:sz="0" w:space="0" w:color="auto"/>
              </w:divBdr>
              <w:divsChild>
                <w:div w:id="275062512">
                  <w:marLeft w:val="244"/>
                  <w:marRight w:val="0"/>
                  <w:marTop w:val="0"/>
                  <w:marBottom w:val="0"/>
                  <w:divBdr>
                    <w:top w:val="none" w:sz="0" w:space="0" w:color="auto"/>
                    <w:left w:val="none" w:sz="0" w:space="0" w:color="auto"/>
                    <w:bottom w:val="none" w:sz="0" w:space="0" w:color="auto"/>
                    <w:right w:val="none" w:sz="0" w:space="0" w:color="auto"/>
                  </w:divBdr>
                </w:div>
              </w:divsChild>
            </w:div>
          </w:divsChild>
        </w:div>
        <w:div w:id="121921339">
          <w:marLeft w:val="0"/>
          <w:marRight w:val="0"/>
          <w:marTop w:val="0"/>
          <w:marBottom w:val="0"/>
          <w:divBdr>
            <w:top w:val="none" w:sz="0" w:space="0" w:color="auto"/>
            <w:left w:val="none" w:sz="0" w:space="0" w:color="auto"/>
            <w:bottom w:val="none" w:sz="0" w:space="0" w:color="auto"/>
            <w:right w:val="none" w:sz="0" w:space="0" w:color="auto"/>
          </w:divBdr>
          <w:divsChild>
            <w:div w:id="686061029">
              <w:marLeft w:val="244"/>
              <w:marRight w:val="0"/>
              <w:marTop w:val="0"/>
              <w:marBottom w:val="0"/>
              <w:divBdr>
                <w:top w:val="none" w:sz="0" w:space="0" w:color="auto"/>
                <w:left w:val="none" w:sz="0" w:space="0" w:color="auto"/>
                <w:bottom w:val="none" w:sz="0" w:space="0" w:color="auto"/>
                <w:right w:val="none" w:sz="0" w:space="0" w:color="auto"/>
              </w:divBdr>
            </w:div>
          </w:divsChild>
        </w:div>
      </w:divsChild>
    </w:div>
    <w:div w:id="250966169">
      <w:bodyDiv w:val="1"/>
      <w:marLeft w:val="0"/>
      <w:marRight w:val="0"/>
      <w:marTop w:val="0"/>
      <w:marBottom w:val="0"/>
      <w:divBdr>
        <w:top w:val="none" w:sz="0" w:space="0" w:color="auto"/>
        <w:left w:val="none" w:sz="0" w:space="0" w:color="auto"/>
        <w:bottom w:val="none" w:sz="0" w:space="0" w:color="auto"/>
        <w:right w:val="none" w:sz="0" w:space="0" w:color="auto"/>
      </w:divBdr>
    </w:div>
    <w:div w:id="251353975">
      <w:bodyDiv w:val="1"/>
      <w:marLeft w:val="0"/>
      <w:marRight w:val="0"/>
      <w:marTop w:val="0"/>
      <w:marBottom w:val="0"/>
      <w:divBdr>
        <w:top w:val="none" w:sz="0" w:space="0" w:color="auto"/>
        <w:left w:val="none" w:sz="0" w:space="0" w:color="auto"/>
        <w:bottom w:val="none" w:sz="0" w:space="0" w:color="auto"/>
        <w:right w:val="none" w:sz="0" w:space="0" w:color="auto"/>
      </w:divBdr>
    </w:div>
    <w:div w:id="259025056">
      <w:bodyDiv w:val="1"/>
      <w:marLeft w:val="0"/>
      <w:marRight w:val="0"/>
      <w:marTop w:val="0"/>
      <w:marBottom w:val="0"/>
      <w:divBdr>
        <w:top w:val="none" w:sz="0" w:space="0" w:color="auto"/>
        <w:left w:val="none" w:sz="0" w:space="0" w:color="auto"/>
        <w:bottom w:val="none" w:sz="0" w:space="0" w:color="auto"/>
        <w:right w:val="none" w:sz="0" w:space="0" w:color="auto"/>
      </w:divBdr>
    </w:div>
    <w:div w:id="290744018">
      <w:bodyDiv w:val="1"/>
      <w:marLeft w:val="0"/>
      <w:marRight w:val="0"/>
      <w:marTop w:val="0"/>
      <w:marBottom w:val="0"/>
      <w:divBdr>
        <w:top w:val="none" w:sz="0" w:space="0" w:color="auto"/>
        <w:left w:val="none" w:sz="0" w:space="0" w:color="auto"/>
        <w:bottom w:val="none" w:sz="0" w:space="0" w:color="auto"/>
        <w:right w:val="none" w:sz="0" w:space="0" w:color="auto"/>
      </w:divBdr>
    </w:div>
    <w:div w:id="300112567">
      <w:bodyDiv w:val="1"/>
      <w:marLeft w:val="0"/>
      <w:marRight w:val="0"/>
      <w:marTop w:val="0"/>
      <w:marBottom w:val="0"/>
      <w:divBdr>
        <w:top w:val="none" w:sz="0" w:space="0" w:color="auto"/>
        <w:left w:val="none" w:sz="0" w:space="0" w:color="auto"/>
        <w:bottom w:val="none" w:sz="0" w:space="0" w:color="auto"/>
        <w:right w:val="none" w:sz="0" w:space="0" w:color="auto"/>
      </w:divBdr>
    </w:div>
    <w:div w:id="318467482">
      <w:bodyDiv w:val="1"/>
      <w:marLeft w:val="0"/>
      <w:marRight w:val="0"/>
      <w:marTop w:val="0"/>
      <w:marBottom w:val="0"/>
      <w:divBdr>
        <w:top w:val="none" w:sz="0" w:space="0" w:color="auto"/>
        <w:left w:val="none" w:sz="0" w:space="0" w:color="auto"/>
        <w:bottom w:val="none" w:sz="0" w:space="0" w:color="auto"/>
        <w:right w:val="none" w:sz="0" w:space="0" w:color="auto"/>
      </w:divBdr>
    </w:div>
    <w:div w:id="318969761">
      <w:bodyDiv w:val="1"/>
      <w:marLeft w:val="0"/>
      <w:marRight w:val="0"/>
      <w:marTop w:val="0"/>
      <w:marBottom w:val="0"/>
      <w:divBdr>
        <w:top w:val="none" w:sz="0" w:space="0" w:color="auto"/>
        <w:left w:val="none" w:sz="0" w:space="0" w:color="auto"/>
        <w:bottom w:val="none" w:sz="0" w:space="0" w:color="auto"/>
        <w:right w:val="none" w:sz="0" w:space="0" w:color="auto"/>
      </w:divBdr>
    </w:div>
    <w:div w:id="340669978">
      <w:bodyDiv w:val="1"/>
      <w:marLeft w:val="0"/>
      <w:marRight w:val="0"/>
      <w:marTop w:val="0"/>
      <w:marBottom w:val="0"/>
      <w:divBdr>
        <w:top w:val="none" w:sz="0" w:space="0" w:color="auto"/>
        <w:left w:val="none" w:sz="0" w:space="0" w:color="auto"/>
        <w:bottom w:val="none" w:sz="0" w:space="0" w:color="auto"/>
        <w:right w:val="none" w:sz="0" w:space="0" w:color="auto"/>
      </w:divBdr>
    </w:div>
    <w:div w:id="355618101">
      <w:bodyDiv w:val="1"/>
      <w:marLeft w:val="0"/>
      <w:marRight w:val="0"/>
      <w:marTop w:val="0"/>
      <w:marBottom w:val="0"/>
      <w:divBdr>
        <w:top w:val="none" w:sz="0" w:space="0" w:color="auto"/>
        <w:left w:val="none" w:sz="0" w:space="0" w:color="auto"/>
        <w:bottom w:val="none" w:sz="0" w:space="0" w:color="auto"/>
        <w:right w:val="none" w:sz="0" w:space="0" w:color="auto"/>
      </w:divBdr>
    </w:div>
    <w:div w:id="385106555">
      <w:bodyDiv w:val="1"/>
      <w:marLeft w:val="0"/>
      <w:marRight w:val="0"/>
      <w:marTop w:val="0"/>
      <w:marBottom w:val="0"/>
      <w:divBdr>
        <w:top w:val="none" w:sz="0" w:space="0" w:color="auto"/>
        <w:left w:val="none" w:sz="0" w:space="0" w:color="auto"/>
        <w:bottom w:val="none" w:sz="0" w:space="0" w:color="auto"/>
        <w:right w:val="none" w:sz="0" w:space="0" w:color="auto"/>
      </w:divBdr>
    </w:div>
    <w:div w:id="388261431">
      <w:bodyDiv w:val="1"/>
      <w:marLeft w:val="0"/>
      <w:marRight w:val="0"/>
      <w:marTop w:val="0"/>
      <w:marBottom w:val="0"/>
      <w:divBdr>
        <w:top w:val="none" w:sz="0" w:space="0" w:color="auto"/>
        <w:left w:val="none" w:sz="0" w:space="0" w:color="auto"/>
        <w:bottom w:val="none" w:sz="0" w:space="0" w:color="auto"/>
        <w:right w:val="none" w:sz="0" w:space="0" w:color="auto"/>
      </w:divBdr>
    </w:div>
    <w:div w:id="393818239">
      <w:bodyDiv w:val="1"/>
      <w:marLeft w:val="0"/>
      <w:marRight w:val="0"/>
      <w:marTop w:val="0"/>
      <w:marBottom w:val="0"/>
      <w:divBdr>
        <w:top w:val="none" w:sz="0" w:space="0" w:color="auto"/>
        <w:left w:val="none" w:sz="0" w:space="0" w:color="auto"/>
        <w:bottom w:val="none" w:sz="0" w:space="0" w:color="auto"/>
        <w:right w:val="none" w:sz="0" w:space="0" w:color="auto"/>
      </w:divBdr>
    </w:div>
    <w:div w:id="407653019">
      <w:bodyDiv w:val="1"/>
      <w:marLeft w:val="0"/>
      <w:marRight w:val="0"/>
      <w:marTop w:val="0"/>
      <w:marBottom w:val="0"/>
      <w:divBdr>
        <w:top w:val="none" w:sz="0" w:space="0" w:color="auto"/>
        <w:left w:val="none" w:sz="0" w:space="0" w:color="auto"/>
        <w:bottom w:val="none" w:sz="0" w:space="0" w:color="auto"/>
        <w:right w:val="none" w:sz="0" w:space="0" w:color="auto"/>
      </w:divBdr>
    </w:div>
    <w:div w:id="473988194">
      <w:bodyDiv w:val="1"/>
      <w:marLeft w:val="0"/>
      <w:marRight w:val="0"/>
      <w:marTop w:val="0"/>
      <w:marBottom w:val="0"/>
      <w:divBdr>
        <w:top w:val="none" w:sz="0" w:space="0" w:color="auto"/>
        <w:left w:val="none" w:sz="0" w:space="0" w:color="auto"/>
        <w:bottom w:val="none" w:sz="0" w:space="0" w:color="auto"/>
        <w:right w:val="none" w:sz="0" w:space="0" w:color="auto"/>
      </w:divBdr>
    </w:div>
    <w:div w:id="497306680">
      <w:bodyDiv w:val="1"/>
      <w:marLeft w:val="0"/>
      <w:marRight w:val="0"/>
      <w:marTop w:val="0"/>
      <w:marBottom w:val="0"/>
      <w:divBdr>
        <w:top w:val="none" w:sz="0" w:space="0" w:color="auto"/>
        <w:left w:val="none" w:sz="0" w:space="0" w:color="auto"/>
        <w:bottom w:val="none" w:sz="0" w:space="0" w:color="auto"/>
        <w:right w:val="none" w:sz="0" w:space="0" w:color="auto"/>
      </w:divBdr>
    </w:div>
    <w:div w:id="502478837">
      <w:bodyDiv w:val="1"/>
      <w:marLeft w:val="0"/>
      <w:marRight w:val="0"/>
      <w:marTop w:val="0"/>
      <w:marBottom w:val="0"/>
      <w:divBdr>
        <w:top w:val="none" w:sz="0" w:space="0" w:color="auto"/>
        <w:left w:val="none" w:sz="0" w:space="0" w:color="auto"/>
        <w:bottom w:val="none" w:sz="0" w:space="0" w:color="auto"/>
        <w:right w:val="none" w:sz="0" w:space="0" w:color="auto"/>
      </w:divBdr>
    </w:div>
    <w:div w:id="511721220">
      <w:bodyDiv w:val="1"/>
      <w:marLeft w:val="0"/>
      <w:marRight w:val="0"/>
      <w:marTop w:val="0"/>
      <w:marBottom w:val="0"/>
      <w:divBdr>
        <w:top w:val="none" w:sz="0" w:space="0" w:color="auto"/>
        <w:left w:val="none" w:sz="0" w:space="0" w:color="auto"/>
        <w:bottom w:val="none" w:sz="0" w:space="0" w:color="auto"/>
        <w:right w:val="none" w:sz="0" w:space="0" w:color="auto"/>
      </w:divBdr>
    </w:div>
    <w:div w:id="518348170">
      <w:bodyDiv w:val="1"/>
      <w:marLeft w:val="0"/>
      <w:marRight w:val="0"/>
      <w:marTop w:val="0"/>
      <w:marBottom w:val="0"/>
      <w:divBdr>
        <w:top w:val="none" w:sz="0" w:space="0" w:color="auto"/>
        <w:left w:val="none" w:sz="0" w:space="0" w:color="auto"/>
        <w:bottom w:val="none" w:sz="0" w:space="0" w:color="auto"/>
        <w:right w:val="none" w:sz="0" w:space="0" w:color="auto"/>
      </w:divBdr>
    </w:div>
    <w:div w:id="519860587">
      <w:bodyDiv w:val="1"/>
      <w:marLeft w:val="0"/>
      <w:marRight w:val="0"/>
      <w:marTop w:val="0"/>
      <w:marBottom w:val="0"/>
      <w:divBdr>
        <w:top w:val="none" w:sz="0" w:space="0" w:color="auto"/>
        <w:left w:val="none" w:sz="0" w:space="0" w:color="auto"/>
        <w:bottom w:val="none" w:sz="0" w:space="0" w:color="auto"/>
        <w:right w:val="none" w:sz="0" w:space="0" w:color="auto"/>
      </w:divBdr>
    </w:div>
    <w:div w:id="526874704">
      <w:bodyDiv w:val="1"/>
      <w:marLeft w:val="0"/>
      <w:marRight w:val="0"/>
      <w:marTop w:val="0"/>
      <w:marBottom w:val="0"/>
      <w:divBdr>
        <w:top w:val="none" w:sz="0" w:space="0" w:color="auto"/>
        <w:left w:val="none" w:sz="0" w:space="0" w:color="auto"/>
        <w:bottom w:val="none" w:sz="0" w:space="0" w:color="auto"/>
        <w:right w:val="none" w:sz="0" w:space="0" w:color="auto"/>
      </w:divBdr>
    </w:div>
    <w:div w:id="531499045">
      <w:bodyDiv w:val="1"/>
      <w:marLeft w:val="0"/>
      <w:marRight w:val="0"/>
      <w:marTop w:val="0"/>
      <w:marBottom w:val="0"/>
      <w:divBdr>
        <w:top w:val="none" w:sz="0" w:space="0" w:color="auto"/>
        <w:left w:val="none" w:sz="0" w:space="0" w:color="auto"/>
        <w:bottom w:val="none" w:sz="0" w:space="0" w:color="auto"/>
        <w:right w:val="none" w:sz="0" w:space="0" w:color="auto"/>
      </w:divBdr>
    </w:div>
    <w:div w:id="537088530">
      <w:bodyDiv w:val="1"/>
      <w:marLeft w:val="0"/>
      <w:marRight w:val="0"/>
      <w:marTop w:val="0"/>
      <w:marBottom w:val="0"/>
      <w:divBdr>
        <w:top w:val="none" w:sz="0" w:space="0" w:color="auto"/>
        <w:left w:val="none" w:sz="0" w:space="0" w:color="auto"/>
        <w:bottom w:val="none" w:sz="0" w:space="0" w:color="auto"/>
        <w:right w:val="none" w:sz="0" w:space="0" w:color="auto"/>
      </w:divBdr>
    </w:div>
    <w:div w:id="545916431">
      <w:bodyDiv w:val="1"/>
      <w:marLeft w:val="0"/>
      <w:marRight w:val="0"/>
      <w:marTop w:val="0"/>
      <w:marBottom w:val="0"/>
      <w:divBdr>
        <w:top w:val="none" w:sz="0" w:space="0" w:color="auto"/>
        <w:left w:val="none" w:sz="0" w:space="0" w:color="auto"/>
        <w:bottom w:val="none" w:sz="0" w:space="0" w:color="auto"/>
        <w:right w:val="none" w:sz="0" w:space="0" w:color="auto"/>
      </w:divBdr>
    </w:div>
    <w:div w:id="551308957">
      <w:bodyDiv w:val="1"/>
      <w:marLeft w:val="0"/>
      <w:marRight w:val="0"/>
      <w:marTop w:val="0"/>
      <w:marBottom w:val="0"/>
      <w:divBdr>
        <w:top w:val="none" w:sz="0" w:space="0" w:color="auto"/>
        <w:left w:val="none" w:sz="0" w:space="0" w:color="auto"/>
        <w:bottom w:val="none" w:sz="0" w:space="0" w:color="auto"/>
        <w:right w:val="none" w:sz="0" w:space="0" w:color="auto"/>
      </w:divBdr>
    </w:div>
    <w:div w:id="567110809">
      <w:bodyDiv w:val="1"/>
      <w:marLeft w:val="0"/>
      <w:marRight w:val="0"/>
      <w:marTop w:val="0"/>
      <w:marBottom w:val="0"/>
      <w:divBdr>
        <w:top w:val="none" w:sz="0" w:space="0" w:color="auto"/>
        <w:left w:val="none" w:sz="0" w:space="0" w:color="auto"/>
        <w:bottom w:val="none" w:sz="0" w:space="0" w:color="auto"/>
        <w:right w:val="none" w:sz="0" w:space="0" w:color="auto"/>
      </w:divBdr>
    </w:div>
    <w:div w:id="583800650">
      <w:bodyDiv w:val="1"/>
      <w:marLeft w:val="0"/>
      <w:marRight w:val="0"/>
      <w:marTop w:val="0"/>
      <w:marBottom w:val="0"/>
      <w:divBdr>
        <w:top w:val="none" w:sz="0" w:space="0" w:color="auto"/>
        <w:left w:val="none" w:sz="0" w:space="0" w:color="auto"/>
        <w:bottom w:val="none" w:sz="0" w:space="0" w:color="auto"/>
        <w:right w:val="none" w:sz="0" w:space="0" w:color="auto"/>
      </w:divBdr>
    </w:div>
    <w:div w:id="584413600">
      <w:bodyDiv w:val="1"/>
      <w:marLeft w:val="0"/>
      <w:marRight w:val="0"/>
      <w:marTop w:val="0"/>
      <w:marBottom w:val="0"/>
      <w:divBdr>
        <w:top w:val="none" w:sz="0" w:space="0" w:color="auto"/>
        <w:left w:val="none" w:sz="0" w:space="0" w:color="auto"/>
        <w:bottom w:val="none" w:sz="0" w:space="0" w:color="auto"/>
        <w:right w:val="none" w:sz="0" w:space="0" w:color="auto"/>
      </w:divBdr>
    </w:div>
    <w:div w:id="600456493">
      <w:bodyDiv w:val="1"/>
      <w:marLeft w:val="0"/>
      <w:marRight w:val="0"/>
      <w:marTop w:val="0"/>
      <w:marBottom w:val="0"/>
      <w:divBdr>
        <w:top w:val="none" w:sz="0" w:space="0" w:color="auto"/>
        <w:left w:val="none" w:sz="0" w:space="0" w:color="auto"/>
        <w:bottom w:val="none" w:sz="0" w:space="0" w:color="auto"/>
        <w:right w:val="none" w:sz="0" w:space="0" w:color="auto"/>
      </w:divBdr>
    </w:div>
    <w:div w:id="610432728">
      <w:bodyDiv w:val="1"/>
      <w:marLeft w:val="0"/>
      <w:marRight w:val="0"/>
      <w:marTop w:val="0"/>
      <w:marBottom w:val="0"/>
      <w:divBdr>
        <w:top w:val="none" w:sz="0" w:space="0" w:color="auto"/>
        <w:left w:val="none" w:sz="0" w:space="0" w:color="auto"/>
        <w:bottom w:val="none" w:sz="0" w:space="0" w:color="auto"/>
        <w:right w:val="none" w:sz="0" w:space="0" w:color="auto"/>
      </w:divBdr>
    </w:div>
    <w:div w:id="612397031">
      <w:bodyDiv w:val="1"/>
      <w:marLeft w:val="0"/>
      <w:marRight w:val="0"/>
      <w:marTop w:val="0"/>
      <w:marBottom w:val="0"/>
      <w:divBdr>
        <w:top w:val="none" w:sz="0" w:space="0" w:color="auto"/>
        <w:left w:val="none" w:sz="0" w:space="0" w:color="auto"/>
        <w:bottom w:val="none" w:sz="0" w:space="0" w:color="auto"/>
        <w:right w:val="none" w:sz="0" w:space="0" w:color="auto"/>
      </w:divBdr>
    </w:div>
    <w:div w:id="613950725">
      <w:bodyDiv w:val="1"/>
      <w:marLeft w:val="0"/>
      <w:marRight w:val="0"/>
      <w:marTop w:val="0"/>
      <w:marBottom w:val="0"/>
      <w:divBdr>
        <w:top w:val="none" w:sz="0" w:space="0" w:color="auto"/>
        <w:left w:val="none" w:sz="0" w:space="0" w:color="auto"/>
        <w:bottom w:val="none" w:sz="0" w:space="0" w:color="auto"/>
        <w:right w:val="none" w:sz="0" w:space="0" w:color="auto"/>
      </w:divBdr>
      <w:divsChild>
        <w:div w:id="474378908">
          <w:marLeft w:val="0"/>
          <w:marRight w:val="0"/>
          <w:marTop w:val="0"/>
          <w:marBottom w:val="0"/>
          <w:divBdr>
            <w:top w:val="none" w:sz="0" w:space="0" w:color="auto"/>
            <w:left w:val="none" w:sz="0" w:space="0" w:color="auto"/>
            <w:bottom w:val="none" w:sz="0" w:space="0" w:color="auto"/>
            <w:right w:val="none" w:sz="0" w:space="0" w:color="auto"/>
          </w:divBdr>
          <w:divsChild>
            <w:div w:id="2127507303">
              <w:marLeft w:val="0"/>
              <w:marRight w:val="0"/>
              <w:marTop w:val="0"/>
              <w:marBottom w:val="0"/>
              <w:divBdr>
                <w:top w:val="none" w:sz="0" w:space="0" w:color="auto"/>
                <w:left w:val="none" w:sz="0" w:space="0" w:color="auto"/>
                <w:bottom w:val="none" w:sz="0" w:space="0" w:color="auto"/>
                <w:right w:val="none" w:sz="0" w:space="0" w:color="auto"/>
              </w:divBdr>
              <w:divsChild>
                <w:div w:id="1137452518">
                  <w:marLeft w:val="244"/>
                  <w:marRight w:val="0"/>
                  <w:marTop w:val="0"/>
                  <w:marBottom w:val="0"/>
                  <w:divBdr>
                    <w:top w:val="none" w:sz="0" w:space="0" w:color="auto"/>
                    <w:left w:val="none" w:sz="0" w:space="0" w:color="auto"/>
                    <w:bottom w:val="none" w:sz="0" w:space="0" w:color="auto"/>
                    <w:right w:val="none" w:sz="0" w:space="0" w:color="auto"/>
                  </w:divBdr>
                </w:div>
              </w:divsChild>
            </w:div>
          </w:divsChild>
        </w:div>
        <w:div w:id="2061904289">
          <w:marLeft w:val="0"/>
          <w:marRight w:val="0"/>
          <w:marTop w:val="0"/>
          <w:marBottom w:val="0"/>
          <w:divBdr>
            <w:top w:val="none" w:sz="0" w:space="0" w:color="auto"/>
            <w:left w:val="none" w:sz="0" w:space="0" w:color="auto"/>
            <w:bottom w:val="none" w:sz="0" w:space="0" w:color="auto"/>
            <w:right w:val="none" w:sz="0" w:space="0" w:color="auto"/>
          </w:divBdr>
          <w:divsChild>
            <w:div w:id="1991051828">
              <w:marLeft w:val="244"/>
              <w:marRight w:val="0"/>
              <w:marTop w:val="0"/>
              <w:marBottom w:val="0"/>
              <w:divBdr>
                <w:top w:val="none" w:sz="0" w:space="0" w:color="auto"/>
                <w:left w:val="none" w:sz="0" w:space="0" w:color="auto"/>
                <w:bottom w:val="none" w:sz="0" w:space="0" w:color="auto"/>
                <w:right w:val="none" w:sz="0" w:space="0" w:color="auto"/>
              </w:divBdr>
            </w:div>
          </w:divsChild>
        </w:div>
      </w:divsChild>
    </w:div>
    <w:div w:id="622463831">
      <w:bodyDiv w:val="1"/>
      <w:marLeft w:val="0"/>
      <w:marRight w:val="0"/>
      <w:marTop w:val="0"/>
      <w:marBottom w:val="0"/>
      <w:divBdr>
        <w:top w:val="none" w:sz="0" w:space="0" w:color="auto"/>
        <w:left w:val="none" w:sz="0" w:space="0" w:color="auto"/>
        <w:bottom w:val="none" w:sz="0" w:space="0" w:color="auto"/>
        <w:right w:val="none" w:sz="0" w:space="0" w:color="auto"/>
      </w:divBdr>
    </w:div>
    <w:div w:id="644509227">
      <w:bodyDiv w:val="1"/>
      <w:marLeft w:val="0"/>
      <w:marRight w:val="0"/>
      <w:marTop w:val="0"/>
      <w:marBottom w:val="0"/>
      <w:divBdr>
        <w:top w:val="none" w:sz="0" w:space="0" w:color="auto"/>
        <w:left w:val="none" w:sz="0" w:space="0" w:color="auto"/>
        <w:bottom w:val="none" w:sz="0" w:space="0" w:color="auto"/>
        <w:right w:val="none" w:sz="0" w:space="0" w:color="auto"/>
      </w:divBdr>
    </w:div>
    <w:div w:id="655032631">
      <w:bodyDiv w:val="1"/>
      <w:marLeft w:val="0"/>
      <w:marRight w:val="0"/>
      <w:marTop w:val="0"/>
      <w:marBottom w:val="0"/>
      <w:divBdr>
        <w:top w:val="none" w:sz="0" w:space="0" w:color="auto"/>
        <w:left w:val="none" w:sz="0" w:space="0" w:color="auto"/>
        <w:bottom w:val="none" w:sz="0" w:space="0" w:color="auto"/>
        <w:right w:val="none" w:sz="0" w:space="0" w:color="auto"/>
      </w:divBdr>
    </w:div>
    <w:div w:id="663439773">
      <w:bodyDiv w:val="1"/>
      <w:marLeft w:val="0"/>
      <w:marRight w:val="0"/>
      <w:marTop w:val="0"/>
      <w:marBottom w:val="0"/>
      <w:divBdr>
        <w:top w:val="none" w:sz="0" w:space="0" w:color="auto"/>
        <w:left w:val="none" w:sz="0" w:space="0" w:color="auto"/>
        <w:bottom w:val="none" w:sz="0" w:space="0" w:color="auto"/>
        <w:right w:val="none" w:sz="0" w:space="0" w:color="auto"/>
      </w:divBdr>
    </w:div>
    <w:div w:id="668168623">
      <w:bodyDiv w:val="1"/>
      <w:marLeft w:val="0"/>
      <w:marRight w:val="0"/>
      <w:marTop w:val="0"/>
      <w:marBottom w:val="0"/>
      <w:divBdr>
        <w:top w:val="none" w:sz="0" w:space="0" w:color="auto"/>
        <w:left w:val="none" w:sz="0" w:space="0" w:color="auto"/>
        <w:bottom w:val="none" w:sz="0" w:space="0" w:color="auto"/>
        <w:right w:val="none" w:sz="0" w:space="0" w:color="auto"/>
      </w:divBdr>
    </w:div>
    <w:div w:id="669067183">
      <w:bodyDiv w:val="1"/>
      <w:marLeft w:val="0"/>
      <w:marRight w:val="0"/>
      <w:marTop w:val="0"/>
      <w:marBottom w:val="0"/>
      <w:divBdr>
        <w:top w:val="none" w:sz="0" w:space="0" w:color="auto"/>
        <w:left w:val="none" w:sz="0" w:space="0" w:color="auto"/>
        <w:bottom w:val="none" w:sz="0" w:space="0" w:color="auto"/>
        <w:right w:val="none" w:sz="0" w:space="0" w:color="auto"/>
      </w:divBdr>
    </w:div>
    <w:div w:id="680355452">
      <w:bodyDiv w:val="1"/>
      <w:marLeft w:val="0"/>
      <w:marRight w:val="0"/>
      <w:marTop w:val="0"/>
      <w:marBottom w:val="0"/>
      <w:divBdr>
        <w:top w:val="none" w:sz="0" w:space="0" w:color="auto"/>
        <w:left w:val="none" w:sz="0" w:space="0" w:color="auto"/>
        <w:bottom w:val="none" w:sz="0" w:space="0" w:color="auto"/>
        <w:right w:val="none" w:sz="0" w:space="0" w:color="auto"/>
      </w:divBdr>
    </w:div>
    <w:div w:id="687754106">
      <w:bodyDiv w:val="1"/>
      <w:marLeft w:val="0"/>
      <w:marRight w:val="0"/>
      <w:marTop w:val="0"/>
      <w:marBottom w:val="0"/>
      <w:divBdr>
        <w:top w:val="none" w:sz="0" w:space="0" w:color="auto"/>
        <w:left w:val="none" w:sz="0" w:space="0" w:color="auto"/>
        <w:bottom w:val="none" w:sz="0" w:space="0" w:color="auto"/>
        <w:right w:val="none" w:sz="0" w:space="0" w:color="auto"/>
      </w:divBdr>
    </w:div>
    <w:div w:id="694383314">
      <w:bodyDiv w:val="1"/>
      <w:marLeft w:val="0"/>
      <w:marRight w:val="0"/>
      <w:marTop w:val="0"/>
      <w:marBottom w:val="0"/>
      <w:divBdr>
        <w:top w:val="none" w:sz="0" w:space="0" w:color="auto"/>
        <w:left w:val="none" w:sz="0" w:space="0" w:color="auto"/>
        <w:bottom w:val="none" w:sz="0" w:space="0" w:color="auto"/>
        <w:right w:val="none" w:sz="0" w:space="0" w:color="auto"/>
      </w:divBdr>
    </w:div>
    <w:div w:id="699891682">
      <w:bodyDiv w:val="1"/>
      <w:marLeft w:val="0"/>
      <w:marRight w:val="0"/>
      <w:marTop w:val="0"/>
      <w:marBottom w:val="0"/>
      <w:divBdr>
        <w:top w:val="none" w:sz="0" w:space="0" w:color="auto"/>
        <w:left w:val="none" w:sz="0" w:space="0" w:color="auto"/>
        <w:bottom w:val="none" w:sz="0" w:space="0" w:color="auto"/>
        <w:right w:val="none" w:sz="0" w:space="0" w:color="auto"/>
      </w:divBdr>
    </w:div>
    <w:div w:id="706218324">
      <w:bodyDiv w:val="1"/>
      <w:marLeft w:val="0"/>
      <w:marRight w:val="0"/>
      <w:marTop w:val="0"/>
      <w:marBottom w:val="0"/>
      <w:divBdr>
        <w:top w:val="none" w:sz="0" w:space="0" w:color="auto"/>
        <w:left w:val="none" w:sz="0" w:space="0" w:color="auto"/>
        <w:bottom w:val="none" w:sz="0" w:space="0" w:color="auto"/>
        <w:right w:val="none" w:sz="0" w:space="0" w:color="auto"/>
      </w:divBdr>
    </w:div>
    <w:div w:id="712265519">
      <w:bodyDiv w:val="1"/>
      <w:marLeft w:val="0"/>
      <w:marRight w:val="0"/>
      <w:marTop w:val="0"/>
      <w:marBottom w:val="0"/>
      <w:divBdr>
        <w:top w:val="none" w:sz="0" w:space="0" w:color="auto"/>
        <w:left w:val="none" w:sz="0" w:space="0" w:color="auto"/>
        <w:bottom w:val="none" w:sz="0" w:space="0" w:color="auto"/>
        <w:right w:val="none" w:sz="0" w:space="0" w:color="auto"/>
      </w:divBdr>
    </w:div>
    <w:div w:id="722363054">
      <w:bodyDiv w:val="1"/>
      <w:marLeft w:val="0"/>
      <w:marRight w:val="0"/>
      <w:marTop w:val="0"/>
      <w:marBottom w:val="0"/>
      <w:divBdr>
        <w:top w:val="none" w:sz="0" w:space="0" w:color="auto"/>
        <w:left w:val="none" w:sz="0" w:space="0" w:color="auto"/>
        <w:bottom w:val="none" w:sz="0" w:space="0" w:color="auto"/>
        <w:right w:val="none" w:sz="0" w:space="0" w:color="auto"/>
      </w:divBdr>
    </w:div>
    <w:div w:id="749354023">
      <w:bodyDiv w:val="1"/>
      <w:marLeft w:val="0"/>
      <w:marRight w:val="0"/>
      <w:marTop w:val="0"/>
      <w:marBottom w:val="0"/>
      <w:divBdr>
        <w:top w:val="none" w:sz="0" w:space="0" w:color="auto"/>
        <w:left w:val="none" w:sz="0" w:space="0" w:color="auto"/>
        <w:bottom w:val="none" w:sz="0" w:space="0" w:color="auto"/>
        <w:right w:val="none" w:sz="0" w:space="0" w:color="auto"/>
      </w:divBdr>
    </w:div>
    <w:div w:id="763183991">
      <w:bodyDiv w:val="1"/>
      <w:marLeft w:val="0"/>
      <w:marRight w:val="0"/>
      <w:marTop w:val="0"/>
      <w:marBottom w:val="0"/>
      <w:divBdr>
        <w:top w:val="none" w:sz="0" w:space="0" w:color="auto"/>
        <w:left w:val="none" w:sz="0" w:space="0" w:color="auto"/>
        <w:bottom w:val="none" w:sz="0" w:space="0" w:color="auto"/>
        <w:right w:val="none" w:sz="0" w:space="0" w:color="auto"/>
      </w:divBdr>
    </w:div>
    <w:div w:id="764149765">
      <w:bodyDiv w:val="1"/>
      <w:marLeft w:val="0"/>
      <w:marRight w:val="0"/>
      <w:marTop w:val="0"/>
      <w:marBottom w:val="0"/>
      <w:divBdr>
        <w:top w:val="none" w:sz="0" w:space="0" w:color="auto"/>
        <w:left w:val="none" w:sz="0" w:space="0" w:color="auto"/>
        <w:bottom w:val="none" w:sz="0" w:space="0" w:color="auto"/>
        <w:right w:val="none" w:sz="0" w:space="0" w:color="auto"/>
      </w:divBdr>
    </w:div>
    <w:div w:id="808477704">
      <w:bodyDiv w:val="1"/>
      <w:marLeft w:val="0"/>
      <w:marRight w:val="0"/>
      <w:marTop w:val="0"/>
      <w:marBottom w:val="0"/>
      <w:divBdr>
        <w:top w:val="none" w:sz="0" w:space="0" w:color="auto"/>
        <w:left w:val="none" w:sz="0" w:space="0" w:color="auto"/>
        <w:bottom w:val="none" w:sz="0" w:space="0" w:color="auto"/>
        <w:right w:val="none" w:sz="0" w:space="0" w:color="auto"/>
      </w:divBdr>
    </w:div>
    <w:div w:id="817110526">
      <w:bodyDiv w:val="1"/>
      <w:marLeft w:val="0"/>
      <w:marRight w:val="0"/>
      <w:marTop w:val="0"/>
      <w:marBottom w:val="0"/>
      <w:divBdr>
        <w:top w:val="none" w:sz="0" w:space="0" w:color="auto"/>
        <w:left w:val="none" w:sz="0" w:space="0" w:color="auto"/>
        <w:bottom w:val="none" w:sz="0" w:space="0" w:color="auto"/>
        <w:right w:val="none" w:sz="0" w:space="0" w:color="auto"/>
      </w:divBdr>
    </w:div>
    <w:div w:id="825631973">
      <w:bodyDiv w:val="1"/>
      <w:marLeft w:val="0"/>
      <w:marRight w:val="0"/>
      <w:marTop w:val="0"/>
      <w:marBottom w:val="0"/>
      <w:divBdr>
        <w:top w:val="none" w:sz="0" w:space="0" w:color="auto"/>
        <w:left w:val="none" w:sz="0" w:space="0" w:color="auto"/>
        <w:bottom w:val="none" w:sz="0" w:space="0" w:color="auto"/>
        <w:right w:val="none" w:sz="0" w:space="0" w:color="auto"/>
      </w:divBdr>
    </w:div>
    <w:div w:id="882907636">
      <w:bodyDiv w:val="1"/>
      <w:marLeft w:val="0"/>
      <w:marRight w:val="0"/>
      <w:marTop w:val="0"/>
      <w:marBottom w:val="0"/>
      <w:divBdr>
        <w:top w:val="none" w:sz="0" w:space="0" w:color="auto"/>
        <w:left w:val="none" w:sz="0" w:space="0" w:color="auto"/>
        <w:bottom w:val="none" w:sz="0" w:space="0" w:color="auto"/>
        <w:right w:val="none" w:sz="0" w:space="0" w:color="auto"/>
      </w:divBdr>
    </w:div>
    <w:div w:id="897319831">
      <w:bodyDiv w:val="1"/>
      <w:marLeft w:val="0"/>
      <w:marRight w:val="0"/>
      <w:marTop w:val="0"/>
      <w:marBottom w:val="0"/>
      <w:divBdr>
        <w:top w:val="none" w:sz="0" w:space="0" w:color="auto"/>
        <w:left w:val="none" w:sz="0" w:space="0" w:color="auto"/>
        <w:bottom w:val="none" w:sz="0" w:space="0" w:color="auto"/>
        <w:right w:val="none" w:sz="0" w:space="0" w:color="auto"/>
      </w:divBdr>
    </w:div>
    <w:div w:id="913127864">
      <w:bodyDiv w:val="1"/>
      <w:marLeft w:val="0"/>
      <w:marRight w:val="0"/>
      <w:marTop w:val="0"/>
      <w:marBottom w:val="0"/>
      <w:divBdr>
        <w:top w:val="none" w:sz="0" w:space="0" w:color="auto"/>
        <w:left w:val="none" w:sz="0" w:space="0" w:color="auto"/>
        <w:bottom w:val="none" w:sz="0" w:space="0" w:color="auto"/>
        <w:right w:val="none" w:sz="0" w:space="0" w:color="auto"/>
      </w:divBdr>
    </w:div>
    <w:div w:id="915361141">
      <w:bodyDiv w:val="1"/>
      <w:marLeft w:val="0"/>
      <w:marRight w:val="0"/>
      <w:marTop w:val="0"/>
      <w:marBottom w:val="0"/>
      <w:divBdr>
        <w:top w:val="none" w:sz="0" w:space="0" w:color="auto"/>
        <w:left w:val="none" w:sz="0" w:space="0" w:color="auto"/>
        <w:bottom w:val="none" w:sz="0" w:space="0" w:color="auto"/>
        <w:right w:val="none" w:sz="0" w:space="0" w:color="auto"/>
      </w:divBdr>
    </w:div>
    <w:div w:id="921716902">
      <w:bodyDiv w:val="1"/>
      <w:marLeft w:val="0"/>
      <w:marRight w:val="0"/>
      <w:marTop w:val="0"/>
      <w:marBottom w:val="0"/>
      <w:divBdr>
        <w:top w:val="none" w:sz="0" w:space="0" w:color="auto"/>
        <w:left w:val="none" w:sz="0" w:space="0" w:color="auto"/>
        <w:bottom w:val="none" w:sz="0" w:space="0" w:color="auto"/>
        <w:right w:val="none" w:sz="0" w:space="0" w:color="auto"/>
      </w:divBdr>
    </w:div>
    <w:div w:id="942225770">
      <w:bodyDiv w:val="1"/>
      <w:marLeft w:val="0"/>
      <w:marRight w:val="0"/>
      <w:marTop w:val="0"/>
      <w:marBottom w:val="0"/>
      <w:divBdr>
        <w:top w:val="none" w:sz="0" w:space="0" w:color="auto"/>
        <w:left w:val="none" w:sz="0" w:space="0" w:color="auto"/>
        <w:bottom w:val="none" w:sz="0" w:space="0" w:color="auto"/>
        <w:right w:val="none" w:sz="0" w:space="0" w:color="auto"/>
      </w:divBdr>
    </w:div>
    <w:div w:id="949896037">
      <w:bodyDiv w:val="1"/>
      <w:marLeft w:val="0"/>
      <w:marRight w:val="0"/>
      <w:marTop w:val="0"/>
      <w:marBottom w:val="0"/>
      <w:divBdr>
        <w:top w:val="none" w:sz="0" w:space="0" w:color="auto"/>
        <w:left w:val="none" w:sz="0" w:space="0" w:color="auto"/>
        <w:bottom w:val="none" w:sz="0" w:space="0" w:color="auto"/>
        <w:right w:val="none" w:sz="0" w:space="0" w:color="auto"/>
      </w:divBdr>
    </w:div>
    <w:div w:id="962922497">
      <w:bodyDiv w:val="1"/>
      <w:marLeft w:val="0"/>
      <w:marRight w:val="0"/>
      <w:marTop w:val="0"/>
      <w:marBottom w:val="0"/>
      <w:divBdr>
        <w:top w:val="none" w:sz="0" w:space="0" w:color="auto"/>
        <w:left w:val="none" w:sz="0" w:space="0" w:color="auto"/>
        <w:bottom w:val="none" w:sz="0" w:space="0" w:color="auto"/>
        <w:right w:val="none" w:sz="0" w:space="0" w:color="auto"/>
      </w:divBdr>
    </w:div>
    <w:div w:id="990328657">
      <w:bodyDiv w:val="1"/>
      <w:marLeft w:val="0"/>
      <w:marRight w:val="0"/>
      <w:marTop w:val="0"/>
      <w:marBottom w:val="0"/>
      <w:divBdr>
        <w:top w:val="none" w:sz="0" w:space="0" w:color="auto"/>
        <w:left w:val="none" w:sz="0" w:space="0" w:color="auto"/>
        <w:bottom w:val="none" w:sz="0" w:space="0" w:color="auto"/>
        <w:right w:val="none" w:sz="0" w:space="0" w:color="auto"/>
      </w:divBdr>
    </w:div>
    <w:div w:id="1015301072">
      <w:bodyDiv w:val="1"/>
      <w:marLeft w:val="0"/>
      <w:marRight w:val="0"/>
      <w:marTop w:val="0"/>
      <w:marBottom w:val="0"/>
      <w:divBdr>
        <w:top w:val="none" w:sz="0" w:space="0" w:color="auto"/>
        <w:left w:val="none" w:sz="0" w:space="0" w:color="auto"/>
        <w:bottom w:val="none" w:sz="0" w:space="0" w:color="auto"/>
        <w:right w:val="none" w:sz="0" w:space="0" w:color="auto"/>
      </w:divBdr>
    </w:div>
    <w:div w:id="1027874496">
      <w:bodyDiv w:val="1"/>
      <w:marLeft w:val="0"/>
      <w:marRight w:val="0"/>
      <w:marTop w:val="0"/>
      <w:marBottom w:val="0"/>
      <w:divBdr>
        <w:top w:val="none" w:sz="0" w:space="0" w:color="auto"/>
        <w:left w:val="none" w:sz="0" w:space="0" w:color="auto"/>
        <w:bottom w:val="none" w:sz="0" w:space="0" w:color="auto"/>
        <w:right w:val="none" w:sz="0" w:space="0" w:color="auto"/>
      </w:divBdr>
    </w:div>
    <w:div w:id="1037967331">
      <w:bodyDiv w:val="1"/>
      <w:marLeft w:val="0"/>
      <w:marRight w:val="0"/>
      <w:marTop w:val="0"/>
      <w:marBottom w:val="0"/>
      <w:divBdr>
        <w:top w:val="none" w:sz="0" w:space="0" w:color="auto"/>
        <w:left w:val="none" w:sz="0" w:space="0" w:color="auto"/>
        <w:bottom w:val="none" w:sz="0" w:space="0" w:color="auto"/>
        <w:right w:val="none" w:sz="0" w:space="0" w:color="auto"/>
      </w:divBdr>
    </w:div>
    <w:div w:id="1089812411">
      <w:bodyDiv w:val="1"/>
      <w:marLeft w:val="0"/>
      <w:marRight w:val="0"/>
      <w:marTop w:val="0"/>
      <w:marBottom w:val="0"/>
      <w:divBdr>
        <w:top w:val="none" w:sz="0" w:space="0" w:color="auto"/>
        <w:left w:val="none" w:sz="0" w:space="0" w:color="auto"/>
        <w:bottom w:val="none" w:sz="0" w:space="0" w:color="auto"/>
        <w:right w:val="none" w:sz="0" w:space="0" w:color="auto"/>
      </w:divBdr>
    </w:div>
    <w:div w:id="1101608145">
      <w:bodyDiv w:val="1"/>
      <w:marLeft w:val="0"/>
      <w:marRight w:val="0"/>
      <w:marTop w:val="0"/>
      <w:marBottom w:val="0"/>
      <w:divBdr>
        <w:top w:val="none" w:sz="0" w:space="0" w:color="auto"/>
        <w:left w:val="none" w:sz="0" w:space="0" w:color="auto"/>
        <w:bottom w:val="none" w:sz="0" w:space="0" w:color="auto"/>
        <w:right w:val="none" w:sz="0" w:space="0" w:color="auto"/>
      </w:divBdr>
    </w:div>
    <w:div w:id="1106970800">
      <w:bodyDiv w:val="1"/>
      <w:marLeft w:val="0"/>
      <w:marRight w:val="0"/>
      <w:marTop w:val="0"/>
      <w:marBottom w:val="0"/>
      <w:divBdr>
        <w:top w:val="none" w:sz="0" w:space="0" w:color="auto"/>
        <w:left w:val="none" w:sz="0" w:space="0" w:color="auto"/>
        <w:bottom w:val="none" w:sz="0" w:space="0" w:color="auto"/>
        <w:right w:val="none" w:sz="0" w:space="0" w:color="auto"/>
      </w:divBdr>
    </w:div>
    <w:div w:id="1110442020">
      <w:bodyDiv w:val="1"/>
      <w:marLeft w:val="0"/>
      <w:marRight w:val="0"/>
      <w:marTop w:val="0"/>
      <w:marBottom w:val="0"/>
      <w:divBdr>
        <w:top w:val="none" w:sz="0" w:space="0" w:color="auto"/>
        <w:left w:val="none" w:sz="0" w:space="0" w:color="auto"/>
        <w:bottom w:val="none" w:sz="0" w:space="0" w:color="auto"/>
        <w:right w:val="none" w:sz="0" w:space="0" w:color="auto"/>
      </w:divBdr>
    </w:div>
    <w:div w:id="1115096884">
      <w:bodyDiv w:val="1"/>
      <w:marLeft w:val="0"/>
      <w:marRight w:val="0"/>
      <w:marTop w:val="0"/>
      <w:marBottom w:val="0"/>
      <w:divBdr>
        <w:top w:val="none" w:sz="0" w:space="0" w:color="auto"/>
        <w:left w:val="none" w:sz="0" w:space="0" w:color="auto"/>
        <w:bottom w:val="none" w:sz="0" w:space="0" w:color="auto"/>
        <w:right w:val="none" w:sz="0" w:space="0" w:color="auto"/>
      </w:divBdr>
    </w:div>
    <w:div w:id="1137182036">
      <w:bodyDiv w:val="1"/>
      <w:marLeft w:val="0"/>
      <w:marRight w:val="0"/>
      <w:marTop w:val="0"/>
      <w:marBottom w:val="0"/>
      <w:divBdr>
        <w:top w:val="none" w:sz="0" w:space="0" w:color="auto"/>
        <w:left w:val="none" w:sz="0" w:space="0" w:color="auto"/>
        <w:bottom w:val="none" w:sz="0" w:space="0" w:color="auto"/>
        <w:right w:val="none" w:sz="0" w:space="0" w:color="auto"/>
      </w:divBdr>
    </w:div>
    <w:div w:id="1159345127">
      <w:bodyDiv w:val="1"/>
      <w:marLeft w:val="0"/>
      <w:marRight w:val="0"/>
      <w:marTop w:val="0"/>
      <w:marBottom w:val="0"/>
      <w:divBdr>
        <w:top w:val="none" w:sz="0" w:space="0" w:color="auto"/>
        <w:left w:val="none" w:sz="0" w:space="0" w:color="auto"/>
        <w:bottom w:val="none" w:sz="0" w:space="0" w:color="auto"/>
        <w:right w:val="none" w:sz="0" w:space="0" w:color="auto"/>
      </w:divBdr>
    </w:div>
    <w:div w:id="1171529387">
      <w:bodyDiv w:val="1"/>
      <w:marLeft w:val="0"/>
      <w:marRight w:val="0"/>
      <w:marTop w:val="0"/>
      <w:marBottom w:val="0"/>
      <w:divBdr>
        <w:top w:val="none" w:sz="0" w:space="0" w:color="auto"/>
        <w:left w:val="none" w:sz="0" w:space="0" w:color="auto"/>
        <w:bottom w:val="none" w:sz="0" w:space="0" w:color="auto"/>
        <w:right w:val="none" w:sz="0" w:space="0" w:color="auto"/>
      </w:divBdr>
    </w:div>
    <w:div w:id="1201627975">
      <w:bodyDiv w:val="1"/>
      <w:marLeft w:val="0"/>
      <w:marRight w:val="0"/>
      <w:marTop w:val="0"/>
      <w:marBottom w:val="0"/>
      <w:divBdr>
        <w:top w:val="none" w:sz="0" w:space="0" w:color="auto"/>
        <w:left w:val="none" w:sz="0" w:space="0" w:color="auto"/>
        <w:bottom w:val="none" w:sz="0" w:space="0" w:color="auto"/>
        <w:right w:val="none" w:sz="0" w:space="0" w:color="auto"/>
      </w:divBdr>
    </w:div>
    <w:div w:id="1203714825">
      <w:bodyDiv w:val="1"/>
      <w:marLeft w:val="0"/>
      <w:marRight w:val="0"/>
      <w:marTop w:val="0"/>
      <w:marBottom w:val="0"/>
      <w:divBdr>
        <w:top w:val="none" w:sz="0" w:space="0" w:color="auto"/>
        <w:left w:val="none" w:sz="0" w:space="0" w:color="auto"/>
        <w:bottom w:val="none" w:sz="0" w:space="0" w:color="auto"/>
        <w:right w:val="none" w:sz="0" w:space="0" w:color="auto"/>
      </w:divBdr>
    </w:div>
    <w:div w:id="1210650336">
      <w:bodyDiv w:val="1"/>
      <w:marLeft w:val="0"/>
      <w:marRight w:val="0"/>
      <w:marTop w:val="0"/>
      <w:marBottom w:val="0"/>
      <w:divBdr>
        <w:top w:val="none" w:sz="0" w:space="0" w:color="auto"/>
        <w:left w:val="none" w:sz="0" w:space="0" w:color="auto"/>
        <w:bottom w:val="none" w:sz="0" w:space="0" w:color="auto"/>
        <w:right w:val="none" w:sz="0" w:space="0" w:color="auto"/>
      </w:divBdr>
    </w:div>
    <w:div w:id="1216550281">
      <w:bodyDiv w:val="1"/>
      <w:marLeft w:val="0"/>
      <w:marRight w:val="0"/>
      <w:marTop w:val="0"/>
      <w:marBottom w:val="0"/>
      <w:divBdr>
        <w:top w:val="none" w:sz="0" w:space="0" w:color="auto"/>
        <w:left w:val="none" w:sz="0" w:space="0" w:color="auto"/>
        <w:bottom w:val="none" w:sz="0" w:space="0" w:color="auto"/>
        <w:right w:val="none" w:sz="0" w:space="0" w:color="auto"/>
      </w:divBdr>
    </w:div>
    <w:div w:id="1247766428">
      <w:bodyDiv w:val="1"/>
      <w:marLeft w:val="0"/>
      <w:marRight w:val="0"/>
      <w:marTop w:val="0"/>
      <w:marBottom w:val="0"/>
      <w:divBdr>
        <w:top w:val="none" w:sz="0" w:space="0" w:color="auto"/>
        <w:left w:val="none" w:sz="0" w:space="0" w:color="auto"/>
        <w:bottom w:val="none" w:sz="0" w:space="0" w:color="auto"/>
        <w:right w:val="none" w:sz="0" w:space="0" w:color="auto"/>
      </w:divBdr>
    </w:div>
    <w:div w:id="1270967255">
      <w:bodyDiv w:val="1"/>
      <w:marLeft w:val="0"/>
      <w:marRight w:val="0"/>
      <w:marTop w:val="0"/>
      <w:marBottom w:val="0"/>
      <w:divBdr>
        <w:top w:val="none" w:sz="0" w:space="0" w:color="auto"/>
        <w:left w:val="none" w:sz="0" w:space="0" w:color="auto"/>
        <w:bottom w:val="none" w:sz="0" w:space="0" w:color="auto"/>
        <w:right w:val="none" w:sz="0" w:space="0" w:color="auto"/>
      </w:divBdr>
    </w:div>
    <w:div w:id="1273323357">
      <w:bodyDiv w:val="1"/>
      <w:marLeft w:val="0"/>
      <w:marRight w:val="0"/>
      <w:marTop w:val="0"/>
      <w:marBottom w:val="0"/>
      <w:divBdr>
        <w:top w:val="none" w:sz="0" w:space="0" w:color="auto"/>
        <w:left w:val="none" w:sz="0" w:space="0" w:color="auto"/>
        <w:bottom w:val="none" w:sz="0" w:space="0" w:color="auto"/>
        <w:right w:val="none" w:sz="0" w:space="0" w:color="auto"/>
      </w:divBdr>
    </w:div>
    <w:div w:id="1281034302">
      <w:bodyDiv w:val="1"/>
      <w:marLeft w:val="0"/>
      <w:marRight w:val="0"/>
      <w:marTop w:val="0"/>
      <w:marBottom w:val="0"/>
      <w:divBdr>
        <w:top w:val="none" w:sz="0" w:space="0" w:color="auto"/>
        <w:left w:val="none" w:sz="0" w:space="0" w:color="auto"/>
        <w:bottom w:val="none" w:sz="0" w:space="0" w:color="auto"/>
        <w:right w:val="none" w:sz="0" w:space="0" w:color="auto"/>
      </w:divBdr>
    </w:div>
    <w:div w:id="1289973258">
      <w:bodyDiv w:val="1"/>
      <w:marLeft w:val="0"/>
      <w:marRight w:val="0"/>
      <w:marTop w:val="0"/>
      <w:marBottom w:val="0"/>
      <w:divBdr>
        <w:top w:val="none" w:sz="0" w:space="0" w:color="auto"/>
        <w:left w:val="none" w:sz="0" w:space="0" w:color="auto"/>
        <w:bottom w:val="none" w:sz="0" w:space="0" w:color="auto"/>
        <w:right w:val="none" w:sz="0" w:space="0" w:color="auto"/>
      </w:divBdr>
    </w:div>
    <w:div w:id="1297176230">
      <w:bodyDiv w:val="1"/>
      <w:marLeft w:val="0"/>
      <w:marRight w:val="0"/>
      <w:marTop w:val="0"/>
      <w:marBottom w:val="0"/>
      <w:divBdr>
        <w:top w:val="none" w:sz="0" w:space="0" w:color="auto"/>
        <w:left w:val="none" w:sz="0" w:space="0" w:color="auto"/>
        <w:bottom w:val="none" w:sz="0" w:space="0" w:color="auto"/>
        <w:right w:val="none" w:sz="0" w:space="0" w:color="auto"/>
      </w:divBdr>
    </w:div>
    <w:div w:id="1315335489">
      <w:bodyDiv w:val="1"/>
      <w:marLeft w:val="0"/>
      <w:marRight w:val="0"/>
      <w:marTop w:val="0"/>
      <w:marBottom w:val="0"/>
      <w:divBdr>
        <w:top w:val="none" w:sz="0" w:space="0" w:color="auto"/>
        <w:left w:val="none" w:sz="0" w:space="0" w:color="auto"/>
        <w:bottom w:val="none" w:sz="0" w:space="0" w:color="auto"/>
        <w:right w:val="none" w:sz="0" w:space="0" w:color="auto"/>
      </w:divBdr>
    </w:div>
    <w:div w:id="1332559727">
      <w:bodyDiv w:val="1"/>
      <w:marLeft w:val="0"/>
      <w:marRight w:val="0"/>
      <w:marTop w:val="0"/>
      <w:marBottom w:val="0"/>
      <w:divBdr>
        <w:top w:val="none" w:sz="0" w:space="0" w:color="auto"/>
        <w:left w:val="none" w:sz="0" w:space="0" w:color="auto"/>
        <w:bottom w:val="none" w:sz="0" w:space="0" w:color="auto"/>
        <w:right w:val="none" w:sz="0" w:space="0" w:color="auto"/>
      </w:divBdr>
    </w:div>
    <w:div w:id="1358047181">
      <w:bodyDiv w:val="1"/>
      <w:marLeft w:val="0"/>
      <w:marRight w:val="0"/>
      <w:marTop w:val="0"/>
      <w:marBottom w:val="0"/>
      <w:divBdr>
        <w:top w:val="none" w:sz="0" w:space="0" w:color="auto"/>
        <w:left w:val="none" w:sz="0" w:space="0" w:color="auto"/>
        <w:bottom w:val="none" w:sz="0" w:space="0" w:color="auto"/>
        <w:right w:val="none" w:sz="0" w:space="0" w:color="auto"/>
      </w:divBdr>
    </w:div>
    <w:div w:id="1359157348">
      <w:bodyDiv w:val="1"/>
      <w:marLeft w:val="0"/>
      <w:marRight w:val="0"/>
      <w:marTop w:val="0"/>
      <w:marBottom w:val="0"/>
      <w:divBdr>
        <w:top w:val="none" w:sz="0" w:space="0" w:color="auto"/>
        <w:left w:val="none" w:sz="0" w:space="0" w:color="auto"/>
        <w:bottom w:val="none" w:sz="0" w:space="0" w:color="auto"/>
        <w:right w:val="none" w:sz="0" w:space="0" w:color="auto"/>
      </w:divBdr>
    </w:div>
    <w:div w:id="1386172876">
      <w:bodyDiv w:val="1"/>
      <w:marLeft w:val="0"/>
      <w:marRight w:val="0"/>
      <w:marTop w:val="0"/>
      <w:marBottom w:val="0"/>
      <w:divBdr>
        <w:top w:val="none" w:sz="0" w:space="0" w:color="auto"/>
        <w:left w:val="none" w:sz="0" w:space="0" w:color="auto"/>
        <w:bottom w:val="none" w:sz="0" w:space="0" w:color="auto"/>
        <w:right w:val="none" w:sz="0" w:space="0" w:color="auto"/>
      </w:divBdr>
    </w:div>
    <w:div w:id="1433818474">
      <w:bodyDiv w:val="1"/>
      <w:marLeft w:val="0"/>
      <w:marRight w:val="0"/>
      <w:marTop w:val="0"/>
      <w:marBottom w:val="0"/>
      <w:divBdr>
        <w:top w:val="none" w:sz="0" w:space="0" w:color="auto"/>
        <w:left w:val="none" w:sz="0" w:space="0" w:color="auto"/>
        <w:bottom w:val="none" w:sz="0" w:space="0" w:color="auto"/>
        <w:right w:val="none" w:sz="0" w:space="0" w:color="auto"/>
      </w:divBdr>
    </w:div>
    <w:div w:id="1435397962">
      <w:bodyDiv w:val="1"/>
      <w:marLeft w:val="0"/>
      <w:marRight w:val="0"/>
      <w:marTop w:val="0"/>
      <w:marBottom w:val="0"/>
      <w:divBdr>
        <w:top w:val="none" w:sz="0" w:space="0" w:color="auto"/>
        <w:left w:val="none" w:sz="0" w:space="0" w:color="auto"/>
        <w:bottom w:val="none" w:sz="0" w:space="0" w:color="auto"/>
        <w:right w:val="none" w:sz="0" w:space="0" w:color="auto"/>
      </w:divBdr>
    </w:div>
    <w:div w:id="1455058427">
      <w:bodyDiv w:val="1"/>
      <w:marLeft w:val="0"/>
      <w:marRight w:val="0"/>
      <w:marTop w:val="0"/>
      <w:marBottom w:val="0"/>
      <w:divBdr>
        <w:top w:val="none" w:sz="0" w:space="0" w:color="auto"/>
        <w:left w:val="none" w:sz="0" w:space="0" w:color="auto"/>
        <w:bottom w:val="none" w:sz="0" w:space="0" w:color="auto"/>
        <w:right w:val="none" w:sz="0" w:space="0" w:color="auto"/>
      </w:divBdr>
    </w:div>
    <w:div w:id="1491630512">
      <w:bodyDiv w:val="1"/>
      <w:marLeft w:val="0"/>
      <w:marRight w:val="0"/>
      <w:marTop w:val="0"/>
      <w:marBottom w:val="0"/>
      <w:divBdr>
        <w:top w:val="none" w:sz="0" w:space="0" w:color="auto"/>
        <w:left w:val="none" w:sz="0" w:space="0" w:color="auto"/>
        <w:bottom w:val="none" w:sz="0" w:space="0" w:color="auto"/>
        <w:right w:val="none" w:sz="0" w:space="0" w:color="auto"/>
      </w:divBdr>
    </w:div>
    <w:div w:id="1507212079">
      <w:bodyDiv w:val="1"/>
      <w:marLeft w:val="0"/>
      <w:marRight w:val="0"/>
      <w:marTop w:val="0"/>
      <w:marBottom w:val="0"/>
      <w:divBdr>
        <w:top w:val="none" w:sz="0" w:space="0" w:color="auto"/>
        <w:left w:val="none" w:sz="0" w:space="0" w:color="auto"/>
        <w:bottom w:val="none" w:sz="0" w:space="0" w:color="auto"/>
        <w:right w:val="none" w:sz="0" w:space="0" w:color="auto"/>
      </w:divBdr>
    </w:div>
    <w:div w:id="1509835016">
      <w:bodyDiv w:val="1"/>
      <w:marLeft w:val="0"/>
      <w:marRight w:val="0"/>
      <w:marTop w:val="0"/>
      <w:marBottom w:val="0"/>
      <w:divBdr>
        <w:top w:val="none" w:sz="0" w:space="0" w:color="auto"/>
        <w:left w:val="none" w:sz="0" w:space="0" w:color="auto"/>
        <w:bottom w:val="none" w:sz="0" w:space="0" w:color="auto"/>
        <w:right w:val="none" w:sz="0" w:space="0" w:color="auto"/>
      </w:divBdr>
    </w:div>
    <w:div w:id="1510214850">
      <w:bodyDiv w:val="1"/>
      <w:marLeft w:val="0"/>
      <w:marRight w:val="0"/>
      <w:marTop w:val="0"/>
      <w:marBottom w:val="0"/>
      <w:divBdr>
        <w:top w:val="none" w:sz="0" w:space="0" w:color="auto"/>
        <w:left w:val="none" w:sz="0" w:space="0" w:color="auto"/>
        <w:bottom w:val="none" w:sz="0" w:space="0" w:color="auto"/>
        <w:right w:val="none" w:sz="0" w:space="0" w:color="auto"/>
      </w:divBdr>
    </w:div>
    <w:div w:id="1511948133">
      <w:bodyDiv w:val="1"/>
      <w:marLeft w:val="0"/>
      <w:marRight w:val="0"/>
      <w:marTop w:val="0"/>
      <w:marBottom w:val="0"/>
      <w:divBdr>
        <w:top w:val="none" w:sz="0" w:space="0" w:color="auto"/>
        <w:left w:val="none" w:sz="0" w:space="0" w:color="auto"/>
        <w:bottom w:val="none" w:sz="0" w:space="0" w:color="auto"/>
        <w:right w:val="none" w:sz="0" w:space="0" w:color="auto"/>
      </w:divBdr>
    </w:div>
    <w:div w:id="1528984429">
      <w:bodyDiv w:val="1"/>
      <w:marLeft w:val="0"/>
      <w:marRight w:val="0"/>
      <w:marTop w:val="0"/>
      <w:marBottom w:val="0"/>
      <w:divBdr>
        <w:top w:val="none" w:sz="0" w:space="0" w:color="auto"/>
        <w:left w:val="none" w:sz="0" w:space="0" w:color="auto"/>
        <w:bottom w:val="none" w:sz="0" w:space="0" w:color="auto"/>
        <w:right w:val="none" w:sz="0" w:space="0" w:color="auto"/>
      </w:divBdr>
    </w:div>
    <w:div w:id="1547572000">
      <w:bodyDiv w:val="1"/>
      <w:marLeft w:val="0"/>
      <w:marRight w:val="0"/>
      <w:marTop w:val="0"/>
      <w:marBottom w:val="0"/>
      <w:divBdr>
        <w:top w:val="none" w:sz="0" w:space="0" w:color="auto"/>
        <w:left w:val="none" w:sz="0" w:space="0" w:color="auto"/>
        <w:bottom w:val="none" w:sz="0" w:space="0" w:color="auto"/>
        <w:right w:val="none" w:sz="0" w:space="0" w:color="auto"/>
      </w:divBdr>
    </w:div>
    <w:div w:id="1554657822">
      <w:bodyDiv w:val="1"/>
      <w:marLeft w:val="0"/>
      <w:marRight w:val="0"/>
      <w:marTop w:val="0"/>
      <w:marBottom w:val="0"/>
      <w:divBdr>
        <w:top w:val="none" w:sz="0" w:space="0" w:color="auto"/>
        <w:left w:val="none" w:sz="0" w:space="0" w:color="auto"/>
        <w:bottom w:val="none" w:sz="0" w:space="0" w:color="auto"/>
        <w:right w:val="none" w:sz="0" w:space="0" w:color="auto"/>
      </w:divBdr>
    </w:div>
    <w:div w:id="1563517915">
      <w:bodyDiv w:val="1"/>
      <w:marLeft w:val="0"/>
      <w:marRight w:val="0"/>
      <w:marTop w:val="0"/>
      <w:marBottom w:val="0"/>
      <w:divBdr>
        <w:top w:val="none" w:sz="0" w:space="0" w:color="auto"/>
        <w:left w:val="none" w:sz="0" w:space="0" w:color="auto"/>
        <w:bottom w:val="none" w:sz="0" w:space="0" w:color="auto"/>
        <w:right w:val="none" w:sz="0" w:space="0" w:color="auto"/>
      </w:divBdr>
    </w:div>
    <w:div w:id="1564564043">
      <w:bodyDiv w:val="1"/>
      <w:marLeft w:val="0"/>
      <w:marRight w:val="0"/>
      <w:marTop w:val="0"/>
      <w:marBottom w:val="0"/>
      <w:divBdr>
        <w:top w:val="none" w:sz="0" w:space="0" w:color="auto"/>
        <w:left w:val="none" w:sz="0" w:space="0" w:color="auto"/>
        <w:bottom w:val="none" w:sz="0" w:space="0" w:color="auto"/>
        <w:right w:val="none" w:sz="0" w:space="0" w:color="auto"/>
      </w:divBdr>
    </w:div>
    <w:div w:id="1589271098">
      <w:bodyDiv w:val="1"/>
      <w:marLeft w:val="0"/>
      <w:marRight w:val="0"/>
      <w:marTop w:val="0"/>
      <w:marBottom w:val="0"/>
      <w:divBdr>
        <w:top w:val="none" w:sz="0" w:space="0" w:color="auto"/>
        <w:left w:val="none" w:sz="0" w:space="0" w:color="auto"/>
        <w:bottom w:val="none" w:sz="0" w:space="0" w:color="auto"/>
        <w:right w:val="none" w:sz="0" w:space="0" w:color="auto"/>
      </w:divBdr>
    </w:div>
    <w:div w:id="1596667759">
      <w:bodyDiv w:val="1"/>
      <w:marLeft w:val="0"/>
      <w:marRight w:val="0"/>
      <w:marTop w:val="0"/>
      <w:marBottom w:val="0"/>
      <w:divBdr>
        <w:top w:val="none" w:sz="0" w:space="0" w:color="auto"/>
        <w:left w:val="none" w:sz="0" w:space="0" w:color="auto"/>
        <w:bottom w:val="none" w:sz="0" w:space="0" w:color="auto"/>
        <w:right w:val="none" w:sz="0" w:space="0" w:color="auto"/>
      </w:divBdr>
    </w:div>
    <w:div w:id="1603301908">
      <w:bodyDiv w:val="1"/>
      <w:marLeft w:val="0"/>
      <w:marRight w:val="0"/>
      <w:marTop w:val="0"/>
      <w:marBottom w:val="0"/>
      <w:divBdr>
        <w:top w:val="none" w:sz="0" w:space="0" w:color="auto"/>
        <w:left w:val="none" w:sz="0" w:space="0" w:color="auto"/>
        <w:bottom w:val="none" w:sz="0" w:space="0" w:color="auto"/>
        <w:right w:val="none" w:sz="0" w:space="0" w:color="auto"/>
      </w:divBdr>
    </w:div>
    <w:div w:id="1605111123">
      <w:bodyDiv w:val="1"/>
      <w:marLeft w:val="0"/>
      <w:marRight w:val="0"/>
      <w:marTop w:val="0"/>
      <w:marBottom w:val="0"/>
      <w:divBdr>
        <w:top w:val="none" w:sz="0" w:space="0" w:color="auto"/>
        <w:left w:val="none" w:sz="0" w:space="0" w:color="auto"/>
        <w:bottom w:val="none" w:sz="0" w:space="0" w:color="auto"/>
        <w:right w:val="none" w:sz="0" w:space="0" w:color="auto"/>
      </w:divBdr>
    </w:div>
    <w:div w:id="1611474680">
      <w:bodyDiv w:val="1"/>
      <w:marLeft w:val="0"/>
      <w:marRight w:val="0"/>
      <w:marTop w:val="0"/>
      <w:marBottom w:val="0"/>
      <w:divBdr>
        <w:top w:val="none" w:sz="0" w:space="0" w:color="auto"/>
        <w:left w:val="none" w:sz="0" w:space="0" w:color="auto"/>
        <w:bottom w:val="none" w:sz="0" w:space="0" w:color="auto"/>
        <w:right w:val="none" w:sz="0" w:space="0" w:color="auto"/>
      </w:divBdr>
    </w:div>
    <w:div w:id="1620601560">
      <w:bodyDiv w:val="1"/>
      <w:marLeft w:val="0"/>
      <w:marRight w:val="0"/>
      <w:marTop w:val="0"/>
      <w:marBottom w:val="0"/>
      <w:divBdr>
        <w:top w:val="none" w:sz="0" w:space="0" w:color="auto"/>
        <w:left w:val="none" w:sz="0" w:space="0" w:color="auto"/>
        <w:bottom w:val="none" w:sz="0" w:space="0" w:color="auto"/>
        <w:right w:val="none" w:sz="0" w:space="0" w:color="auto"/>
      </w:divBdr>
    </w:div>
    <w:div w:id="1620644240">
      <w:bodyDiv w:val="1"/>
      <w:marLeft w:val="0"/>
      <w:marRight w:val="0"/>
      <w:marTop w:val="0"/>
      <w:marBottom w:val="0"/>
      <w:divBdr>
        <w:top w:val="none" w:sz="0" w:space="0" w:color="auto"/>
        <w:left w:val="none" w:sz="0" w:space="0" w:color="auto"/>
        <w:bottom w:val="none" w:sz="0" w:space="0" w:color="auto"/>
        <w:right w:val="none" w:sz="0" w:space="0" w:color="auto"/>
      </w:divBdr>
    </w:div>
    <w:div w:id="1622422108">
      <w:bodyDiv w:val="1"/>
      <w:marLeft w:val="0"/>
      <w:marRight w:val="0"/>
      <w:marTop w:val="0"/>
      <w:marBottom w:val="0"/>
      <w:divBdr>
        <w:top w:val="none" w:sz="0" w:space="0" w:color="auto"/>
        <w:left w:val="none" w:sz="0" w:space="0" w:color="auto"/>
        <w:bottom w:val="none" w:sz="0" w:space="0" w:color="auto"/>
        <w:right w:val="none" w:sz="0" w:space="0" w:color="auto"/>
      </w:divBdr>
    </w:div>
    <w:div w:id="1626540831">
      <w:bodyDiv w:val="1"/>
      <w:marLeft w:val="0"/>
      <w:marRight w:val="0"/>
      <w:marTop w:val="0"/>
      <w:marBottom w:val="0"/>
      <w:divBdr>
        <w:top w:val="none" w:sz="0" w:space="0" w:color="auto"/>
        <w:left w:val="none" w:sz="0" w:space="0" w:color="auto"/>
        <w:bottom w:val="none" w:sz="0" w:space="0" w:color="auto"/>
        <w:right w:val="none" w:sz="0" w:space="0" w:color="auto"/>
      </w:divBdr>
    </w:div>
    <w:div w:id="1632054877">
      <w:bodyDiv w:val="1"/>
      <w:marLeft w:val="0"/>
      <w:marRight w:val="0"/>
      <w:marTop w:val="0"/>
      <w:marBottom w:val="0"/>
      <w:divBdr>
        <w:top w:val="none" w:sz="0" w:space="0" w:color="auto"/>
        <w:left w:val="none" w:sz="0" w:space="0" w:color="auto"/>
        <w:bottom w:val="none" w:sz="0" w:space="0" w:color="auto"/>
        <w:right w:val="none" w:sz="0" w:space="0" w:color="auto"/>
      </w:divBdr>
    </w:div>
    <w:div w:id="1641374850">
      <w:bodyDiv w:val="1"/>
      <w:marLeft w:val="0"/>
      <w:marRight w:val="0"/>
      <w:marTop w:val="0"/>
      <w:marBottom w:val="0"/>
      <w:divBdr>
        <w:top w:val="none" w:sz="0" w:space="0" w:color="auto"/>
        <w:left w:val="none" w:sz="0" w:space="0" w:color="auto"/>
        <w:bottom w:val="none" w:sz="0" w:space="0" w:color="auto"/>
        <w:right w:val="none" w:sz="0" w:space="0" w:color="auto"/>
      </w:divBdr>
    </w:div>
    <w:div w:id="1654486449">
      <w:bodyDiv w:val="1"/>
      <w:marLeft w:val="0"/>
      <w:marRight w:val="0"/>
      <w:marTop w:val="0"/>
      <w:marBottom w:val="0"/>
      <w:divBdr>
        <w:top w:val="none" w:sz="0" w:space="0" w:color="auto"/>
        <w:left w:val="none" w:sz="0" w:space="0" w:color="auto"/>
        <w:bottom w:val="none" w:sz="0" w:space="0" w:color="auto"/>
        <w:right w:val="none" w:sz="0" w:space="0" w:color="auto"/>
      </w:divBdr>
    </w:div>
    <w:div w:id="1668484218">
      <w:bodyDiv w:val="1"/>
      <w:marLeft w:val="0"/>
      <w:marRight w:val="0"/>
      <w:marTop w:val="0"/>
      <w:marBottom w:val="0"/>
      <w:divBdr>
        <w:top w:val="none" w:sz="0" w:space="0" w:color="auto"/>
        <w:left w:val="none" w:sz="0" w:space="0" w:color="auto"/>
        <w:bottom w:val="none" w:sz="0" w:space="0" w:color="auto"/>
        <w:right w:val="none" w:sz="0" w:space="0" w:color="auto"/>
      </w:divBdr>
    </w:div>
    <w:div w:id="1671248365">
      <w:bodyDiv w:val="1"/>
      <w:marLeft w:val="0"/>
      <w:marRight w:val="0"/>
      <w:marTop w:val="0"/>
      <w:marBottom w:val="0"/>
      <w:divBdr>
        <w:top w:val="none" w:sz="0" w:space="0" w:color="auto"/>
        <w:left w:val="none" w:sz="0" w:space="0" w:color="auto"/>
        <w:bottom w:val="none" w:sz="0" w:space="0" w:color="auto"/>
        <w:right w:val="none" w:sz="0" w:space="0" w:color="auto"/>
      </w:divBdr>
    </w:div>
    <w:div w:id="1710032121">
      <w:bodyDiv w:val="1"/>
      <w:marLeft w:val="0"/>
      <w:marRight w:val="0"/>
      <w:marTop w:val="0"/>
      <w:marBottom w:val="0"/>
      <w:divBdr>
        <w:top w:val="none" w:sz="0" w:space="0" w:color="auto"/>
        <w:left w:val="none" w:sz="0" w:space="0" w:color="auto"/>
        <w:bottom w:val="none" w:sz="0" w:space="0" w:color="auto"/>
        <w:right w:val="none" w:sz="0" w:space="0" w:color="auto"/>
      </w:divBdr>
    </w:div>
    <w:div w:id="1710255170">
      <w:bodyDiv w:val="1"/>
      <w:marLeft w:val="0"/>
      <w:marRight w:val="0"/>
      <w:marTop w:val="0"/>
      <w:marBottom w:val="0"/>
      <w:divBdr>
        <w:top w:val="none" w:sz="0" w:space="0" w:color="auto"/>
        <w:left w:val="none" w:sz="0" w:space="0" w:color="auto"/>
        <w:bottom w:val="none" w:sz="0" w:space="0" w:color="auto"/>
        <w:right w:val="none" w:sz="0" w:space="0" w:color="auto"/>
      </w:divBdr>
    </w:div>
    <w:div w:id="1733231852">
      <w:bodyDiv w:val="1"/>
      <w:marLeft w:val="0"/>
      <w:marRight w:val="0"/>
      <w:marTop w:val="0"/>
      <w:marBottom w:val="0"/>
      <w:divBdr>
        <w:top w:val="none" w:sz="0" w:space="0" w:color="auto"/>
        <w:left w:val="none" w:sz="0" w:space="0" w:color="auto"/>
        <w:bottom w:val="none" w:sz="0" w:space="0" w:color="auto"/>
        <w:right w:val="none" w:sz="0" w:space="0" w:color="auto"/>
      </w:divBdr>
    </w:div>
    <w:div w:id="1740521447">
      <w:bodyDiv w:val="1"/>
      <w:marLeft w:val="0"/>
      <w:marRight w:val="0"/>
      <w:marTop w:val="0"/>
      <w:marBottom w:val="0"/>
      <w:divBdr>
        <w:top w:val="none" w:sz="0" w:space="0" w:color="auto"/>
        <w:left w:val="none" w:sz="0" w:space="0" w:color="auto"/>
        <w:bottom w:val="none" w:sz="0" w:space="0" w:color="auto"/>
        <w:right w:val="none" w:sz="0" w:space="0" w:color="auto"/>
      </w:divBdr>
    </w:div>
    <w:div w:id="1744451601">
      <w:bodyDiv w:val="1"/>
      <w:marLeft w:val="0"/>
      <w:marRight w:val="0"/>
      <w:marTop w:val="0"/>
      <w:marBottom w:val="0"/>
      <w:divBdr>
        <w:top w:val="none" w:sz="0" w:space="0" w:color="auto"/>
        <w:left w:val="none" w:sz="0" w:space="0" w:color="auto"/>
        <w:bottom w:val="none" w:sz="0" w:space="0" w:color="auto"/>
        <w:right w:val="none" w:sz="0" w:space="0" w:color="auto"/>
      </w:divBdr>
    </w:div>
    <w:div w:id="1747680913">
      <w:bodyDiv w:val="1"/>
      <w:marLeft w:val="0"/>
      <w:marRight w:val="0"/>
      <w:marTop w:val="0"/>
      <w:marBottom w:val="0"/>
      <w:divBdr>
        <w:top w:val="none" w:sz="0" w:space="0" w:color="auto"/>
        <w:left w:val="none" w:sz="0" w:space="0" w:color="auto"/>
        <w:bottom w:val="none" w:sz="0" w:space="0" w:color="auto"/>
        <w:right w:val="none" w:sz="0" w:space="0" w:color="auto"/>
      </w:divBdr>
    </w:div>
    <w:div w:id="1749762519">
      <w:bodyDiv w:val="1"/>
      <w:marLeft w:val="0"/>
      <w:marRight w:val="0"/>
      <w:marTop w:val="0"/>
      <w:marBottom w:val="0"/>
      <w:divBdr>
        <w:top w:val="none" w:sz="0" w:space="0" w:color="auto"/>
        <w:left w:val="none" w:sz="0" w:space="0" w:color="auto"/>
        <w:bottom w:val="none" w:sz="0" w:space="0" w:color="auto"/>
        <w:right w:val="none" w:sz="0" w:space="0" w:color="auto"/>
      </w:divBdr>
    </w:div>
    <w:div w:id="1761363515">
      <w:bodyDiv w:val="1"/>
      <w:marLeft w:val="0"/>
      <w:marRight w:val="0"/>
      <w:marTop w:val="0"/>
      <w:marBottom w:val="0"/>
      <w:divBdr>
        <w:top w:val="none" w:sz="0" w:space="0" w:color="auto"/>
        <w:left w:val="none" w:sz="0" w:space="0" w:color="auto"/>
        <w:bottom w:val="none" w:sz="0" w:space="0" w:color="auto"/>
        <w:right w:val="none" w:sz="0" w:space="0" w:color="auto"/>
      </w:divBdr>
    </w:div>
    <w:div w:id="1773430292">
      <w:bodyDiv w:val="1"/>
      <w:marLeft w:val="0"/>
      <w:marRight w:val="0"/>
      <w:marTop w:val="0"/>
      <w:marBottom w:val="0"/>
      <w:divBdr>
        <w:top w:val="none" w:sz="0" w:space="0" w:color="auto"/>
        <w:left w:val="none" w:sz="0" w:space="0" w:color="auto"/>
        <w:bottom w:val="none" w:sz="0" w:space="0" w:color="auto"/>
        <w:right w:val="none" w:sz="0" w:space="0" w:color="auto"/>
      </w:divBdr>
    </w:div>
    <w:div w:id="1782870483">
      <w:bodyDiv w:val="1"/>
      <w:marLeft w:val="0"/>
      <w:marRight w:val="0"/>
      <w:marTop w:val="0"/>
      <w:marBottom w:val="0"/>
      <w:divBdr>
        <w:top w:val="none" w:sz="0" w:space="0" w:color="auto"/>
        <w:left w:val="none" w:sz="0" w:space="0" w:color="auto"/>
        <w:bottom w:val="none" w:sz="0" w:space="0" w:color="auto"/>
        <w:right w:val="none" w:sz="0" w:space="0" w:color="auto"/>
      </w:divBdr>
    </w:div>
    <w:div w:id="1798139988">
      <w:bodyDiv w:val="1"/>
      <w:marLeft w:val="0"/>
      <w:marRight w:val="0"/>
      <w:marTop w:val="0"/>
      <w:marBottom w:val="0"/>
      <w:divBdr>
        <w:top w:val="none" w:sz="0" w:space="0" w:color="auto"/>
        <w:left w:val="none" w:sz="0" w:space="0" w:color="auto"/>
        <w:bottom w:val="none" w:sz="0" w:space="0" w:color="auto"/>
        <w:right w:val="none" w:sz="0" w:space="0" w:color="auto"/>
      </w:divBdr>
    </w:div>
    <w:div w:id="1811285595">
      <w:bodyDiv w:val="1"/>
      <w:marLeft w:val="0"/>
      <w:marRight w:val="0"/>
      <w:marTop w:val="0"/>
      <w:marBottom w:val="0"/>
      <w:divBdr>
        <w:top w:val="none" w:sz="0" w:space="0" w:color="auto"/>
        <w:left w:val="none" w:sz="0" w:space="0" w:color="auto"/>
        <w:bottom w:val="none" w:sz="0" w:space="0" w:color="auto"/>
        <w:right w:val="none" w:sz="0" w:space="0" w:color="auto"/>
      </w:divBdr>
    </w:div>
    <w:div w:id="1812136985">
      <w:bodyDiv w:val="1"/>
      <w:marLeft w:val="0"/>
      <w:marRight w:val="0"/>
      <w:marTop w:val="0"/>
      <w:marBottom w:val="0"/>
      <w:divBdr>
        <w:top w:val="none" w:sz="0" w:space="0" w:color="auto"/>
        <w:left w:val="none" w:sz="0" w:space="0" w:color="auto"/>
        <w:bottom w:val="none" w:sz="0" w:space="0" w:color="auto"/>
        <w:right w:val="none" w:sz="0" w:space="0" w:color="auto"/>
      </w:divBdr>
    </w:div>
    <w:div w:id="1820227529">
      <w:bodyDiv w:val="1"/>
      <w:marLeft w:val="0"/>
      <w:marRight w:val="0"/>
      <w:marTop w:val="0"/>
      <w:marBottom w:val="0"/>
      <w:divBdr>
        <w:top w:val="none" w:sz="0" w:space="0" w:color="auto"/>
        <w:left w:val="none" w:sz="0" w:space="0" w:color="auto"/>
        <w:bottom w:val="none" w:sz="0" w:space="0" w:color="auto"/>
        <w:right w:val="none" w:sz="0" w:space="0" w:color="auto"/>
      </w:divBdr>
    </w:div>
    <w:div w:id="1831479241">
      <w:bodyDiv w:val="1"/>
      <w:marLeft w:val="0"/>
      <w:marRight w:val="0"/>
      <w:marTop w:val="0"/>
      <w:marBottom w:val="0"/>
      <w:divBdr>
        <w:top w:val="none" w:sz="0" w:space="0" w:color="auto"/>
        <w:left w:val="none" w:sz="0" w:space="0" w:color="auto"/>
        <w:bottom w:val="none" w:sz="0" w:space="0" w:color="auto"/>
        <w:right w:val="none" w:sz="0" w:space="0" w:color="auto"/>
      </w:divBdr>
    </w:div>
    <w:div w:id="1832409908">
      <w:bodyDiv w:val="1"/>
      <w:marLeft w:val="0"/>
      <w:marRight w:val="0"/>
      <w:marTop w:val="0"/>
      <w:marBottom w:val="0"/>
      <w:divBdr>
        <w:top w:val="none" w:sz="0" w:space="0" w:color="auto"/>
        <w:left w:val="none" w:sz="0" w:space="0" w:color="auto"/>
        <w:bottom w:val="none" w:sz="0" w:space="0" w:color="auto"/>
        <w:right w:val="none" w:sz="0" w:space="0" w:color="auto"/>
      </w:divBdr>
    </w:div>
    <w:div w:id="1856266783">
      <w:bodyDiv w:val="1"/>
      <w:marLeft w:val="0"/>
      <w:marRight w:val="0"/>
      <w:marTop w:val="0"/>
      <w:marBottom w:val="0"/>
      <w:divBdr>
        <w:top w:val="none" w:sz="0" w:space="0" w:color="auto"/>
        <w:left w:val="none" w:sz="0" w:space="0" w:color="auto"/>
        <w:bottom w:val="none" w:sz="0" w:space="0" w:color="auto"/>
        <w:right w:val="none" w:sz="0" w:space="0" w:color="auto"/>
      </w:divBdr>
    </w:div>
    <w:div w:id="1874609883">
      <w:bodyDiv w:val="1"/>
      <w:marLeft w:val="0"/>
      <w:marRight w:val="0"/>
      <w:marTop w:val="0"/>
      <w:marBottom w:val="0"/>
      <w:divBdr>
        <w:top w:val="none" w:sz="0" w:space="0" w:color="auto"/>
        <w:left w:val="none" w:sz="0" w:space="0" w:color="auto"/>
        <w:bottom w:val="none" w:sz="0" w:space="0" w:color="auto"/>
        <w:right w:val="none" w:sz="0" w:space="0" w:color="auto"/>
      </w:divBdr>
    </w:div>
    <w:div w:id="1876431730">
      <w:bodyDiv w:val="1"/>
      <w:marLeft w:val="0"/>
      <w:marRight w:val="0"/>
      <w:marTop w:val="0"/>
      <w:marBottom w:val="0"/>
      <w:divBdr>
        <w:top w:val="none" w:sz="0" w:space="0" w:color="auto"/>
        <w:left w:val="none" w:sz="0" w:space="0" w:color="auto"/>
        <w:bottom w:val="none" w:sz="0" w:space="0" w:color="auto"/>
        <w:right w:val="none" w:sz="0" w:space="0" w:color="auto"/>
      </w:divBdr>
    </w:div>
    <w:div w:id="1914196264">
      <w:bodyDiv w:val="1"/>
      <w:marLeft w:val="0"/>
      <w:marRight w:val="0"/>
      <w:marTop w:val="0"/>
      <w:marBottom w:val="0"/>
      <w:divBdr>
        <w:top w:val="none" w:sz="0" w:space="0" w:color="auto"/>
        <w:left w:val="none" w:sz="0" w:space="0" w:color="auto"/>
        <w:bottom w:val="none" w:sz="0" w:space="0" w:color="auto"/>
        <w:right w:val="none" w:sz="0" w:space="0" w:color="auto"/>
      </w:divBdr>
    </w:div>
    <w:div w:id="1949969605">
      <w:bodyDiv w:val="1"/>
      <w:marLeft w:val="0"/>
      <w:marRight w:val="0"/>
      <w:marTop w:val="0"/>
      <w:marBottom w:val="0"/>
      <w:divBdr>
        <w:top w:val="none" w:sz="0" w:space="0" w:color="auto"/>
        <w:left w:val="none" w:sz="0" w:space="0" w:color="auto"/>
        <w:bottom w:val="none" w:sz="0" w:space="0" w:color="auto"/>
        <w:right w:val="none" w:sz="0" w:space="0" w:color="auto"/>
      </w:divBdr>
    </w:div>
    <w:div w:id="1961835036">
      <w:bodyDiv w:val="1"/>
      <w:marLeft w:val="0"/>
      <w:marRight w:val="0"/>
      <w:marTop w:val="0"/>
      <w:marBottom w:val="0"/>
      <w:divBdr>
        <w:top w:val="none" w:sz="0" w:space="0" w:color="auto"/>
        <w:left w:val="none" w:sz="0" w:space="0" w:color="auto"/>
        <w:bottom w:val="none" w:sz="0" w:space="0" w:color="auto"/>
        <w:right w:val="none" w:sz="0" w:space="0" w:color="auto"/>
      </w:divBdr>
    </w:div>
    <w:div w:id="1968581802">
      <w:bodyDiv w:val="1"/>
      <w:marLeft w:val="0"/>
      <w:marRight w:val="0"/>
      <w:marTop w:val="0"/>
      <w:marBottom w:val="0"/>
      <w:divBdr>
        <w:top w:val="none" w:sz="0" w:space="0" w:color="auto"/>
        <w:left w:val="none" w:sz="0" w:space="0" w:color="auto"/>
        <w:bottom w:val="none" w:sz="0" w:space="0" w:color="auto"/>
        <w:right w:val="none" w:sz="0" w:space="0" w:color="auto"/>
      </w:divBdr>
    </w:div>
    <w:div w:id="1971469144">
      <w:bodyDiv w:val="1"/>
      <w:marLeft w:val="0"/>
      <w:marRight w:val="0"/>
      <w:marTop w:val="0"/>
      <w:marBottom w:val="0"/>
      <w:divBdr>
        <w:top w:val="none" w:sz="0" w:space="0" w:color="auto"/>
        <w:left w:val="none" w:sz="0" w:space="0" w:color="auto"/>
        <w:bottom w:val="none" w:sz="0" w:space="0" w:color="auto"/>
        <w:right w:val="none" w:sz="0" w:space="0" w:color="auto"/>
      </w:divBdr>
    </w:div>
    <w:div w:id="1975089829">
      <w:bodyDiv w:val="1"/>
      <w:marLeft w:val="0"/>
      <w:marRight w:val="0"/>
      <w:marTop w:val="0"/>
      <w:marBottom w:val="0"/>
      <w:divBdr>
        <w:top w:val="none" w:sz="0" w:space="0" w:color="auto"/>
        <w:left w:val="none" w:sz="0" w:space="0" w:color="auto"/>
        <w:bottom w:val="none" w:sz="0" w:space="0" w:color="auto"/>
        <w:right w:val="none" w:sz="0" w:space="0" w:color="auto"/>
      </w:divBdr>
    </w:div>
    <w:div w:id="1980333670">
      <w:bodyDiv w:val="1"/>
      <w:marLeft w:val="0"/>
      <w:marRight w:val="0"/>
      <w:marTop w:val="0"/>
      <w:marBottom w:val="0"/>
      <w:divBdr>
        <w:top w:val="none" w:sz="0" w:space="0" w:color="auto"/>
        <w:left w:val="none" w:sz="0" w:space="0" w:color="auto"/>
        <w:bottom w:val="none" w:sz="0" w:space="0" w:color="auto"/>
        <w:right w:val="none" w:sz="0" w:space="0" w:color="auto"/>
      </w:divBdr>
    </w:div>
    <w:div w:id="2036496950">
      <w:bodyDiv w:val="1"/>
      <w:marLeft w:val="0"/>
      <w:marRight w:val="0"/>
      <w:marTop w:val="0"/>
      <w:marBottom w:val="0"/>
      <w:divBdr>
        <w:top w:val="none" w:sz="0" w:space="0" w:color="auto"/>
        <w:left w:val="none" w:sz="0" w:space="0" w:color="auto"/>
        <w:bottom w:val="none" w:sz="0" w:space="0" w:color="auto"/>
        <w:right w:val="none" w:sz="0" w:space="0" w:color="auto"/>
      </w:divBdr>
    </w:div>
    <w:div w:id="2037536580">
      <w:bodyDiv w:val="1"/>
      <w:marLeft w:val="0"/>
      <w:marRight w:val="0"/>
      <w:marTop w:val="0"/>
      <w:marBottom w:val="0"/>
      <w:divBdr>
        <w:top w:val="none" w:sz="0" w:space="0" w:color="auto"/>
        <w:left w:val="none" w:sz="0" w:space="0" w:color="auto"/>
        <w:bottom w:val="none" w:sz="0" w:space="0" w:color="auto"/>
        <w:right w:val="none" w:sz="0" w:space="0" w:color="auto"/>
      </w:divBdr>
    </w:div>
    <w:div w:id="2043164047">
      <w:bodyDiv w:val="1"/>
      <w:marLeft w:val="0"/>
      <w:marRight w:val="0"/>
      <w:marTop w:val="0"/>
      <w:marBottom w:val="0"/>
      <w:divBdr>
        <w:top w:val="none" w:sz="0" w:space="0" w:color="auto"/>
        <w:left w:val="none" w:sz="0" w:space="0" w:color="auto"/>
        <w:bottom w:val="none" w:sz="0" w:space="0" w:color="auto"/>
        <w:right w:val="none" w:sz="0" w:space="0" w:color="auto"/>
      </w:divBdr>
    </w:div>
    <w:div w:id="2051489516">
      <w:bodyDiv w:val="1"/>
      <w:marLeft w:val="0"/>
      <w:marRight w:val="0"/>
      <w:marTop w:val="0"/>
      <w:marBottom w:val="0"/>
      <w:divBdr>
        <w:top w:val="none" w:sz="0" w:space="0" w:color="auto"/>
        <w:left w:val="none" w:sz="0" w:space="0" w:color="auto"/>
        <w:bottom w:val="none" w:sz="0" w:space="0" w:color="auto"/>
        <w:right w:val="none" w:sz="0" w:space="0" w:color="auto"/>
      </w:divBdr>
    </w:div>
    <w:div w:id="2052463129">
      <w:bodyDiv w:val="1"/>
      <w:marLeft w:val="0"/>
      <w:marRight w:val="0"/>
      <w:marTop w:val="0"/>
      <w:marBottom w:val="0"/>
      <w:divBdr>
        <w:top w:val="none" w:sz="0" w:space="0" w:color="auto"/>
        <w:left w:val="none" w:sz="0" w:space="0" w:color="auto"/>
        <w:bottom w:val="none" w:sz="0" w:space="0" w:color="auto"/>
        <w:right w:val="none" w:sz="0" w:space="0" w:color="auto"/>
      </w:divBdr>
    </w:div>
    <w:div w:id="2069499719">
      <w:bodyDiv w:val="1"/>
      <w:marLeft w:val="0"/>
      <w:marRight w:val="0"/>
      <w:marTop w:val="0"/>
      <w:marBottom w:val="0"/>
      <w:divBdr>
        <w:top w:val="none" w:sz="0" w:space="0" w:color="auto"/>
        <w:left w:val="none" w:sz="0" w:space="0" w:color="auto"/>
        <w:bottom w:val="none" w:sz="0" w:space="0" w:color="auto"/>
        <w:right w:val="none" w:sz="0" w:space="0" w:color="auto"/>
      </w:divBdr>
    </w:div>
    <w:div w:id="2074425404">
      <w:bodyDiv w:val="1"/>
      <w:marLeft w:val="0"/>
      <w:marRight w:val="0"/>
      <w:marTop w:val="0"/>
      <w:marBottom w:val="0"/>
      <w:divBdr>
        <w:top w:val="none" w:sz="0" w:space="0" w:color="auto"/>
        <w:left w:val="none" w:sz="0" w:space="0" w:color="auto"/>
        <w:bottom w:val="none" w:sz="0" w:space="0" w:color="auto"/>
        <w:right w:val="none" w:sz="0" w:space="0" w:color="auto"/>
      </w:divBdr>
    </w:div>
    <w:div w:id="2110273163">
      <w:bodyDiv w:val="1"/>
      <w:marLeft w:val="0"/>
      <w:marRight w:val="0"/>
      <w:marTop w:val="0"/>
      <w:marBottom w:val="0"/>
      <w:divBdr>
        <w:top w:val="none" w:sz="0" w:space="0" w:color="auto"/>
        <w:left w:val="none" w:sz="0" w:space="0" w:color="auto"/>
        <w:bottom w:val="none" w:sz="0" w:space="0" w:color="auto"/>
        <w:right w:val="none" w:sz="0" w:space="0" w:color="auto"/>
      </w:divBdr>
    </w:div>
    <w:div w:id="2118283417">
      <w:bodyDiv w:val="1"/>
      <w:marLeft w:val="0"/>
      <w:marRight w:val="0"/>
      <w:marTop w:val="0"/>
      <w:marBottom w:val="0"/>
      <w:divBdr>
        <w:top w:val="none" w:sz="0" w:space="0" w:color="auto"/>
        <w:left w:val="none" w:sz="0" w:space="0" w:color="auto"/>
        <w:bottom w:val="none" w:sz="0" w:space="0" w:color="auto"/>
        <w:right w:val="none" w:sz="0" w:space="0" w:color="auto"/>
      </w:divBdr>
    </w:div>
    <w:div w:id="2123567881">
      <w:bodyDiv w:val="1"/>
      <w:marLeft w:val="0"/>
      <w:marRight w:val="0"/>
      <w:marTop w:val="0"/>
      <w:marBottom w:val="0"/>
      <w:divBdr>
        <w:top w:val="none" w:sz="0" w:space="0" w:color="auto"/>
        <w:left w:val="none" w:sz="0" w:space="0" w:color="auto"/>
        <w:bottom w:val="none" w:sz="0" w:space="0" w:color="auto"/>
        <w:right w:val="none" w:sz="0" w:space="0" w:color="auto"/>
      </w:divBdr>
    </w:div>
    <w:div w:id="2130781508">
      <w:bodyDiv w:val="1"/>
      <w:marLeft w:val="0"/>
      <w:marRight w:val="0"/>
      <w:marTop w:val="0"/>
      <w:marBottom w:val="0"/>
      <w:divBdr>
        <w:top w:val="none" w:sz="0" w:space="0" w:color="auto"/>
        <w:left w:val="none" w:sz="0" w:space="0" w:color="auto"/>
        <w:bottom w:val="none" w:sz="0" w:space="0" w:color="auto"/>
        <w:right w:val="none" w:sz="0" w:space="0" w:color="auto"/>
      </w:divBdr>
    </w:div>
    <w:div w:id="214669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hesource.cvshealth.com/nuxeo/thesource/" TargetMode="External"/><Relationship Id="rId26" Type="http://schemas.openxmlformats.org/officeDocument/2006/relationships/image" Target="media/image9.png"/><Relationship Id="rId39" Type="http://schemas.openxmlformats.org/officeDocument/2006/relationships/hyperlink" Target="https://thesource.cvshealth.com/nuxeo/thesource/" TargetMode="Externa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0.png"/><Relationship Id="rId63" Type="http://schemas.openxmlformats.org/officeDocument/2006/relationships/hyperlink" Target="https://thesource.cvshealth.com/nuxeo/thesource/" TargetMode="External"/><Relationship Id="rId68" Type="http://schemas.openxmlformats.org/officeDocument/2006/relationships/hyperlink" Target="https://thesource.cvshealth.com/nuxeo/thesource/" TargetMode="External"/><Relationship Id="rId76" Type="http://schemas.openxmlformats.org/officeDocument/2006/relationships/hyperlink" Target="https://thesource.cvshealth.com/nuxeo/thesource/" TargetMode="External"/><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thesource.cvshealth.com/nuxeo/thesource/" TargetMode="Externa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thesource.cvshealth.com/nuxeo/thesource/" TargetMode="External"/><Relationship Id="rId58" Type="http://schemas.openxmlformats.org/officeDocument/2006/relationships/image" Target="media/image31.png"/><Relationship Id="rId66" Type="http://schemas.openxmlformats.org/officeDocument/2006/relationships/hyperlink" Target="https://thesource.cvshealth.com/nuxeo/thesource/" TargetMode="External"/><Relationship Id="rId74" Type="http://schemas.openxmlformats.org/officeDocument/2006/relationships/image" Target="media/image37.png"/><Relationship Id="rId79" Type="http://schemas.openxmlformats.org/officeDocument/2006/relationships/hyperlink" Target="https://thesource.cvshealth.com/nuxeo/thesource/" TargetMode="External"/><Relationship Id="rId5" Type="http://schemas.openxmlformats.org/officeDocument/2006/relationships/customXml" Target="../customXml/item5.xml"/><Relationship Id="rId61" Type="http://schemas.openxmlformats.org/officeDocument/2006/relationships/image" Target="media/image32.png"/><Relationship Id="rId82" Type="http://schemas.openxmlformats.org/officeDocument/2006/relationships/hyperlink" Target="https://thesource.cvshealth.com/nuxeo/thesource/" TargetMode="External"/><Relationship Id="rId19"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hesource.cvshealth.com/nuxeo/thesource/" TargetMode="External"/><Relationship Id="rId22" Type="http://schemas.openxmlformats.org/officeDocument/2006/relationships/image" Target="media/image6.png"/><Relationship Id="rId27" Type="http://schemas.openxmlformats.org/officeDocument/2006/relationships/hyperlink" Target="https://thesource.cvshealth.com/nuxeo/thesource/" TargetMode="External"/><Relationship Id="rId30" Type="http://schemas.openxmlformats.org/officeDocument/2006/relationships/hyperlink" Target="https://thesource.cvshealth.com/nuxeo/thesource/"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thesource.cvshealth.com/nuxeo/thesource/" TargetMode="External"/><Relationship Id="rId64" Type="http://schemas.openxmlformats.org/officeDocument/2006/relationships/hyperlink" Target="https://thesource.cvshealth.com/nuxeo/thesource/" TargetMode="External"/><Relationship Id="rId69" Type="http://schemas.openxmlformats.org/officeDocument/2006/relationships/image" Target="media/image35.png"/><Relationship Id="rId77" Type="http://schemas.openxmlformats.org/officeDocument/2006/relationships/hyperlink" Target="https://thesource.cvshealth.com/nuxeo/thesource/" TargetMode="External"/><Relationship Id="rId8" Type="http://schemas.openxmlformats.org/officeDocument/2006/relationships/settings" Target="settings.xml"/><Relationship Id="rId51" Type="http://schemas.openxmlformats.org/officeDocument/2006/relationships/hyperlink" Target="https://thesource.cvshealth.com/nuxeo/thesource/" TargetMode="External"/><Relationship Id="rId72" Type="http://schemas.openxmlformats.org/officeDocument/2006/relationships/image" Target="media/image36.png"/><Relationship Id="rId80" Type="http://schemas.openxmlformats.org/officeDocument/2006/relationships/hyperlink" Target="https://thesource.cvshealth.com/nuxeo/thesource/" TargetMode="External"/><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thesource.cvshealth.com/nuxeo/thesource/" TargetMode="External"/><Relationship Id="rId25" Type="http://schemas.openxmlformats.org/officeDocument/2006/relationships/hyperlink" Target="https://thesource.cvshealth.com/nuxeo/thesource/" TargetMode="External"/><Relationship Id="rId33" Type="http://schemas.openxmlformats.org/officeDocument/2006/relationships/hyperlink" Target="https://thesource.cvshealth.com/nuxeo/thesource/"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yperlink" Target="https://thesource.cvshealth.com/nuxeo/thesource/" TargetMode="External"/><Relationship Id="rId67" Type="http://schemas.openxmlformats.org/officeDocument/2006/relationships/hyperlink" Target="https://thesource.cvshealth.com/nuxeo/thesource/" TargetMode="Externa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hyperlink" Target="https://thesource.cvshealth.com/nuxeo/thesource/" TargetMode="External"/><Relationship Id="rId75" Type="http://schemas.openxmlformats.org/officeDocument/2006/relationships/hyperlink" Target="https://thesource.cvshealth.com/nuxeo/thesource/" TargetMode="External"/><Relationship Id="rId83" Type="http://schemas.openxmlformats.org/officeDocument/2006/relationships/hyperlink" Target="https://policy.corp.cvscaremark.com/pnp/faces/DocRenderer?documentId=CALL-0049"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yperlink" Target="https://thesource.cvshealth.com/nuxeo/thesource/"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thesource.cvshealth.com/nuxeo/thesource/" TargetMode="External"/><Relationship Id="rId52" Type="http://schemas.openxmlformats.org/officeDocument/2006/relationships/hyperlink" Target="https://thesource.cvshealth.com/nuxeo/thesource/" TargetMode="External"/><Relationship Id="rId60" Type="http://schemas.openxmlformats.org/officeDocument/2006/relationships/hyperlink" Target="https://thesource.cvshealth.com/nuxeo/thesource/" TargetMode="External"/><Relationship Id="rId65" Type="http://schemas.openxmlformats.org/officeDocument/2006/relationships/image" Target="media/image34.png"/><Relationship Id="rId73" Type="http://schemas.openxmlformats.org/officeDocument/2006/relationships/hyperlink" Target="https://thesource.cvshealth.com/nuxeo/thesource/" TargetMode="External"/><Relationship Id="rId78" Type="http://schemas.openxmlformats.org/officeDocument/2006/relationships/hyperlink" Target="https://thesource.cvshealth.com/nuxeo/thesource/" TargetMode="External"/><Relationship Id="rId81" Type="http://schemas.openxmlformats.org/officeDocument/2006/relationships/hyperlink" Target="https://thesource.cvshealth.com/nuxeo/thesource/"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Customer Care - Home Delivery</BPO>
    <ProjectAnalyst xmlns="d19e0082-693e-45ae-8f74-da0dd659fa03">Devin S</ProjectAnalyst>
    <DocumentConsultatnt xmlns="d19e0082-693e-45ae-8f74-da0dd659fa03">Brienna Dugdale</DocumentConsultatnt>
    <DueDate xmlns="d19e0082-693e-45ae-8f74-da0dd659fa03" xsi:nil="true"/>
    <LifelineQuickChat xmlns="d19e0082-693e-45ae-8f74-da0dd659fa03" xsi:nil="true"/>
    <Status xmlns="d19e0082-693e-45ae-8f74-da0dd659fa03">Complete</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0D342-E309-4195-98F3-2333CB7475C3}">
  <ds:schemaRefs>
    <ds:schemaRef ds:uri="http://schemas.microsoft.com/office/2006/metadata/properties"/>
    <ds:schemaRef ds:uri="http://schemas.microsoft.com/office/infopath/2007/PartnerControls"/>
    <ds:schemaRef ds:uri="2fe6fb3c-ae69-4363-9eac-f91567448a6f"/>
    <ds:schemaRef ds:uri="d19e0082-693e-45ae-8f74-da0dd659fa03"/>
  </ds:schemaRefs>
</ds:datastoreItem>
</file>

<file path=customXml/itemProps2.xml><?xml version="1.0" encoding="utf-8"?>
<ds:datastoreItem xmlns:ds="http://schemas.openxmlformats.org/officeDocument/2006/customXml" ds:itemID="{4338FEEF-3298-4594-B9C7-8193A3B66751}">
  <ds:schemaRefs>
    <ds:schemaRef ds:uri="http://schemas.microsoft.com/sharepoint/v3/contenttype/forms"/>
  </ds:schemaRefs>
</ds:datastoreItem>
</file>

<file path=customXml/itemProps3.xml><?xml version="1.0" encoding="utf-8"?>
<ds:datastoreItem xmlns:ds="http://schemas.openxmlformats.org/officeDocument/2006/customXml" ds:itemID="{27E5B79E-1BBC-4594-BC47-4AA4795C21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0BE753-FD8C-4CDF-B9AD-8FD7212744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67A616D-AE11-47F8-ACA7-93C982C69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6739</Words>
  <Characters>38413</Characters>
  <Application>Microsoft Office Word</Application>
  <DocSecurity>0</DocSecurity>
  <Lines>320</Lines>
  <Paragraphs>90</Paragraphs>
  <ScaleCrop>false</ScaleCrop>
  <Company/>
  <LinksUpToDate>false</LinksUpToDate>
  <CharactersWithSpaces>45062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Mckissick, Marquieta R</dc:creator>
  <cp:keywords/>
  <dc:description/>
  <cp:lastModifiedBy>Dugdale, Brienna</cp:lastModifiedBy>
  <cp:revision>58</cp:revision>
  <dcterms:created xsi:type="dcterms:W3CDTF">2025-07-02T00:00:00Z</dcterms:created>
  <dcterms:modified xsi:type="dcterms:W3CDTF">2025-08-19T17:41:00Z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2022-12-21T13:31:48Z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2baedc20-28e1-4b61-b8b1-7ae673ad2ce1</vt:lpwstr>
  </property>
  <property fmtid="{D5CDD505-2E9C-101B-9397-08002B2CF9AE}" pid="8" name="MSIP_Label_67599526-06ca-49cc-9fa9-5307800a949a_ContentBits">
    <vt:lpwstr>0</vt:lpwstr>
  </property>
  <property fmtid="{D5CDD505-2E9C-101B-9397-08002B2CF9AE}" pid="9" name="ContentTypeId">
    <vt:lpwstr>0x010100EB57E074260378499F7E81CCDE102D50</vt:lpwstr>
  </property>
  <property fmtid="{D5CDD505-2E9C-101B-9397-08002B2CF9AE}" pid="10" name="MediaServiceImageTags">
    <vt:lpwstr/>
  </property>
  <property fmtid="{D5CDD505-2E9C-101B-9397-08002B2CF9AE}" pid="11" name="GrammarlyDocumentId">
    <vt:lpwstr>5c761e8d7832ac5dcdca43328509d1b79f827a87bb9bf69113d20bfcd7a4e57b</vt:lpwstr>
  </property>
</Properties>
</file>